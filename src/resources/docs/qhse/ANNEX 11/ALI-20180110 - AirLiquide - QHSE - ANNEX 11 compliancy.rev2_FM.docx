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1FD2" w:rsidRDefault="005C1FD2">
      <w:pPr>
        <w:overflowPunct w:val="0"/>
        <w:autoSpaceDE w:val="0"/>
        <w:autoSpaceDN w:val="0"/>
        <w:adjustRightInd w:val="0"/>
        <w:rPr>
          <w:rFonts w:ascii="Arial" w:hAnsi="Arial" w:cs="Arial"/>
        </w:rPr>
        <w:pPrChange w:id="2" w:author="admin" w:date="2018-01-26T05:49:00Z">
          <w:pPr>
            <w:overflowPunct w:val="0"/>
            <w:autoSpaceDE w:val="0"/>
            <w:autoSpaceDN w:val="0"/>
            <w:adjustRightInd w:val="0"/>
            <w:jc w:val="both"/>
          </w:pPr>
        </w:pPrChange>
      </w:pPr>
    </w:p>
    <w:p w:rsidR="005C1FD2" w:rsidRDefault="005C1FD2" w:rsidP="005C1FD2">
      <w:pPr>
        <w:overflowPunct w:val="0"/>
        <w:autoSpaceDE w:val="0"/>
        <w:autoSpaceDN w:val="0"/>
        <w:adjustRightInd w:val="0"/>
        <w:jc w:val="both"/>
        <w:rPr>
          <w:rFonts w:ascii="Arial" w:hAnsi="Arial" w:cs="Arial"/>
        </w:rPr>
      </w:pPr>
    </w:p>
    <w:p w:rsidR="005C1FD2" w:rsidRDefault="005C1FD2" w:rsidP="005C1FD2">
      <w:pPr>
        <w:overflowPunct w:val="0"/>
        <w:autoSpaceDE w:val="0"/>
        <w:autoSpaceDN w:val="0"/>
        <w:adjustRightInd w:val="0"/>
        <w:jc w:val="both"/>
        <w:rPr>
          <w:rFonts w:ascii="Arial" w:hAnsi="Arial" w:cs="Arial"/>
        </w:rPr>
      </w:pPr>
    </w:p>
    <w:p w:rsidR="005C1FD2" w:rsidRDefault="005C1FD2" w:rsidP="005C1FD2">
      <w:pPr>
        <w:overflowPunct w:val="0"/>
        <w:autoSpaceDE w:val="0"/>
        <w:autoSpaceDN w:val="0"/>
        <w:adjustRightInd w:val="0"/>
        <w:jc w:val="both"/>
        <w:rPr>
          <w:rFonts w:ascii="Arial" w:hAnsi="Arial" w:cs="Arial"/>
        </w:rPr>
      </w:pPr>
    </w:p>
    <w:p w:rsidR="005C1FD2" w:rsidRDefault="005C1FD2" w:rsidP="005C1FD2">
      <w:pPr>
        <w:overflowPunct w:val="0"/>
        <w:autoSpaceDE w:val="0"/>
        <w:autoSpaceDN w:val="0"/>
        <w:adjustRightInd w:val="0"/>
        <w:jc w:val="both"/>
        <w:rPr>
          <w:rFonts w:ascii="Arial" w:hAnsi="Arial" w:cs="Arial"/>
        </w:rPr>
      </w:pPr>
    </w:p>
    <w:p w:rsidR="005C1FD2" w:rsidRDefault="005C1FD2" w:rsidP="005C1FD2">
      <w:pPr>
        <w:overflowPunct w:val="0"/>
        <w:autoSpaceDE w:val="0"/>
        <w:autoSpaceDN w:val="0"/>
        <w:adjustRightInd w:val="0"/>
        <w:jc w:val="both"/>
        <w:rPr>
          <w:rFonts w:ascii="Arial" w:hAnsi="Arial" w:cs="Arial"/>
        </w:rPr>
      </w:pPr>
    </w:p>
    <w:p w:rsidR="005C1FD2" w:rsidRDefault="005C1FD2" w:rsidP="005C1FD2">
      <w:pPr>
        <w:overflowPunct w:val="0"/>
        <w:autoSpaceDE w:val="0"/>
        <w:autoSpaceDN w:val="0"/>
        <w:adjustRightInd w:val="0"/>
        <w:jc w:val="both"/>
        <w:rPr>
          <w:rFonts w:ascii="Arial" w:hAnsi="Arial" w:cs="Arial"/>
        </w:rPr>
      </w:pPr>
    </w:p>
    <w:p w:rsidR="005C1FD2" w:rsidRDefault="005C1FD2" w:rsidP="005C1FD2">
      <w:pPr>
        <w:overflowPunct w:val="0"/>
        <w:autoSpaceDE w:val="0"/>
        <w:autoSpaceDN w:val="0"/>
        <w:adjustRightInd w:val="0"/>
        <w:jc w:val="both"/>
        <w:rPr>
          <w:rFonts w:ascii="Arial" w:hAnsi="Arial" w:cs="Arial"/>
        </w:rPr>
      </w:pPr>
    </w:p>
    <w:p w:rsidR="00316642" w:rsidRDefault="00316642" w:rsidP="00316642">
      <w:pPr>
        <w:overflowPunct w:val="0"/>
        <w:autoSpaceDE w:val="0"/>
        <w:autoSpaceDN w:val="0"/>
        <w:adjustRightInd w:val="0"/>
        <w:jc w:val="both"/>
        <w:rPr>
          <w:rFonts w:ascii="Arial" w:hAnsi="Arial" w:cs="Arial"/>
        </w:rPr>
      </w:pPr>
    </w:p>
    <w:p w:rsidR="005C1FD2" w:rsidRDefault="0061007D" w:rsidP="005C1FD2">
      <w:pPr>
        <w:overflowPunct w:val="0"/>
        <w:autoSpaceDE w:val="0"/>
        <w:autoSpaceDN w:val="0"/>
        <w:adjustRightInd w:val="0"/>
        <w:jc w:val="both"/>
        <w:rPr>
          <w:rFonts w:ascii="Arial" w:hAnsi="Arial" w:cs="Arial"/>
        </w:rPr>
      </w:pPr>
      <w:r>
        <w:rPr>
          <w:rFonts w:ascii="Arial" w:hAnsi="Arial" w:cs="Arial"/>
          <w:noProof/>
        </w:rPr>
        <mc:AlternateContent>
          <mc:Choice Requires="wps">
            <w:drawing>
              <wp:anchor distT="0" distB="0" distL="114300" distR="114300" simplePos="0" relativeHeight="251658752" behindDoc="0" locked="0" layoutInCell="1" allowOverlap="1">
                <wp:simplePos x="0" y="0"/>
                <wp:positionH relativeFrom="column">
                  <wp:posOffset>2772410</wp:posOffset>
                </wp:positionH>
                <wp:positionV relativeFrom="paragraph">
                  <wp:posOffset>1994535</wp:posOffset>
                </wp:positionV>
                <wp:extent cx="3733800" cy="850900"/>
                <wp:effectExtent l="635" t="3810" r="0" b="2540"/>
                <wp:wrapNone/>
                <wp:docPr id="1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8509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prstDash val="dash"/>
                              <a:miter lim="800000"/>
                              <a:headEnd/>
                              <a:tailEnd/>
                            </a14:hiddenLine>
                          </a:ext>
                          <a:ext uri="{AF507438-7753-43E0-B8FC-AC1667EBCBE1}">
                            <a14:hiddenEffects xmlns:a14="http://schemas.microsoft.com/office/drawing/2010/main">
                              <a:effectLst/>
                            </a14:hiddenEffects>
                          </a:ext>
                        </a:extLst>
                      </wps:spPr>
                      <wps:txbx>
                        <w:txbxContent>
                          <w:p w:rsidR="00BE1A61" w:rsidRPr="00CD401B" w:rsidRDefault="00BE1A61" w:rsidP="00E95F39">
                            <w:pPr>
                              <w:jc w:val="right"/>
                              <w:rPr>
                                <w:rFonts w:ascii="Calibri" w:hAnsi="Calibri"/>
                                <w:b/>
                                <w:color w:val="6092B1"/>
                                <w:sz w:val="40"/>
                                <w:szCs w:val="40"/>
                                <w:lang w:val="en-US"/>
                              </w:rPr>
                            </w:pPr>
                            <w:r>
                              <w:rPr>
                                <w:rFonts w:ascii="Calibri" w:hAnsi="Calibri"/>
                                <w:b/>
                                <w:color w:val="6092B1"/>
                                <w:sz w:val="40"/>
                                <w:szCs w:val="40"/>
                                <w:lang w:val="en-US"/>
                              </w:rPr>
                              <w:t>Air Liquide Italia S.p.A.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218.3pt;margin-top:157.05pt;width:294pt;height:67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" filled="f" stroked="f">
                <v:stroke dashstyle="dash"/>
                <v:textbox>
                  <w:txbxContent>
                    <w:p w:rsidR="00BE1A61" w:rsidRPr="00CD401B" w:rsidRDefault="00BE1A61" w:rsidP="00E95F39">
                      <w:pPr>
                        <w:jc w:val="right"/>
                        <w:rPr>
                          <w:rFonts w:ascii="Calibri" w:hAnsi="Calibri"/>
                          <w:b/>
                          <w:color w:val="6092B1"/>
                          <w:sz w:val="40"/>
                          <w:szCs w:val="40"/>
                          <w:lang w:val="en-US"/>
                        </w:rPr>
                      </w:pPr>
                      <w:r>
                        <w:rPr>
                          <w:rFonts w:ascii="Calibri" w:hAnsi="Calibri"/>
                          <w:b/>
                          <w:color w:val="6092B1"/>
                          <w:sz w:val="40"/>
                          <w:szCs w:val="40"/>
                          <w:lang w:val="en-US"/>
                        </w:rPr>
                        <w:t>Air Liquide Italia S.p.A.</w:t>
                      </w:r>
                    </w:p>
                  </w:txbxContent>
                </v:textbox>
              </v:shape>
            </w:pict>
          </mc:Fallback>
        </mc:AlternateContent>
      </w:r>
      <w:r>
        <w:rPr>
          <w:rFonts w:ascii="Arial" w:hAnsi="Arial" w:cs="Arial"/>
          <w:noProof/>
        </w:rPr>
        <mc:AlternateContent>
          <mc:Choice Requires="wps">
            <w:drawing>
              <wp:anchor distT="0" distB="0" distL="114300" distR="114300" simplePos="0" relativeHeight="251657728" behindDoc="0" locked="0" layoutInCell="1" allowOverlap="1">
                <wp:simplePos x="0" y="0"/>
                <wp:positionH relativeFrom="column">
                  <wp:posOffset>304800</wp:posOffset>
                </wp:positionH>
                <wp:positionV relativeFrom="paragraph">
                  <wp:posOffset>1029335</wp:posOffset>
                </wp:positionV>
                <wp:extent cx="6201410" cy="850900"/>
                <wp:effectExtent l="0" t="635" r="0" b="0"/>
                <wp:wrapNone/>
                <wp:docPr id="1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8509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prstDash val="dash"/>
                              <a:miter lim="800000"/>
                              <a:headEnd/>
                              <a:tailEnd/>
                            </a14:hiddenLine>
                          </a:ext>
                          <a:ext uri="{AF507438-7753-43E0-B8FC-AC1667EBCBE1}">
                            <a14:hiddenEffects xmlns:a14="http://schemas.microsoft.com/office/drawing/2010/main">
                              <a:effectLst/>
                            </a14:hiddenEffects>
                          </a:ext>
                        </a:extLst>
                      </wps:spPr>
                      <wps:txbx>
                        <w:txbxContent>
                          <w:p w:rsidR="00BE1A61" w:rsidRPr="00E95F39" w:rsidRDefault="00BE1A61" w:rsidP="00E95F39">
                            <w:pPr>
                              <w:jc w:val="right"/>
                              <w:rPr>
                                <w:rFonts w:ascii="Calibri" w:hAnsi="Calibri"/>
                                <w:b/>
                                <w:color w:val="FFFFFF"/>
                                <w:sz w:val="40"/>
                                <w:szCs w:val="40"/>
                                <w:lang w:val="en-US"/>
                              </w:rPr>
                            </w:pPr>
                            <w:r>
                              <w:rPr>
                                <w:rFonts w:ascii="Calibri" w:hAnsi="Calibri"/>
                                <w:b/>
                                <w:color w:val="FFFFFF"/>
                                <w:sz w:val="40"/>
                                <w:szCs w:val="40"/>
                                <w:lang w:val="en-US"/>
                              </w:rPr>
                              <w:t>ANNEX 11 Compliancy</w:t>
                            </w:r>
                          </w:p>
                          <w:p w:rsidR="00BE1A61" w:rsidRDefault="00BE1A61" w:rsidP="00E95F39">
                            <w:pPr>
                              <w:jc w:val="right"/>
                              <w:rPr>
                                <w:rFonts w:ascii="Calibri" w:hAnsi="Calibri"/>
                                <w:b/>
                                <w:color w:val="FFFFFF"/>
                                <w:sz w:val="32"/>
                                <w:szCs w:val="40"/>
                                <w:lang w:val="en-US"/>
                              </w:rPr>
                            </w:pPr>
                            <w:r>
                              <w:rPr>
                                <w:rFonts w:ascii="Calibri" w:hAnsi="Calibri"/>
                                <w:b/>
                                <w:color w:val="FFFFFF"/>
                                <w:sz w:val="32"/>
                                <w:szCs w:val="40"/>
                                <w:lang w:val="en-US"/>
                              </w:rPr>
                              <w:t>PORTALE ALIREP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7" type="#_x0000_t202" style="position:absolute;left:0;text-align:left;margin-left:24pt;margin-top:81.05pt;width:488.3pt;height:6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" filled="f" stroked="f">
                <v:stroke dashstyle="dash"/>
                <v:textbox>
                  <w:txbxContent>
                    <w:p w:rsidR="00BE1A61" w:rsidRPr="00E95F39" w:rsidRDefault="00BE1A61" w:rsidP="00E95F39">
                      <w:pPr>
                        <w:jc w:val="right"/>
                        <w:rPr>
                          <w:rFonts w:ascii="Calibri" w:hAnsi="Calibri"/>
                          <w:b/>
                          <w:color w:val="FFFFFF"/>
                          <w:sz w:val="40"/>
                          <w:szCs w:val="40"/>
                          <w:lang w:val="en-US"/>
                        </w:rPr>
                      </w:pPr>
                      <w:r>
                        <w:rPr>
                          <w:rFonts w:ascii="Calibri" w:hAnsi="Calibri"/>
                          <w:b/>
                          <w:color w:val="FFFFFF"/>
                          <w:sz w:val="40"/>
                          <w:szCs w:val="40"/>
                          <w:lang w:val="en-US"/>
                        </w:rPr>
                        <w:t>ANNEX 11 Compliancy</w:t>
                      </w:r>
                    </w:p>
                    <w:p w:rsidR="00BE1A61" w:rsidRDefault="00BE1A61" w:rsidP="00E95F39">
                      <w:pPr>
                        <w:jc w:val="right"/>
                        <w:rPr>
                          <w:rFonts w:ascii="Calibri" w:hAnsi="Calibri"/>
                          <w:b/>
                          <w:color w:val="FFFFFF"/>
                          <w:sz w:val="32"/>
                          <w:szCs w:val="40"/>
                          <w:lang w:val="en-US"/>
                        </w:rPr>
                      </w:pPr>
                      <w:r>
                        <w:rPr>
                          <w:rFonts w:ascii="Calibri" w:hAnsi="Calibri"/>
                          <w:b/>
                          <w:color w:val="FFFFFF"/>
                          <w:sz w:val="32"/>
                          <w:szCs w:val="40"/>
                          <w:lang w:val="en-US"/>
                        </w:rPr>
                        <w:t>PORTALE ALIREP</w:t>
                      </w:r>
                    </w:p>
                  </w:txbxContent>
                </v:textbox>
              </v:shape>
            </w:pict>
          </mc:Fallback>
        </mc:AlternateContent>
      </w:r>
      <w:r>
        <w:rPr>
          <w:rFonts w:ascii="Arial" w:hAnsi="Arial" w:cs="Arial"/>
          <w:noProof/>
        </w:rPr>
        <w:drawing>
          <wp:anchor distT="0" distB="0" distL="114300" distR="114300" simplePos="0" relativeHeight="251656704" behindDoc="1" locked="0" layoutInCell="1" allowOverlap="1">
            <wp:simplePos x="0" y="0"/>
            <wp:positionH relativeFrom="column">
              <wp:posOffset>125095</wp:posOffset>
            </wp:positionH>
            <wp:positionV relativeFrom="paragraph">
              <wp:posOffset>993775</wp:posOffset>
            </wp:positionV>
            <wp:extent cx="6654800" cy="2755900"/>
            <wp:effectExtent l="0" t="0" r="0" b="6350"/>
            <wp:wrapNone/>
            <wp:docPr id="1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54800" cy="27559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C1FD2" w:rsidRDefault="005C1FD2" w:rsidP="005C1FD2">
      <w:pPr>
        <w:overflowPunct w:val="0"/>
        <w:autoSpaceDE w:val="0"/>
        <w:autoSpaceDN w:val="0"/>
        <w:adjustRightInd w:val="0"/>
        <w:jc w:val="both"/>
        <w:rPr>
          <w:rFonts w:ascii="Arial" w:hAnsi="Arial" w:cs="Arial"/>
        </w:rPr>
      </w:pPr>
    </w:p>
    <w:p w:rsidR="005C1FD2" w:rsidRDefault="005C1FD2" w:rsidP="005C1FD2">
      <w:pPr>
        <w:overflowPunct w:val="0"/>
        <w:autoSpaceDE w:val="0"/>
        <w:autoSpaceDN w:val="0"/>
        <w:adjustRightInd w:val="0"/>
        <w:jc w:val="both"/>
        <w:rPr>
          <w:rFonts w:ascii="Arial" w:hAnsi="Arial" w:cs="Arial"/>
        </w:rPr>
      </w:pPr>
    </w:p>
    <w:p w:rsidR="005C1FD2" w:rsidRDefault="005C1FD2" w:rsidP="005C1FD2">
      <w:pPr>
        <w:overflowPunct w:val="0"/>
        <w:autoSpaceDE w:val="0"/>
        <w:autoSpaceDN w:val="0"/>
        <w:adjustRightInd w:val="0"/>
        <w:jc w:val="both"/>
        <w:rPr>
          <w:rFonts w:ascii="Arial" w:hAnsi="Arial" w:cs="Arial"/>
        </w:rPr>
      </w:pPr>
    </w:p>
    <w:p w:rsidR="005C1FD2" w:rsidRDefault="005C1FD2" w:rsidP="005C1FD2">
      <w:pPr>
        <w:overflowPunct w:val="0"/>
        <w:autoSpaceDE w:val="0"/>
        <w:autoSpaceDN w:val="0"/>
        <w:adjustRightInd w:val="0"/>
        <w:jc w:val="both"/>
        <w:rPr>
          <w:rFonts w:ascii="Arial" w:hAnsi="Arial" w:cs="Arial"/>
        </w:rPr>
      </w:pPr>
    </w:p>
    <w:p w:rsidR="00A35918" w:rsidRDefault="00316642" w:rsidP="00A35918">
      <w:pPr>
        <w:overflowPunct w:val="0"/>
        <w:autoSpaceDE w:val="0"/>
        <w:autoSpaceDN w:val="0"/>
        <w:adjustRightInd w:val="0"/>
        <w:rPr>
          <w:rFonts w:ascii="Calibri" w:hAnsi="Calibri"/>
        </w:rPr>
      </w:pPr>
      <w:r>
        <w:rPr>
          <w:rFonts w:ascii="Arial" w:hAnsi="Arial" w:cs="Arial"/>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8"/>
      </w:tblGrid>
      <w:tr w:rsidR="00A35918" w:rsidRPr="00941C5F" w:rsidTr="00941C5F">
        <w:tc>
          <w:tcPr>
            <w:tcW w:w="9778" w:type="dxa"/>
            <w:shd w:val="clear" w:color="auto" w:fill="auto"/>
          </w:tcPr>
          <w:p w:rsidR="00A35918" w:rsidRPr="00941C5F" w:rsidRDefault="00A35918" w:rsidP="00941C5F">
            <w:pPr>
              <w:overflowPunct w:val="0"/>
              <w:autoSpaceDE w:val="0"/>
              <w:autoSpaceDN w:val="0"/>
              <w:adjustRightInd w:val="0"/>
              <w:rPr>
                <w:rFonts w:ascii="Calibri" w:hAnsi="Calibri"/>
              </w:rPr>
            </w:pPr>
            <w:r w:rsidRPr="00941C5F">
              <w:rPr>
                <w:rFonts w:ascii="Calibri" w:hAnsi="Calibri"/>
              </w:rPr>
              <w:lastRenderedPageBreak/>
              <w:t>Documento riservato a distribuzione controllata</w:t>
            </w:r>
          </w:p>
        </w:tc>
      </w:tr>
      <w:tr w:rsidR="00A35918" w:rsidRPr="00941C5F" w:rsidTr="00941C5F">
        <w:tc>
          <w:tcPr>
            <w:tcW w:w="9778" w:type="dxa"/>
            <w:shd w:val="clear" w:color="auto" w:fill="auto"/>
          </w:tcPr>
          <w:p w:rsidR="00A35918" w:rsidRPr="00941C5F" w:rsidRDefault="00A35918" w:rsidP="00941C5F">
            <w:pPr>
              <w:overflowPunct w:val="0"/>
              <w:autoSpaceDE w:val="0"/>
              <w:autoSpaceDN w:val="0"/>
              <w:adjustRightInd w:val="0"/>
              <w:rPr>
                <w:rFonts w:ascii="Calibri" w:hAnsi="Calibri"/>
              </w:rPr>
            </w:pPr>
          </w:p>
        </w:tc>
      </w:tr>
      <w:tr w:rsidR="00A35918" w:rsidRPr="00941C5F" w:rsidTr="00941C5F">
        <w:tc>
          <w:tcPr>
            <w:tcW w:w="9778" w:type="dxa"/>
            <w:shd w:val="clear" w:color="auto" w:fill="auto"/>
          </w:tcPr>
          <w:p w:rsidR="00A35918" w:rsidRPr="00941C5F" w:rsidRDefault="00A35918" w:rsidP="00941C5F">
            <w:pPr>
              <w:overflowPunct w:val="0"/>
              <w:autoSpaceDE w:val="0"/>
              <w:autoSpaceDN w:val="0"/>
              <w:adjustRightInd w:val="0"/>
              <w:rPr>
                <w:rFonts w:ascii="Calibri" w:hAnsi="Calibri"/>
              </w:rPr>
            </w:pPr>
            <w:r w:rsidRPr="00941C5F">
              <w:rPr>
                <w:rFonts w:ascii="Calibri" w:hAnsi="Calibri"/>
              </w:rPr>
              <w:t>Ciclo di vita del documento</w:t>
            </w:r>
          </w:p>
        </w:tc>
      </w:tr>
      <w:tr w:rsidR="00A35918" w:rsidRPr="00941C5F" w:rsidTr="00941C5F">
        <w:tc>
          <w:tcPr>
            <w:tcW w:w="9778" w:type="dxa"/>
            <w:shd w:val="clear" w:color="auto" w:fill="auto"/>
          </w:tcPr>
          <w:p w:rsidR="00A35918" w:rsidRPr="00941C5F" w:rsidRDefault="00A35918" w:rsidP="00941C5F">
            <w:pPr>
              <w:overflowPunct w:val="0"/>
              <w:autoSpaceDE w:val="0"/>
              <w:autoSpaceDN w:val="0"/>
              <w:adjustRightInd w:val="0"/>
              <w:rPr>
                <w:rFonts w:ascii="Calibri" w:hAnsi="Calibri"/>
              </w:rPr>
            </w:pPr>
          </w:p>
        </w:tc>
      </w:tr>
      <w:tr w:rsidR="00A35918" w:rsidRPr="00941C5F" w:rsidTr="00941C5F">
        <w:tc>
          <w:tcPr>
            <w:tcW w:w="9778" w:type="dxa"/>
            <w:shd w:val="clear" w:color="auto" w:fill="auto"/>
          </w:tcPr>
          <w:p w:rsidR="00A35918" w:rsidRPr="00941C5F" w:rsidRDefault="00A35918" w:rsidP="00C83045">
            <w:pPr>
              <w:overflowPunct w:val="0"/>
              <w:autoSpaceDE w:val="0"/>
              <w:autoSpaceDN w:val="0"/>
              <w:adjustRightInd w:val="0"/>
              <w:rPr>
                <w:rFonts w:ascii="Calibri" w:hAnsi="Calibri"/>
              </w:rPr>
              <w:pPrChange w:id="3" w:author="admin" w:date="2018-01-26T07:02:00Z">
                <w:pPr>
                  <w:overflowPunct w:val="0"/>
                  <w:autoSpaceDE w:val="0"/>
                  <w:autoSpaceDN w:val="0"/>
                  <w:adjustRightInd w:val="0"/>
                </w:pPr>
              </w:pPrChange>
            </w:pPr>
            <w:r w:rsidRPr="00941C5F">
              <w:rPr>
                <w:rFonts w:ascii="Calibri" w:hAnsi="Calibri"/>
              </w:rPr>
              <w:t>Redatto / Revisionato:</w:t>
            </w:r>
            <w:r w:rsidRPr="00941C5F">
              <w:rPr>
                <w:rFonts w:ascii="Calibri" w:hAnsi="Calibri"/>
              </w:rPr>
              <w:tab/>
            </w:r>
            <w:proofErr w:type="spellStart"/>
            <w:r w:rsidRPr="00941C5F">
              <w:rPr>
                <w:rFonts w:ascii="Calibri" w:hAnsi="Calibri"/>
              </w:rPr>
              <w:t>F.Moda</w:t>
            </w:r>
            <w:proofErr w:type="spellEnd"/>
            <w:r w:rsidRPr="00941C5F">
              <w:rPr>
                <w:rFonts w:ascii="Calibri" w:hAnsi="Calibri"/>
              </w:rPr>
              <w:t xml:space="preserve"> (</w:t>
            </w:r>
            <w:del w:id="4" w:author="admin" w:date="2018-01-26T07:02:00Z">
              <w:r w:rsidRPr="00941C5F" w:rsidDel="00C83045">
                <w:rPr>
                  <w:rFonts w:ascii="Calibri" w:hAnsi="Calibri"/>
                </w:rPr>
                <w:delText>19</w:delText>
              </w:r>
            </w:del>
            <w:ins w:id="5" w:author="admin" w:date="2018-01-26T07:02:00Z">
              <w:r w:rsidR="00C83045">
                <w:rPr>
                  <w:rFonts w:ascii="Calibri" w:hAnsi="Calibri"/>
                </w:rPr>
                <w:t>2</w:t>
              </w:r>
            </w:ins>
            <w:ins w:id="6" w:author="admin" w:date="2018-01-26T07:03:00Z">
              <w:r w:rsidR="00C83045">
                <w:rPr>
                  <w:rFonts w:ascii="Calibri" w:hAnsi="Calibri"/>
                </w:rPr>
                <w:t>5</w:t>
              </w:r>
            </w:ins>
            <w:r w:rsidRPr="00941C5F">
              <w:rPr>
                <w:rFonts w:ascii="Calibri" w:hAnsi="Calibri"/>
              </w:rPr>
              <w:t>/01/2018)</w:t>
            </w:r>
          </w:p>
        </w:tc>
      </w:tr>
      <w:tr w:rsidR="00A35918" w:rsidRPr="00941C5F" w:rsidTr="00941C5F">
        <w:tc>
          <w:tcPr>
            <w:tcW w:w="9778" w:type="dxa"/>
            <w:shd w:val="clear" w:color="auto" w:fill="auto"/>
          </w:tcPr>
          <w:p w:rsidR="00A35918" w:rsidRPr="00941C5F" w:rsidRDefault="00A35918" w:rsidP="00941C5F">
            <w:pPr>
              <w:overflowPunct w:val="0"/>
              <w:autoSpaceDE w:val="0"/>
              <w:autoSpaceDN w:val="0"/>
              <w:adjustRightInd w:val="0"/>
              <w:rPr>
                <w:rFonts w:ascii="Calibri" w:hAnsi="Calibri"/>
              </w:rPr>
            </w:pPr>
          </w:p>
        </w:tc>
      </w:tr>
      <w:tr w:rsidR="00A35918" w:rsidRPr="00941C5F" w:rsidTr="00941C5F">
        <w:tc>
          <w:tcPr>
            <w:tcW w:w="9778" w:type="dxa"/>
            <w:shd w:val="clear" w:color="auto" w:fill="auto"/>
          </w:tcPr>
          <w:p w:rsidR="00A35918" w:rsidRPr="00941C5F" w:rsidRDefault="00A35918" w:rsidP="00941C5F">
            <w:pPr>
              <w:overflowPunct w:val="0"/>
              <w:autoSpaceDE w:val="0"/>
              <w:autoSpaceDN w:val="0"/>
              <w:adjustRightInd w:val="0"/>
              <w:rPr>
                <w:rFonts w:ascii="Calibri" w:hAnsi="Calibri"/>
              </w:rPr>
            </w:pPr>
            <w:r w:rsidRPr="00941C5F">
              <w:rPr>
                <w:rFonts w:ascii="Calibri" w:hAnsi="Calibri"/>
              </w:rPr>
              <w:t>Verificato:</w:t>
            </w:r>
            <w:r w:rsidRPr="00941C5F">
              <w:rPr>
                <w:rFonts w:ascii="Calibri" w:hAnsi="Calibri"/>
              </w:rPr>
              <w:tab/>
            </w:r>
            <w:r w:rsidRPr="00941C5F">
              <w:rPr>
                <w:rFonts w:ascii="Calibri" w:hAnsi="Calibri"/>
              </w:rPr>
              <w:tab/>
            </w:r>
            <w:r w:rsidRPr="00941C5F">
              <w:rPr>
                <w:rFonts w:ascii="Calibri" w:hAnsi="Calibri"/>
              </w:rPr>
              <w:tab/>
            </w:r>
          </w:p>
        </w:tc>
      </w:tr>
      <w:tr w:rsidR="00A35918" w:rsidRPr="00941C5F" w:rsidTr="00941C5F">
        <w:tc>
          <w:tcPr>
            <w:tcW w:w="9778" w:type="dxa"/>
            <w:shd w:val="clear" w:color="auto" w:fill="auto"/>
          </w:tcPr>
          <w:p w:rsidR="00A35918" w:rsidRPr="00941C5F" w:rsidRDefault="00A35918" w:rsidP="00941C5F">
            <w:pPr>
              <w:overflowPunct w:val="0"/>
              <w:autoSpaceDE w:val="0"/>
              <w:autoSpaceDN w:val="0"/>
              <w:adjustRightInd w:val="0"/>
              <w:rPr>
                <w:rFonts w:ascii="Calibri" w:hAnsi="Calibri"/>
              </w:rPr>
            </w:pPr>
          </w:p>
        </w:tc>
      </w:tr>
      <w:tr w:rsidR="00A35918" w:rsidRPr="00941C5F" w:rsidTr="00941C5F">
        <w:tc>
          <w:tcPr>
            <w:tcW w:w="9778" w:type="dxa"/>
            <w:shd w:val="clear" w:color="auto" w:fill="auto"/>
          </w:tcPr>
          <w:p w:rsidR="00A35918" w:rsidRPr="00941C5F" w:rsidRDefault="00A35918" w:rsidP="00941C5F">
            <w:pPr>
              <w:overflowPunct w:val="0"/>
              <w:autoSpaceDE w:val="0"/>
              <w:autoSpaceDN w:val="0"/>
              <w:adjustRightInd w:val="0"/>
              <w:rPr>
                <w:rFonts w:ascii="Calibri" w:hAnsi="Calibri"/>
              </w:rPr>
            </w:pPr>
            <w:r w:rsidRPr="00941C5F">
              <w:rPr>
                <w:rFonts w:ascii="Calibri" w:hAnsi="Calibri"/>
              </w:rPr>
              <w:t>Approvato:</w:t>
            </w:r>
          </w:p>
        </w:tc>
      </w:tr>
    </w:tbl>
    <w:p w:rsidR="00A35918" w:rsidDel="00C83045" w:rsidRDefault="00A35918" w:rsidP="00C83045">
      <w:pPr>
        <w:pStyle w:val="Titolo"/>
        <w:rPr>
          <w:del w:id="7" w:author="admin" w:date="2018-01-26T07:03:00Z"/>
          <w:rFonts w:ascii="Calibri" w:hAnsi="Calibri"/>
          <w:color w:val="548DD4"/>
          <w14:shadow w14:blurRad="50800" w14:dist="38100" w14:dir="2700000" w14:sx="100000" w14:sy="100000" w14:kx="0" w14:ky="0" w14:algn="tl">
            <w14:srgbClr w14:val="000000">
              <w14:alpha w14:val="60000"/>
            </w14:srgbClr>
          </w14:shadow>
        </w:rPr>
        <w:pPrChange w:id="8" w:author="admin" w:date="2018-01-26T07:03:00Z">
          <w:pPr>
            <w:pStyle w:val="Citazioneintensa"/>
            <w:ind w:left="0"/>
          </w:pPr>
        </w:pPrChange>
      </w:pPr>
    </w:p>
    <w:p w:rsidR="00C83045" w:rsidRDefault="00C83045">
      <w:pPr>
        <w:rPr>
          <w:ins w:id="9" w:author="admin" w:date="2018-01-26T07:04:00Z"/>
        </w:rPr>
      </w:pPr>
      <w:ins w:id="10" w:author="admin" w:date="2018-01-26T07:04:00Z">
        <w:r>
          <w:br w:type="page"/>
        </w:r>
      </w:ins>
    </w:p>
    <w:customXmlInsRangeStart w:id="11" w:author="admin" w:date="2018-01-26T07:04:00Z"/>
    <w:sdt>
      <w:sdtPr>
        <w:id w:val="591988472"/>
        <w:docPartObj>
          <w:docPartGallery w:val="Table of Contents"/>
          <w:docPartUnique/>
        </w:docPartObj>
      </w:sdtPr>
      <w:sdtEndPr>
        <w:rPr>
          <w:rFonts w:ascii="Times New Roman" w:eastAsia="Times New Roman" w:hAnsi="Times New Roman" w:cs="Times New Roman"/>
          <w:color w:val="auto"/>
          <w:sz w:val="24"/>
          <w:szCs w:val="24"/>
        </w:rPr>
      </w:sdtEndPr>
      <w:sdtContent>
        <w:customXmlInsRangeEnd w:id="11"/>
        <w:p w:rsidR="00C83045" w:rsidRDefault="00C83045">
          <w:pPr>
            <w:pStyle w:val="Titolosommario"/>
            <w:rPr>
              <w:ins w:id="12" w:author="admin" w:date="2018-01-26T07:06:00Z"/>
              <w:rFonts w:asciiTheme="minorHAnsi" w:hAnsiTheme="minorHAnsi"/>
            </w:rPr>
          </w:pPr>
          <w:ins w:id="13" w:author="admin" w:date="2018-01-26T07:04:00Z">
            <w:r w:rsidRPr="00C83045">
              <w:rPr>
                <w:rFonts w:asciiTheme="minorHAnsi" w:hAnsiTheme="minorHAnsi"/>
                <w:rPrChange w:id="14" w:author="admin" w:date="2018-01-26T07:06:00Z">
                  <w:rPr/>
                </w:rPrChange>
              </w:rPr>
              <w:t>So</w:t>
            </w:r>
            <w:bookmarkStart w:id="15" w:name="_GoBack"/>
            <w:bookmarkEnd w:id="15"/>
            <w:r w:rsidRPr="00C83045">
              <w:rPr>
                <w:rFonts w:asciiTheme="minorHAnsi" w:hAnsiTheme="minorHAnsi"/>
                <w:rPrChange w:id="16" w:author="admin" w:date="2018-01-26T07:06:00Z">
                  <w:rPr/>
                </w:rPrChange>
              </w:rPr>
              <w:t>mmario</w:t>
            </w:r>
          </w:ins>
        </w:p>
        <w:p w:rsidR="00C83045" w:rsidRPr="00C83045" w:rsidRDefault="00C83045" w:rsidP="00C83045">
          <w:pPr>
            <w:rPr>
              <w:ins w:id="17" w:author="admin" w:date="2018-01-26T07:04:00Z"/>
              <w:rPrChange w:id="18" w:author="admin" w:date="2018-01-26T07:06:00Z">
                <w:rPr>
                  <w:ins w:id="19" w:author="admin" w:date="2018-01-26T07:04:00Z"/>
                </w:rPr>
              </w:rPrChange>
            </w:rPr>
            <w:pPrChange w:id="20" w:author="admin" w:date="2018-01-26T07:06:00Z">
              <w:pPr>
                <w:pStyle w:val="Titolosommario"/>
              </w:pPr>
            </w:pPrChange>
          </w:pPr>
        </w:p>
        <w:p w:rsidR="00147F66" w:rsidRDefault="00C83045">
          <w:pPr>
            <w:pStyle w:val="Sommario1"/>
            <w:tabs>
              <w:tab w:val="right" w:leader="dot" w:pos="9628"/>
            </w:tabs>
            <w:rPr>
              <w:ins w:id="21" w:author="admin" w:date="2018-01-26T07:11:00Z"/>
              <w:rFonts w:asciiTheme="minorHAnsi" w:eastAsiaTheme="minorEastAsia" w:hAnsiTheme="minorHAnsi" w:cstheme="minorBidi"/>
              <w:noProof/>
              <w:sz w:val="22"/>
              <w:szCs w:val="22"/>
            </w:rPr>
          </w:pPr>
          <w:ins w:id="22" w:author="admin" w:date="2018-01-26T07:04:00Z">
            <w:r>
              <w:fldChar w:fldCharType="begin"/>
            </w:r>
            <w:r>
              <w:instrText xml:space="preserve"> TOC \o "1-3" \h \z \u </w:instrText>
            </w:r>
            <w:r>
              <w:fldChar w:fldCharType="separate"/>
            </w:r>
          </w:ins>
          <w:ins w:id="23" w:author="admin" w:date="2018-01-26T07:11:00Z">
            <w:r w:rsidR="00147F66" w:rsidRPr="00B674F2">
              <w:rPr>
                <w:rStyle w:val="Collegamentoipertestuale"/>
                <w:noProof/>
              </w:rPr>
              <w:fldChar w:fldCharType="begin"/>
            </w:r>
            <w:r w:rsidR="00147F66" w:rsidRPr="00B674F2">
              <w:rPr>
                <w:rStyle w:val="Collegamentoipertestuale"/>
                <w:noProof/>
              </w:rPr>
              <w:instrText xml:space="preserve"> </w:instrText>
            </w:r>
            <w:r w:rsidR="00147F66">
              <w:rPr>
                <w:noProof/>
              </w:rPr>
              <w:instrText>HYPERLINK \l "_Toc504714031"</w:instrText>
            </w:r>
            <w:r w:rsidR="00147F66" w:rsidRPr="00B674F2">
              <w:rPr>
                <w:rStyle w:val="Collegamentoipertestuale"/>
                <w:noProof/>
              </w:rPr>
              <w:instrText xml:space="preserve"> </w:instrText>
            </w:r>
            <w:r w:rsidR="00147F66" w:rsidRPr="00B674F2">
              <w:rPr>
                <w:rStyle w:val="Collegamentoipertestuale"/>
                <w:noProof/>
              </w:rPr>
            </w:r>
            <w:r w:rsidR="00147F66" w:rsidRPr="00B674F2">
              <w:rPr>
                <w:rStyle w:val="Collegamentoipertestuale"/>
                <w:noProof/>
              </w:rPr>
              <w:fldChar w:fldCharType="separate"/>
            </w:r>
            <w:r w:rsidR="00147F66" w:rsidRPr="00B674F2">
              <w:rPr>
                <w:rStyle w:val="Collegamentoipertestuale"/>
                <w:noProof/>
              </w:rPr>
              <w:t>Introduzione</w:t>
            </w:r>
            <w:r w:rsidR="00147F66">
              <w:rPr>
                <w:noProof/>
                <w:webHidden/>
              </w:rPr>
              <w:tab/>
            </w:r>
            <w:r w:rsidR="00147F66">
              <w:rPr>
                <w:noProof/>
                <w:webHidden/>
              </w:rPr>
              <w:fldChar w:fldCharType="begin"/>
            </w:r>
            <w:r w:rsidR="00147F66">
              <w:rPr>
                <w:noProof/>
                <w:webHidden/>
              </w:rPr>
              <w:instrText xml:space="preserve"> PAGEREF _Toc504714031 \h </w:instrText>
            </w:r>
            <w:r w:rsidR="00147F66">
              <w:rPr>
                <w:noProof/>
                <w:webHidden/>
              </w:rPr>
            </w:r>
          </w:ins>
          <w:r w:rsidR="00147F66">
            <w:rPr>
              <w:noProof/>
              <w:webHidden/>
            </w:rPr>
            <w:fldChar w:fldCharType="separate"/>
          </w:r>
          <w:ins w:id="24" w:author="admin" w:date="2018-01-26T07:11:00Z">
            <w:r w:rsidR="00147F66">
              <w:rPr>
                <w:noProof/>
                <w:webHidden/>
              </w:rPr>
              <w:t>4</w:t>
            </w:r>
            <w:r w:rsidR="00147F66">
              <w:rPr>
                <w:noProof/>
                <w:webHidden/>
              </w:rPr>
              <w:fldChar w:fldCharType="end"/>
            </w:r>
            <w:r w:rsidR="00147F66" w:rsidRPr="00B674F2">
              <w:rPr>
                <w:rStyle w:val="Collegamentoipertestuale"/>
                <w:noProof/>
              </w:rPr>
              <w:fldChar w:fldCharType="end"/>
            </w:r>
          </w:ins>
        </w:p>
        <w:p w:rsidR="00147F66" w:rsidRDefault="00147F66">
          <w:pPr>
            <w:pStyle w:val="Sommario1"/>
            <w:tabs>
              <w:tab w:val="right" w:leader="dot" w:pos="9628"/>
            </w:tabs>
            <w:rPr>
              <w:ins w:id="25" w:author="admin" w:date="2018-01-26T07:11:00Z"/>
              <w:rFonts w:asciiTheme="minorHAnsi" w:eastAsiaTheme="minorEastAsia" w:hAnsiTheme="minorHAnsi" w:cstheme="minorBidi"/>
              <w:noProof/>
              <w:sz w:val="22"/>
              <w:szCs w:val="22"/>
            </w:rPr>
          </w:pPr>
          <w:ins w:id="26" w:author="admin" w:date="2018-01-26T07:11:00Z">
            <w:r w:rsidRPr="00B674F2">
              <w:rPr>
                <w:rStyle w:val="Collegamentoipertestuale"/>
                <w:noProof/>
              </w:rPr>
              <w:fldChar w:fldCharType="begin"/>
            </w:r>
            <w:r w:rsidRPr="00B674F2">
              <w:rPr>
                <w:rStyle w:val="Collegamentoipertestuale"/>
                <w:noProof/>
              </w:rPr>
              <w:instrText xml:space="preserve"> </w:instrText>
            </w:r>
            <w:r>
              <w:rPr>
                <w:noProof/>
              </w:rPr>
              <w:instrText>HYPERLINK \l "_Toc504714032"</w:instrText>
            </w:r>
            <w:r w:rsidRPr="00B674F2">
              <w:rPr>
                <w:rStyle w:val="Collegamentoipertestuale"/>
                <w:noProof/>
              </w:rPr>
              <w:instrText xml:space="preserve"> </w:instrText>
            </w:r>
            <w:r w:rsidRPr="00B674F2">
              <w:rPr>
                <w:rStyle w:val="Collegamentoipertestuale"/>
                <w:noProof/>
              </w:rPr>
            </w:r>
            <w:r w:rsidRPr="00B674F2">
              <w:rPr>
                <w:rStyle w:val="Collegamentoipertestuale"/>
                <w:noProof/>
              </w:rPr>
              <w:fldChar w:fldCharType="separate"/>
            </w:r>
            <w:r w:rsidRPr="00B674F2">
              <w:rPr>
                <w:rStyle w:val="Collegamentoipertestuale"/>
                <w:noProof/>
              </w:rPr>
              <w:t>1– INFRASTRUTTURA IT ALIREP</w:t>
            </w:r>
            <w:r>
              <w:rPr>
                <w:noProof/>
                <w:webHidden/>
              </w:rPr>
              <w:tab/>
            </w:r>
            <w:r>
              <w:rPr>
                <w:noProof/>
                <w:webHidden/>
              </w:rPr>
              <w:fldChar w:fldCharType="begin"/>
            </w:r>
            <w:r>
              <w:rPr>
                <w:noProof/>
                <w:webHidden/>
              </w:rPr>
              <w:instrText xml:space="preserve"> PAGEREF _Toc504714032 \h </w:instrText>
            </w:r>
            <w:r>
              <w:rPr>
                <w:noProof/>
                <w:webHidden/>
              </w:rPr>
            </w:r>
          </w:ins>
          <w:r>
            <w:rPr>
              <w:noProof/>
              <w:webHidden/>
            </w:rPr>
            <w:fldChar w:fldCharType="separate"/>
          </w:r>
          <w:ins w:id="27" w:author="admin" w:date="2018-01-26T07:11:00Z">
            <w:r>
              <w:rPr>
                <w:noProof/>
                <w:webHidden/>
              </w:rPr>
              <w:t>5</w:t>
            </w:r>
            <w:r>
              <w:rPr>
                <w:noProof/>
                <w:webHidden/>
              </w:rPr>
              <w:fldChar w:fldCharType="end"/>
            </w:r>
            <w:r w:rsidRPr="00B674F2">
              <w:rPr>
                <w:rStyle w:val="Collegamentoipertestuale"/>
                <w:noProof/>
              </w:rPr>
              <w:fldChar w:fldCharType="end"/>
            </w:r>
          </w:ins>
        </w:p>
        <w:p w:rsidR="00147F66" w:rsidRDefault="00147F66">
          <w:pPr>
            <w:pStyle w:val="Sommario1"/>
            <w:tabs>
              <w:tab w:val="right" w:leader="dot" w:pos="9628"/>
            </w:tabs>
            <w:rPr>
              <w:ins w:id="28" w:author="admin" w:date="2018-01-26T07:11:00Z"/>
              <w:rFonts w:asciiTheme="minorHAnsi" w:eastAsiaTheme="minorEastAsia" w:hAnsiTheme="minorHAnsi" w:cstheme="minorBidi"/>
              <w:noProof/>
              <w:sz w:val="22"/>
              <w:szCs w:val="22"/>
            </w:rPr>
          </w:pPr>
          <w:ins w:id="29" w:author="admin" w:date="2018-01-26T07:11:00Z">
            <w:r w:rsidRPr="00B674F2">
              <w:rPr>
                <w:rStyle w:val="Collegamentoipertestuale"/>
                <w:noProof/>
              </w:rPr>
              <w:fldChar w:fldCharType="begin"/>
            </w:r>
            <w:r w:rsidRPr="00B674F2">
              <w:rPr>
                <w:rStyle w:val="Collegamentoipertestuale"/>
                <w:noProof/>
              </w:rPr>
              <w:instrText xml:space="preserve"> </w:instrText>
            </w:r>
            <w:r>
              <w:rPr>
                <w:noProof/>
              </w:rPr>
              <w:instrText>HYPERLINK \l "_Toc504714033"</w:instrText>
            </w:r>
            <w:r w:rsidRPr="00B674F2">
              <w:rPr>
                <w:rStyle w:val="Collegamentoipertestuale"/>
                <w:noProof/>
              </w:rPr>
              <w:instrText xml:space="preserve"> </w:instrText>
            </w:r>
            <w:r w:rsidRPr="00B674F2">
              <w:rPr>
                <w:rStyle w:val="Collegamentoipertestuale"/>
                <w:noProof/>
              </w:rPr>
            </w:r>
            <w:r w:rsidRPr="00B674F2">
              <w:rPr>
                <w:rStyle w:val="Collegamentoipertestuale"/>
                <w:noProof/>
              </w:rPr>
              <w:fldChar w:fldCharType="separate"/>
            </w:r>
            <w:r w:rsidRPr="00B674F2">
              <w:rPr>
                <w:rStyle w:val="Collegamentoipertestuale"/>
                <w:noProof/>
              </w:rPr>
              <w:t>1.1 – IT Team Project</w:t>
            </w:r>
            <w:r>
              <w:rPr>
                <w:noProof/>
                <w:webHidden/>
              </w:rPr>
              <w:tab/>
            </w:r>
            <w:r>
              <w:rPr>
                <w:noProof/>
                <w:webHidden/>
              </w:rPr>
              <w:fldChar w:fldCharType="begin"/>
            </w:r>
            <w:r>
              <w:rPr>
                <w:noProof/>
                <w:webHidden/>
              </w:rPr>
              <w:instrText xml:space="preserve"> PAGEREF _Toc504714033 \h </w:instrText>
            </w:r>
            <w:r>
              <w:rPr>
                <w:noProof/>
                <w:webHidden/>
              </w:rPr>
            </w:r>
          </w:ins>
          <w:r>
            <w:rPr>
              <w:noProof/>
              <w:webHidden/>
            </w:rPr>
            <w:fldChar w:fldCharType="separate"/>
          </w:r>
          <w:ins w:id="30" w:author="admin" w:date="2018-01-26T07:11:00Z">
            <w:r>
              <w:rPr>
                <w:noProof/>
                <w:webHidden/>
              </w:rPr>
              <w:t>5</w:t>
            </w:r>
            <w:r>
              <w:rPr>
                <w:noProof/>
                <w:webHidden/>
              </w:rPr>
              <w:fldChar w:fldCharType="end"/>
            </w:r>
            <w:r w:rsidRPr="00B674F2">
              <w:rPr>
                <w:rStyle w:val="Collegamentoipertestuale"/>
                <w:noProof/>
              </w:rPr>
              <w:fldChar w:fldCharType="end"/>
            </w:r>
          </w:ins>
        </w:p>
        <w:p w:rsidR="00147F66" w:rsidRDefault="00147F66">
          <w:pPr>
            <w:pStyle w:val="Sommario1"/>
            <w:tabs>
              <w:tab w:val="right" w:leader="dot" w:pos="9628"/>
            </w:tabs>
            <w:rPr>
              <w:ins w:id="31" w:author="admin" w:date="2018-01-26T07:11:00Z"/>
              <w:rFonts w:asciiTheme="minorHAnsi" w:eastAsiaTheme="minorEastAsia" w:hAnsiTheme="minorHAnsi" w:cstheme="minorBidi"/>
              <w:noProof/>
              <w:sz w:val="22"/>
              <w:szCs w:val="22"/>
            </w:rPr>
          </w:pPr>
          <w:ins w:id="32" w:author="admin" w:date="2018-01-26T07:11:00Z">
            <w:r w:rsidRPr="00B674F2">
              <w:rPr>
                <w:rStyle w:val="Collegamentoipertestuale"/>
                <w:noProof/>
              </w:rPr>
              <w:fldChar w:fldCharType="begin"/>
            </w:r>
            <w:r w:rsidRPr="00B674F2">
              <w:rPr>
                <w:rStyle w:val="Collegamentoipertestuale"/>
                <w:noProof/>
              </w:rPr>
              <w:instrText xml:space="preserve"> </w:instrText>
            </w:r>
            <w:r>
              <w:rPr>
                <w:noProof/>
              </w:rPr>
              <w:instrText>HYPERLINK \l "_Toc504714034"</w:instrText>
            </w:r>
            <w:r w:rsidRPr="00B674F2">
              <w:rPr>
                <w:rStyle w:val="Collegamentoipertestuale"/>
                <w:noProof/>
              </w:rPr>
              <w:instrText xml:space="preserve"> </w:instrText>
            </w:r>
            <w:r w:rsidRPr="00B674F2">
              <w:rPr>
                <w:rStyle w:val="Collegamentoipertestuale"/>
                <w:noProof/>
              </w:rPr>
            </w:r>
            <w:r w:rsidRPr="00B674F2">
              <w:rPr>
                <w:rStyle w:val="Collegamentoipertestuale"/>
                <w:noProof/>
              </w:rPr>
              <w:fldChar w:fldCharType="separate"/>
            </w:r>
            <w:r w:rsidRPr="00B674F2">
              <w:rPr>
                <w:rStyle w:val="Collegamentoipertestuale"/>
                <w:noProof/>
              </w:rPr>
              <w:t>1.2 – L’architettura ALIREP</w:t>
            </w:r>
            <w:r>
              <w:rPr>
                <w:noProof/>
                <w:webHidden/>
              </w:rPr>
              <w:tab/>
            </w:r>
            <w:r>
              <w:rPr>
                <w:noProof/>
                <w:webHidden/>
              </w:rPr>
              <w:fldChar w:fldCharType="begin"/>
            </w:r>
            <w:r>
              <w:rPr>
                <w:noProof/>
                <w:webHidden/>
              </w:rPr>
              <w:instrText xml:space="preserve"> PAGEREF _Toc504714034 \h </w:instrText>
            </w:r>
            <w:r>
              <w:rPr>
                <w:noProof/>
                <w:webHidden/>
              </w:rPr>
            </w:r>
          </w:ins>
          <w:r>
            <w:rPr>
              <w:noProof/>
              <w:webHidden/>
            </w:rPr>
            <w:fldChar w:fldCharType="separate"/>
          </w:r>
          <w:ins w:id="33" w:author="admin" w:date="2018-01-26T07:11:00Z">
            <w:r>
              <w:rPr>
                <w:noProof/>
                <w:webHidden/>
              </w:rPr>
              <w:t>9</w:t>
            </w:r>
            <w:r>
              <w:rPr>
                <w:noProof/>
                <w:webHidden/>
              </w:rPr>
              <w:fldChar w:fldCharType="end"/>
            </w:r>
            <w:r w:rsidRPr="00B674F2">
              <w:rPr>
                <w:rStyle w:val="Collegamentoipertestuale"/>
                <w:noProof/>
              </w:rPr>
              <w:fldChar w:fldCharType="end"/>
            </w:r>
          </w:ins>
        </w:p>
        <w:p w:rsidR="00147F66" w:rsidRDefault="00147F66">
          <w:pPr>
            <w:pStyle w:val="Sommario1"/>
            <w:tabs>
              <w:tab w:val="right" w:leader="dot" w:pos="9628"/>
            </w:tabs>
            <w:rPr>
              <w:ins w:id="34" w:author="admin" w:date="2018-01-26T07:11:00Z"/>
              <w:rFonts w:asciiTheme="minorHAnsi" w:eastAsiaTheme="minorEastAsia" w:hAnsiTheme="minorHAnsi" w:cstheme="minorBidi"/>
              <w:noProof/>
              <w:sz w:val="22"/>
              <w:szCs w:val="22"/>
            </w:rPr>
          </w:pPr>
          <w:ins w:id="35" w:author="admin" w:date="2018-01-26T07:11:00Z">
            <w:r w:rsidRPr="00B674F2">
              <w:rPr>
                <w:rStyle w:val="Collegamentoipertestuale"/>
                <w:noProof/>
              </w:rPr>
              <w:fldChar w:fldCharType="begin"/>
            </w:r>
            <w:r w:rsidRPr="00B674F2">
              <w:rPr>
                <w:rStyle w:val="Collegamentoipertestuale"/>
                <w:noProof/>
              </w:rPr>
              <w:instrText xml:space="preserve"> </w:instrText>
            </w:r>
            <w:r>
              <w:rPr>
                <w:noProof/>
              </w:rPr>
              <w:instrText>HYPERLINK \l "_Toc504714035"</w:instrText>
            </w:r>
            <w:r w:rsidRPr="00B674F2">
              <w:rPr>
                <w:rStyle w:val="Collegamentoipertestuale"/>
                <w:noProof/>
              </w:rPr>
              <w:instrText xml:space="preserve"> </w:instrText>
            </w:r>
            <w:r w:rsidRPr="00B674F2">
              <w:rPr>
                <w:rStyle w:val="Collegamentoipertestuale"/>
                <w:noProof/>
              </w:rPr>
            </w:r>
            <w:r w:rsidRPr="00B674F2">
              <w:rPr>
                <w:rStyle w:val="Collegamentoipertestuale"/>
                <w:noProof/>
              </w:rPr>
              <w:fldChar w:fldCharType="separate"/>
            </w:r>
            <w:r w:rsidRPr="00B674F2">
              <w:rPr>
                <w:rStyle w:val="Collegamentoipertestuale"/>
                <w:noProof/>
              </w:rPr>
              <w:t>1.3 – Architettura WEB BASED a tre livelli</w:t>
            </w:r>
            <w:r>
              <w:rPr>
                <w:noProof/>
                <w:webHidden/>
              </w:rPr>
              <w:tab/>
            </w:r>
            <w:r>
              <w:rPr>
                <w:noProof/>
                <w:webHidden/>
              </w:rPr>
              <w:fldChar w:fldCharType="begin"/>
            </w:r>
            <w:r>
              <w:rPr>
                <w:noProof/>
                <w:webHidden/>
              </w:rPr>
              <w:instrText xml:space="preserve"> PAGEREF _Toc504714035 \h </w:instrText>
            </w:r>
            <w:r>
              <w:rPr>
                <w:noProof/>
                <w:webHidden/>
              </w:rPr>
            </w:r>
          </w:ins>
          <w:r>
            <w:rPr>
              <w:noProof/>
              <w:webHidden/>
            </w:rPr>
            <w:fldChar w:fldCharType="separate"/>
          </w:r>
          <w:ins w:id="36" w:author="admin" w:date="2018-01-26T07:11:00Z">
            <w:r>
              <w:rPr>
                <w:noProof/>
                <w:webHidden/>
              </w:rPr>
              <w:t>10</w:t>
            </w:r>
            <w:r>
              <w:rPr>
                <w:noProof/>
                <w:webHidden/>
              </w:rPr>
              <w:fldChar w:fldCharType="end"/>
            </w:r>
            <w:r w:rsidRPr="00B674F2">
              <w:rPr>
                <w:rStyle w:val="Collegamentoipertestuale"/>
                <w:noProof/>
              </w:rPr>
              <w:fldChar w:fldCharType="end"/>
            </w:r>
          </w:ins>
        </w:p>
        <w:p w:rsidR="00147F66" w:rsidRDefault="00147F66">
          <w:pPr>
            <w:pStyle w:val="Sommario1"/>
            <w:tabs>
              <w:tab w:val="right" w:leader="dot" w:pos="9628"/>
            </w:tabs>
            <w:rPr>
              <w:ins w:id="37" w:author="admin" w:date="2018-01-26T07:11:00Z"/>
              <w:rFonts w:asciiTheme="minorHAnsi" w:eastAsiaTheme="minorEastAsia" w:hAnsiTheme="minorHAnsi" w:cstheme="minorBidi"/>
              <w:noProof/>
              <w:sz w:val="22"/>
              <w:szCs w:val="22"/>
            </w:rPr>
          </w:pPr>
          <w:ins w:id="38" w:author="admin" w:date="2018-01-26T07:11:00Z">
            <w:r w:rsidRPr="00B674F2">
              <w:rPr>
                <w:rStyle w:val="Collegamentoipertestuale"/>
                <w:noProof/>
              </w:rPr>
              <w:fldChar w:fldCharType="begin"/>
            </w:r>
            <w:r w:rsidRPr="00B674F2">
              <w:rPr>
                <w:rStyle w:val="Collegamentoipertestuale"/>
                <w:noProof/>
              </w:rPr>
              <w:instrText xml:space="preserve"> </w:instrText>
            </w:r>
            <w:r>
              <w:rPr>
                <w:noProof/>
              </w:rPr>
              <w:instrText>HYPERLINK \l "_Toc504714036"</w:instrText>
            </w:r>
            <w:r w:rsidRPr="00B674F2">
              <w:rPr>
                <w:rStyle w:val="Collegamentoipertestuale"/>
                <w:noProof/>
              </w:rPr>
              <w:instrText xml:space="preserve"> </w:instrText>
            </w:r>
            <w:r w:rsidRPr="00B674F2">
              <w:rPr>
                <w:rStyle w:val="Collegamentoipertestuale"/>
                <w:noProof/>
              </w:rPr>
            </w:r>
            <w:r w:rsidRPr="00B674F2">
              <w:rPr>
                <w:rStyle w:val="Collegamentoipertestuale"/>
                <w:noProof/>
              </w:rPr>
              <w:fldChar w:fldCharType="separate"/>
            </w:r>
            <w:r w:rsidRPr="00B674F2">
              <w:rPr>
                <w:rStyle w:val="Collegamentoipertestuale"/>
                <w:noProof/>
              </w:rPr>
              <w:t>1.3 - OUTSOURCING TASKS</w:t>
            </w:r>
            <w:r>
              <w:rPr>
                <w:noProof/>
                <w:webHidden/>
              </w:rPr>
              <w:tab/>
            </w:r>
            <w:r>
              <w:rPr>
                <w:noProof/>
                <w:webHidden/>
              </w:rPr>
              <w:fldChar w:fldCharType="begin"/>
            </w:r>
            <w:r>
              <w:rPr>
                <w:noProof/>
                <w:webHidden/>
              </w:rPr>
              <w:instrText xml:space="preserve"> PAGEREF _Toc504714036 \h </w:instrText>
            </w:r>
            <w:r>
              <w:rPr>
                <w:noProof/>
                <w:webHidden/>
              </w:rPr>
            </w:r>
          </w:ins>
          <w:r>
            <w:rPr>
              <w:noProof/>
              <w:webHidden/>
            </w:rPr>
            <w:fldChar w:fldCharType="separate"/>
          </w:r>
          <w:ins w:id="39" w:author="admin" w:date="2018-01-26T07:11:00Z">
            <w:r>
              <w:rPr>
                <w:noProof/>
                <w:webHidden/>
              </w:rPr>
              <w:t>15</w:t>
            </w:r>
            <w:r>
              <w:rPr>
                <w:noProof/>
                <w:webHidden/>
              </w:rPr>
              <w:fldChar w:fldCharType="end"/>
            </w:r>
            <w:r w:rsidRPr="00B674F2">
              <w:rPr>
                <w:rStyle w:val="Collegamentoipertestuale"/>
                <w:noProof/>
              </w:rPr>
              <w:fldChar w:fldCharType="end"/>
            </w:r>
          </w:ins>
        </w:p>
        <w:p w:rsidR="00147F66" w:rsidRDefault="00147F66">
          <w:pPr>
            <w:pStyle w:val="Sommario1"/>
            <w:tabs>
              <w:tab w:val="right" w:leader="dot" w:pos="9628"/>
            </w:tabs>
            <w:rPr>
              <w:ins w:id="40" w:author="admin" w:date="2018-01-26T07:11:00Z"/>
              <w:rFonts w:asciiTheme="minorHAnsi" w:eastAsiaTheme="minorEastAsia" w:hAnsiTheme="minorHAnsi" w:cstheme="minorBidi"/>
              <w:noProof/>
              <w:sz w:val="22"/>
              <w:szCs w:val="22"/>
            </w:rPr>
          </w:pPr>
          <w:ins w:id="41" w:author="admin" w:date="2018-01-26T07:11:00Z">
            <w:r w:rsidRPr="00B674F2">
              <w:rPr>
                <w:rStyle w:val="Collegamentoipertestuale"/>
                <w:noProof/>
              </w:rPr>
              <w:fldChar w:fldCharType="begin"/>
            </w:r>
            <w:r w:rsidRPr="00B674F2">
              <w:rPr>
                <w:rStyle w:val="Collegamentoipertestuale"/>
                <w:noProof/>
              </w:rPr>
              <w:instrText xml:space="preserve"> </w:instrText>
            </w:r>
            <w:r>
              <w:rPr>
                <w:noProof/>
              </w:rPr>
              <w:instrText>HYPERLINK \l "_Toc504714037"</w:instrText>
            </w:r>
            <w:r w:rsidRPr="00B674F2">
              <w:rPr>
                <w:rStyle w:val="Collegamentoipertestuale"/>
                <w:noProof/>
              </w:rPr>
              <w:instrText xml:space="preserve"> </w:instrText>
            </w:r>
            <w:r w:rsidRPr="00B674F2">
              <w:rPr>
                <w:rStyle w:val="Collegamentoipertestuale"/>
                <w:noProof/>
              </w:rPr>
            </w:r>
            <w:r w:rsidRPr="00B674F2">
              <w:rPr>
                <w:rStyle w:val="Collegamentoipertestuale"/>
                <w:noProof/>
              </w:rPr>
              <w:fldChar w:fldCharType="separate"/>
            </w:r>
            <w:r w:rsidRPr="00B674F2">
              <w:rPr>
                <w:rStyle w:val="Collegamentoipertestuale"/>
                <w:noProof/>
              </w:rPr>
              <w:t>1.4 - TECHNICAL DETAILS</w:t>
            </w:r>
            <w:r>
              <w:rPr>
                <w:noProof/>
                <w:webHidden/>
              </w:rPr>
              <w:tab/>
            </w:r>
            <w:r>
              <w:rPr>
                <w:noProof/>
                <w:webHidden/>
              </w:rPr>
              <w:fldChar w:fldCharType="begin"/>
            </w:r>
            <w:r>
              <w:rPr>
                <w:noProof/>
                <w:webHidden/>
              </w:rPr>
              <w:instrText xml:space="preserve"> PAGEREF _Toc504714037 \h </w:instrText>
            </w:r>
            <w:r>
              <w:rPr>
                <w:noProof/>
                <w:webHidden/>
              </w:rPr>
            </w:r>
          </w:ins>
          <w:r>
            <w:rPr>
              <w:noProof/>
              <w:webHidden/>
            </w:rPr>
            <w:fldChar w:fldCharType="separate"/>
          </w:r>
          <w:ins w:id="42" w:author="admin" w:date="2018-01-26T07:11:00Z">
            <w:r>
              <w:rPr>
                <w:noProof/>
                <w:webHidden/>
              </w:rPr>
              <w:t>16</w:t>
            </w:r>
            <w:r>
              <w:rPr>
                <w:noProof/>
                <w:webHidden/>
              </w:rPr>
              <w:fldChar w:fldCharType="end"/>
            </w:r>
            <w:r w:rsidRPr="00B674F2">
              <w:rPr>
                <w:rStyle w:val="Collegamentoipertestuale"/>
                <w:noProof/>
              </w:rPr>
              <w:fldChar w:fldCharType="end"/>
            </w:r>
          </w:ins>
        </w:p>
        <w:p w:rsidR="00147F66" w:rsidRDefault="00147F66">
          <w:pPr>
            <w:pStyle w:val="Sommario1"/>
            <w:tabs>
              <w:tab w:val="right" w:leader="dot" w:pos="9628"/>
            </w:tabs>
            <w:rPr>
              <w:ins w:id="43" w:author="admin" w:date="2018-01-26T07:11:00Z"/>
              <w:rFonts w:asciiTheme="minorHAnsi" w:eastAsiaTheme="minorEastAsia" w:hAnsiTheme="minorHAnsi" w:cstheme="minorBidi"/>
              <w:noProof/>
              <w:sz w:val="22"/>
              <w:szCs w:val="22"/>
            </w:rPr>
          </w:pPr>
          <w:ins w:id="44" w:author="admin" w:date="2018-01-26T07:11:00Z">
            <w:r w:rsidRPr="00B674F2">
              <w:rPr>
                <w:rStyle w:val="Collegamentoipertestuale"/>
                <w:noProof/>
              </w:rPr>
              <w:fldChar w:fldCharType="begin"/>
            </w:r>
            <w:r w:rsidRPr="00B674F2">
              <w:rPr>
                <w:rStyle w:val="Collegamentoipertestuale"/>
                <w:noProof/>
              </w:rPr>
              <w:instrText xml:space="preserve"> </w:instrText>
            </w:r>
            <w:r>
              <w:rPr>
                <w:noProof/>
              </w:rPr>
              <w:instrText>HYPERLINK \l "_Toc504714038"</w:instrText>
            </w:r>
            <w:r w:rsidRPr="00B674F2">
              <w:rPr>
                <w:rStyle w:val="Collegamentoipertestuale"/>
                <w:noProof/>
              </w:rPr>
              <w:instrText xml:space="preserve"> </w:instrText>
            </w:r>
            <w:r w:rsidRPr="00B674F2">
              <w:rPr>
                <w:rStyle w:val="Collegamentoipertestuale"/>
                <w:noProof/>
              </w:rPr>
            </w:r>
            <w:r w:rsidRPr="00B674F2">
              <w:rPr>
                <w:rStyle w:val="Collegamentoipertestuale"/>
                <w:noProof/>
              </w:rPr>
              <w:fldChar w:fldCharType="separate"/>
            </w:r>
            <w:r w:rsidRPr="00B674F2">
              <w:rPr>
                <w:rStyle w:val="Collegamentoipertestuale"/>
                <w:noProof/>
              </w:rPr>
              <w:t>1.4 – Business Continuity su connettività</w:t>
            </w:r>
            <w:r>
              <w:rPr>
                <w:noProof/>
                <w:webHidden/>
              </w:rPr>
              <w:tab/>
            </w:r>
            <w:r>
              <w:rPr>
                <w:noProof/>
                <w:webHidden/>
              </w:rPr>
              <w:fldChar w:fldCharType="begin"/>
            </w:r>
            <w:r>
              <w:rPr>
                <w:noProof/>
                <w:webHidden/>
              </w:rPr>
              <w:instrText xml:space="preserve"> PAGEREF _Toc504714038 \h </w:instrText>
            </w:r>
            <w:r>
              <w:rPr>
                <w:noProof/>
                <w:webHidden/>
              </w:rPr>
            </w:r>
          </w:ins>
          <w:r>
            <w:rPr>
              <w:noProof/>
              <w:webHidden/>
            </w:rPr>
            <w:fldChar w:fldCharType="separate"/>
          </w:r>
          <w:ins w:id="45" w:author="admin" w:date="2018-01-26T07:11:00Z">
            <w:r>
              <w:rPr>
                <w:noProof/>
                <w:webHidden/>
              </w:rPr>
              <w:t>17</w:t>
            </w:r>
            <w:r>
              <w:rPr>
                <w:noProof/>
                <w:webHidden/>
              </w:rPr>
              <w:fldChar w:fldCharType="end"/>
            </w:r>
            <w:r w:rsidRPr="00B674F2">
              <w:rPr>
                <w:rStyle w:val="Collegamentoipertestuale"/>
                <w:noProof/>
              </w:rPr>
              <w:fldChar w:fldCharType="end"/>
            </w:r>
          </w:ins>
        </w:p>
        <w:p w:rsidR="00147F66" w:rsidRDefault="00147F66">
          <w:pPr>
            <w:pStyle w:val="Sommario1"/>
            <w:tabs>
              <w:tab w:val="right" w:leader="dot" w:pos="9628"/>
            </w:tabs>
            <w:rPr>
              <w:ins w:id="46" w:author="admin" w:date="2018-01-26T07:11:00Z"/>
              <w:rFonts w:asciiTheme="minorHAnsi" w:eastAsiaTheme="minorEastAsia" w:hAnsiTheme="minorHAnsi" w:cstheme="minorBidi"/>
              <w:noProof/>
              <w:sz w:val="22"/>
              <w:szCs w:val="22"/>
            </w:rPr>
          </w:pPr>
          <w:ins w:id="47" w:author="admin" w:date="2018-01-26T07:11:00Z">
            <w:r w:rsidRPr="00B674F2">
              <w:rPr>
                <w:rStyle w:val="Collegamentoipertestuale"/>
                <w:noProof/>
              </w:rPr>
              <w:fldChar w:fldCharType="begin"/>
            </w:r>
            <w:r w:rsidRPr="00B674F2">
              <w:rPr>
                <w:rStyle w:val="Collegamentoipertestuale"/>
                <w:noProof/>
              </w:rPr>
              <w:instrText xml:space="preserve"> </w:instrText>
            </w:r>
            <w:r>
              <w:rPr>
                <w:noProof/>
              </w:rPr>
              <w:instrText>HYPERLINK \l "_Toc504714039"</w:instrText>
            </w:r>
            <w:r w:rsidRPr="00B674F2">
              <w:rPr>
                <w:rStyle w:val="Collegamentoipertestuale"/>
                <w:noProof/>
              </w:rPr>
              <w:instrText xml:space="preserve"> </w:instrText>
            </w:r>
            <w:r w:rsidRPr="00B674F2">
              <w:rPr>
                <w:rStyle w:val="Collegamentoipertestuale"/>
                <w:noProof/>
              </w:rPr>
            </w:r>
            <w:r w:rsidRPr="00B674F2">
              <w:rPr>
                <w:rStyle w:val="Collegamentoipertestuale"/>
                <w:noProof/>
              </w:rPr>
              <w:fldChar w:fldCharType="separate"/>
            </w:r>
            <w:r w:rsidRPr="00B674F2">
              <w:rPr>
                <w:rStyle w:val="Collegamentoipertestuale"/>
                <w:noProof/>
              </w:rPr>
              <w:t>1.5  – Hardware</w:t>
            </w:r>
            <w:r>
              <w:rPr>
                <w:noProof/>
                <w:webHidden/>
              </w:rPr>
              <w:tab/>
            </w:r>
            <w:r>
              <w:rPr>
                <w:noProof/>
                <w:webHidden/>
              </w:rPr>
              <w:fldChar w:fldCharType="begin"/>
            </w:r>
            <w:r>
              <w:rPr>
                <w:noProof/>
                <w:webHidden/>
              </w:rPr>
              <w:instrText xml:space="preserve"> PAGEREF _Toc504714039 \h </w:instrText>
            </w:r>
            <w:r>
              <w:rPr>
                <w:noProof/>
                <w:webHidden/>
              </w:rPr>
            </w:r>
          </w:ins>
          <w:r>
            <w:rPr>
              <w:noProof/>
              <w:webHidden/>
            </w:rPr>
            <w:fldChar w:fldCharType="separate"/>
          </w:r>
          <w:ins w:id="48" w:author="admin" w:date="2018-01-26T07:11:00Z">
            <w:r>
              <w:rPr>
                <w:noProof/>
                <w:webHidden/>
              </w:rPr>
              <w:t>17</w:t>
            </w:r>
            <w:r>
              <w:rPr>
                <w:noProof/>
                <w:webHidden/>
              </w:rPr>
              <w:fldChar w:fldCharType="end"/>
            </w:r>
            <w:r w:rsidRPr="00B674F2">
              <w:rPr>
                <w:rStyle w:val="Collegamentoipertestuale"/>
                <w:noProof/>
              </w:rPr>
              <w:fldChar w:fldCharType="end"/>
            </w:r>
          </w:ins>
        </w:p>
        <w:p w:rsidR="00147F66" w:rsidRDefault="00147F66">
          <w:pPr>
            <w:pStyle w:val="Sommario1"/>
            <w:tabs>
              <w:tab w:val="right" w:leader="dot" w:pos="9628"/>
            </w:tabs>
            <w:rPr>
              <w:ins w:id="49" w:author="admin" w:date="2018-01-26T07:11:00Z"/>
              <w:rFonts w:asciiTheme="minorHAnsi" w:eastAsiaTheme="minorEastAsia" w:hAnsiTheme="minorHAnsi" w:cstheme="minorBidi"/>
              <w:noProof/>
              <w:sz w:val="22"/>
              <w:szCs w:val="22"/>
            </w:rPr>
          </w:pPr>
          <w:ins w:id="50" w:author="admin" w:date="2018-01-26T07:11:00Z">
            <w:r w:rsidRPr="00B674F2">
              <w:rPr>
                <w:rStyle w:val="Collegamentoipertestuale"/>
                <w:noProof/>
              </w:rPr>
              <w:fldChar w:fldCharType="begin"/>
            </w:r>
            <w:r w:rsidRPr="00B674F2">
              <w:rPr>
                <w:rStyle w:val="Collegamentoipertestuale"/>
                <w:noProof/>
              </w:rPr>
              <w:instrText xml:space="preserve"> </w:instrText>
            </w:r>
            <w:r>
              <w:rPr>
                <w:noProof/>
              </w:rPr>
              <w:instrText>HYPERLINK \l "_Toc504714040"</w:instrText>
            </w:r>
            <w:r w:rsidRPr="00B674F2">
              <w:rPr>
                <w:rStyle w:val="Collegamentoipertestuale"/>
                <w:noProof/>
              </w:rPr>
              <w:instrText xml:space="preserve"> </w:instrText>
            </w:r>
            <w:r w:rsidRPr="00B674F2">
              <w:rPr>
                <w:rStyle w:val="Collegamentoipertestuale"/>
                <w:noProof/>
              </w:rPr>
            </w:r>
            <w:r w:rsidRPr="00B674F2">
              <w:rPr>
                <w:rStyle w:val="Collegamentoipertestuale"/>
                <w:noProof/>
              </w:rPr>
              <w:fldChar w:fldCharType="separate"/>
            </w:r>
            <w:r w:rsidRPr="00B674F2">
              <w:rPr>
                <w:rStyle w:val="Collegamentoipertestuale"/>
                <w:noProof/>
              </w:rPr>
              <w:t>1.6  – Backup Retention</w:t>
            </w:r>
            <w:r>
              <w:rPr>
                <w:noProof/>
                <w:webHidden/>
              </w:rPr>
              <w:tab/>
            </w:r>
            <w:r>
              <w:rPr>
                <w:noProof/>
                <w:webHidden/>
              </w:rPr>
              <w:fldChar w:fldCharType="begin"/>
            </w:r>
            <w:r>
              <w:rPr>
                <w:noProof/>
                <w:webHidden/>
              </w:rPr>
              <w:instrText xml:space="preserve"> PAGEREF _Toc504714040 \h </w:instrText>
            </w:r>
            <w:r>
              <w:rPr>
                <w:noProof/>
                <w:webHidden/>
              </w:rPr>
            </w:r>
          </w:ins>
          <w:r>
            <w:rPr>
              <w:noProof/>
              <w:webHidden/>
            </w:rPr>
            <w:fldChar w:fldCharType="separate"/>
          </w:r>
          <w:ins w:id="51" w:author="admin" w:date="2018-01-26T07:11:00Z">
            <w:r>
              <w:rPr>
                <w:noProof/>
                <w:webHidden/>
              </w:rPr>
              <w:t>18</w:t>
            </w:r>
            <w:r>
              <w:rPr>
                <w:noProof/>
                <w:webHidden/>
              </w:rPr>
              <w:fldChar w:fldCharType="end"/>
            </w:r>
            <w:r w:rsidRPr="00B674F2">
              <w:rPr>
                <w:rStyle w:val="Collegamentoipertestuale"/>
                <w:noProof/>
              </w:rPr>
              <w:fldChar w:fldCharType="end"/>
            </w:r>
          </w:ins>
        </w:p>
        <w:p w:rsidR="00147F66" w:rsidRDefault="00147F66">
          <w:pPr>
            <w:pStyle w:val="Sommario1"/>
            <w:tabs>
              <w:tab w:val="right" w:leader="dot" w:pos="9628"/>
            </w:tabs>
            <w:rPr>
              <w:ins w:id="52" w:author="admin" w:date="2018-01-26T07:11:00Z"/>
              <w:rFonts w:asciiTheme="minorHAnsi" w:eastAsiaTheme="minorEastAsia" w:hAnsiTheme="minorHAnsi" w:cstheme="minorBidi"/>
              <w:noProof/>
              <w:sz w:val="22"/>
              <w:szCs w:val="22"/>
            </w:rPr>
          </w:pPr>
          <w:ins w:id="53" w:author="admin" w:date="2018-01-26T07:11:00Z">
            <w:r w:rsidRPr="00B674F2">
              <w:rPr>
                <w:rStyle w:val="Collegamentoipertestuale"/>
                <w:noProof/>
              </w:rPr>
              <w:fldChar w:fldCharType="begin"/>
            </w:r>
            <w:r w:rsidRPr="00B674F2">
              <w:rPr>
                <w:rStyle w:val="Collegamentoipertestuale"/>
                <w:noProof/>
              </w:rPr>
              <w:instrText xml:space="preserve"> </w:instrText>
            </w:r>
            <w:r>
              <w:rPr>
                <w:noProof/>
              </w:rPr>
              <w:instrText>HYPERLINK \l "_Toc504714041"</w:instrText>
            </w:r>
            <w:r w:rsidRPr="00B674F2">
              <w:rPr>
                <w:rStyle w:val="Collegamentoipertestuale"/>
                <w:noProof/>
              </w:rPr>
              <w:instrText xml:space="preserve"> </w:instrText>
            </w:r>
            <w:r w:rsidRPr="00B674F2">
              <w:rPr>
                <w:rStyle w:val="Collegamentoipertestuale"/>
                <w:noProof/>
              </w:rPr>
            </w:r>
            <w:r w:rsidRPr="00B674F2">
              <w:rPr>
                <w:rStyle w:val="Collegamentoipertestuale"/>
                <w:noProof/>
              </w:rPr>
              <w:fldChar w:fldCharType="separate"/>
            </w:r>
            <w:r w:rsidRPr="00B674F2">
              <w:rPr>
                <w:rStyle w:val="Collegamentoipertestuale"/>
                <w:noProof/>
              </w:rPr>
              <w:t>2.1  – Metodologia applicata per l’Analisi del Rischio</w:t>
            </w:r>
            <w:r>
              <w:rPr>
                <w:noProof/>
                <w:webHidden/>
              </w:rPr>
              <w:tab/>
            </w:r>
            <w:r>
              <w:rPr>
                <w:noProof/>
                <w:webHidden/>
              </w:rPr>
              <w:fldChar w:fldCharType="begin"/>
            </w:r>
            <w:r>
              <w:rPr>
                <w:noProof/>
                <w:webHidden/>
              </w:rPr>
              <w:instrText xml:space="preserve"> PAGEREF _Toc504714041 \h </w:instrText>
            </w:r>
            <w:r>
              <w:rPr>
                <w:noProof/>
                <w:webHidden/>
              </w:rPr>
            </w:r>
          </w:ins>
          <w:r>
            <w:rPr>
              <w:noProof/>
              <w:webHidden/>
            </w:rPr>
            <w:fldChar w:fldCharType="separate"/>
          </w:r>
          <w:ins w:id="54" w:author="admin" w:date="2018-01-26T07:11:00Z">
            <w:r>
              <w:rPr>
                <w:noProof/>
                <w:webHidden/>
              </w:rPr>
              <w:t>22</w:t>
            </w:r>
            <w:r>
              <w:rPr>
                <w:noProof/>
                <w:webHidden/>
              </w:rPr>
              <w:fldChar w:fldCharType="end"/>
            </w:r>
            <w:r w:rsidRPr="00B674F2">
              <w:rPr>
                <w:rStyle w:val="Collegamentoipertestuale"/>
                <w:noProof/>
              </w:rPr>
              <w:fldChar w:fldCharType="end"/>
            </w:r>
          </w:ins>
        </w:p>
        <w:p w:rsidR="00147F66" w:rsidRDefault="00147F66">
          <w:pPr>
            <w:pStyle w:val="Sommario1"/>
            <w:tabs>
              <w:tab w:val="right" w:leader="dot" w:pos="9628"/>
            </w:tabs>
            <w:rPr>
              <w:ins w:id="55" w:author="admin" w:date="2018-01-26T07:11:00Z"/>
              <w:rFonts w:asciiTheme="minorHAnsi" w:eastAsiaTheme="minorEastAsia" w:hAnsiTheme="minorHAnsi" w:cstheme="minorBidi"/>
              <w:noProof/>
              <w:sz w:val="22"/>
              <w:szCs w:val="22"/>
            </w:rPr>
          </w:pPr>
          <w:ins w:id="56" w:author="admin" w:date="2018-01-26T07:11:00Z">
            <w:r w:rsidRPr="00B674F2">
              <w:rPr>
                <w:rStyle w:val="Collegamentoipertestuale"/>
                <w:noProof/>
              </w:rPr>
              <w:fldChar w:fldCharType="begin"/>
            </w:r>
            <w:r w:rsidRPr="00B674F2">
              <w:rPr>
                <w:rStyle w:val="Collegamentoipertestuale"/>
                <w:noProof/>
              </w:rPr>
              <w:instrText xml:space="preserve"> </w:instrText>
            </w:r>
            <w:r>
              <w:rPr>
                <w:noProof/>
              </w:rPr>
              <w:instrText>HYPERLINK \l "_Toc504714042"</w:instrText>
            </w:r>
            <w:r w:rsidRPr="00B674F2">
              <w:rPr>
                <w:rStyle w:val="Collegamentoipertestuale"/>
                <w:noProof/>
              </w:rPr>
              <w:instrText xml:space="preserve"> </w:instrText>
            </w:r>
            <w:r w:rsidRPr="00B674F2">
              <w:rPr>
                <w:rStyle w:val="Collegamentoipertestuale"/>
                <w:noProof/>
              </w:rPr>
            </w:r>
            <w:r w:rsidRPr="00B674F2">
              <w:rPr>
                <w:rStyle w:val="Collegamentoipertestuale"/>
                <w:noProof/>
              </w:rPr>
              <w:fldChar w:fldCharType="separate"/>
            </w:r>
            <w:r w:rsidRPr="00B674F2">
              <w:rPr>
                <w:rStyle w:val="Collegamentoipertestuale"/>
                <w:noProof/>
              </w:rPr>
              <w:t>2.1.1  –Analisi del contesto e valutazione degli asset</w:t>
            </w:r>
            <w:r>
              <w:rPr>
                <w:noProof/>
                <w:webHidden/>
              </w:rPr>
              <w:tab/>
            </w:r>
            <w:r>
              <w:rPr>
                <w:noProof/>
                <w:webHidden/>
              </w:rPr>
              <w:fldChar w:fldCharType="begin"/>
            </w:r>
            <w:r>
              <w:rPr>
                <w:noProof/>
                <w:webHidden/>
              </w:rPr>
              <w:instrText xml:space="preserve"> PAGEREF _Toc504714042 \h </w:instrText>
            </w:r>
            <w:r>
              <w:rPr>
                <w:noProof/>
                <w:webHidden/>
              </w:rPr>
            </w:r>
          </w:ins>
          <w:r>
            <w:rPr>
              <w:noProof/>
              <w:webHidden/>
            </w:rPr>
            <w:fldChar w:fldCharType="separate"/>
          </w:r>
          <w:ins w:id="57" w:author="admin" w:date="2018-01-26T07:11:00Z">
            <w:r>
              <w:rPr>
                <w:noProof/>
                <w:webHidden/>
              </w:rPr>
              <w:t>22</w:t>
            </w:r>
            <w:r>
              <w:rPr>
                <w:noProof/>
                <w:webHidden/>
              </w:rPr>
              <w:fldChar w:fldCharType="end"/>
            </w:r>
            <w:r w:rsidRPr="00B674F2">
              <w:rPr>
                <w:rStyle w:val="Collegamentoipertestuale"/>
                <w:noProof/>
              </w:rPr>
              <w:fldChar w:fldCharType="end"/>
            </w:r>
          </w:ins>
        </w:p>
        <w:p w:rsidR="00147F66" w:rsidRDefault="00147F66">
          <w:pPr>
            <w:pStyle w:val="Sommario1"/>
            <w:tabs>
              <w:tab w:val="right" w:leader="dot" w:pos="9628"/>
            </w:tabs>
            <w:rPr>
              <w:ins w:id="58" w:author="admin" w:date="2018-01-26T07:11:00Z"/>
              <w:rFonts w:asciiTheme="minorHAnsi" w:eastAsiaTheme="minorEastAsia" w:hAnsiTheme="minorHAnsi" w:cstheme="minorBidi"/>
              <w:noProof/>
              <w:sz w:val="22"/>
              <w:szCs w:val="22"/>
            </w:rPr>
          </w:pPr>
          <w:ins w:id="59" w:author="admin" w:date="2018-01-26T07:11:00Z">
            <w:r w:rsidRPr="00B674F2">
              <w:rPr>
                <w:rStyle w:val="Collegamentoipertestuale"/>
                <w:noProof/>
              </w:rPr>
              <w:fldChar w:fldCharType="begin"/>
            </w:r>
            <w:r w:rsidRPr="00B674F2">
              <w:rPr>
                <w:rStyle w:val="Collegamentoipertestuale"/>
                <w:noProof/>
              </w:rPr>
              <w:instrText xml:space="preserve"> </w:instrText>
            </w:r>
            <w:r>
              <w:rPr>
                <w:noProof/>
              </w:rPr>
              <w:instrText>HYPERLINK \l "_Toc504714043"</w:instrText>
            </w:r>
            <w:r w:rsidRPr="00B674F2">
              <w:rPr>
                <w:rStyle w:val="Collegamentoipertestuale"/>
                <w:noProof/>
              </w:rPr>
              <w:instrText xml:space="preserve"> </w:instrText>
            </w:r>
            <w:r w:rsidRPr="00B674F2">
              <w:rPr>
                <w:rStyle w:val="Collegamentoipertestuale"/>
                <w:noProof/>
              </w:rPr>
            </w:r>
            <w:r w:rsidRPr="00B674F2">
              <w:rPr>
                <w:rStyle w:val="Collegamentoipertestuale"/>
                <w:noProof/>
              </w:rPr>
              <w:fldChar w:fldCharType="separate"/>
            </w:r>
            <w:r w:rsidRPr="00B674F2">
              <w:rPr>
                <w:rStyle w:val="Collegamentoipertestuale"/>
                <w:noProof/>
              </w:rPr>
              <w:t>2.1.2  –Identificazione della minaccia e degli attacanti</w:t>
            </w:r>
            <w:r>
              <w:rPr>
                <w:noProof/>
                <w:webHidden/>
              </w:rPr>
              <w:tab/>
            </w:r>
            <w:r>
              <w:rPr>
                <w:noProof/>
                <w:webHidden/>
              </w:rPr>
              <w:fldChar w:fldCharType="begin"/>
            </w:r>
            <w:r>
              <w:rPr>
                <w:noProof/>
                <w:webHidden/>
              </w:rPr>
              <w:instrText xml:space="preserve"> PAGEREF _Toc504714043 \h </w:instrText>
            </w:r>
            <w:r>
              <w:rPr>
                <w:noProof/>
                <w:webHidden/>
              </w:rPr>
            </w:r>
          </w:ins>
          <w:r>
            <w:rPr>
              <w:noProof/>
              <w:webHidden/>
            </w:rPr>
            <w:fldChar w:fldCharType="separate"/>
          </w:r>
          <w:ins w:id="60" w:author="admin" w:date="2018-01-26T07:11:00Z">
            <w:r>
              <w:rPr>
                <w:noProof/>
                <w:webHidden/>
              </w:rPr>
              <w:t>24</w:t>
            </w:r>
            <w:r>
              <w:rPr>
                <w:noProof/>
                <w:webHidden/>
              </w:rPr>
              <w:fldChar w:fldCharType="end"/>
            </w:r>
            <w:r w:rsidRPr="00B674F2">
              <w:rPr>
                <w:rStyle w:val="Collegamentoipertestuale"/>
                <w:noProof/>
              </w:rPr>
              <w:fldChar w:fldCharType="end"/>
            </w:r>
          </w:ins>
        </w:p>
        <w:p w:rsidR="00147F66" w:rsidRDefault="00147F66">
          <w:pPr>
            <w:pStyle w:val="Sommario1"/>
            <w:tabs>
              <w:tab w:val="right" w:leader="dot" w:pos="9628"/>
            </w:tabs>
            <w:rPr>
              <w:ins w:id="61" w:author="admin" w:date="2018-01-26T07:11:00Z"/>
              <w:rFonts w:asciiTheme="minorHAnsi" w:eastAsiaTheme="minorEastAsia" w:hAnsiTheme="minorHAnsi" w:cstheme="minorBidi"/>
              <w:noProof/>
              <w:sz w:val="22"/>
              <w:szCs w:val="22"/>
            </w:rPr>
          </w:pPr>
          <w:ins w:id="62" w:author="admin" w:date="2018-01-26T07:11:00Z">
            <w:r w:rsidRPr="00B674F2">
              <w:rPr>
                <w:rStyle w:val="Collegamentoipertestuale"/>
                <w:noProof/>
              </w:rPr>
              <w:fldChar w:fldCharType="begin"/>
            </w:r>
            <w:r w:rsidRPr="00B674F2">
              <w:rPr>
                <w:rStyle w:val="Collegamentoipertestuale"/>
                <w:noProof/>
              </w:rPr>
              <w:instrText xml:space="preserve"> </w:instrText>
            </w:r>
            <w:r>
              <w:rPr>
                <w:noProof/>
              </w:rPr>
              <w:instrText>HYPERLINK \l "_Toc504714044"</w:instrText>
            </w:r>
            <w:r w:rsidRPr="00B674F2">
              <w:rPr>
                <w:rStyle w:val="Collegamentoipertestuale"/>
                <w:noProof/>
              </w:rPr>
              <w:instrText xml:space="preserve"> </w:instrText>
            </w:r>
            <w:r w:rsidRPr="00B674F2">
              <w:rPr>
                <w:rStyle w:val="Collegamentoipertestuale"/>
                <w:noProof/>
              </w:rPr>
            </w:r>
            <w:r w:rsidRPr="00B674F2">
              <w:rPr>
                <w:rStyle w:val="Collegamentoipertestuale"/>
                <w:noProof/>
              </w:rPr>
              <w:fldChar w:fldCharType="separate"/>
            </w:r>
            <w:r w:rsidRPr="00B674F2">
              <w:rPr>
                <w:rStyle w:val="Collegamentoipertestuale"/>
                <w:noProof/>
              </w:rPr>
              <w:t>2.1.3  – Identificazione delle vulnerabilità</w:t>
            </w:r>
            <w:r>
              <w:rPr>
                <w:noProof/>
                <w:webHidden/>
              </w:rPr>
              <w:tab/>
            </w:r>
            <w:r>
              <w:rPr>
                <w:noProof/>
                <w:webHidden/>
              </w:rPr>
              <w:fldChar w:fldCharType="begin"/>
            </w:r>
            <w:r>
              <w:rPr>
                <w:noProof/>
                <w:webHidden/>
              </w:rPr>
              <w:instrText xml:space="preserve"> PAGEREF _Toc504714044 \h </w:instrText>
            </w:r>
            <w:r>
              <w:rPr>
                <w:noProof/>
                <w:webHidden/>
              </w:rPr>
            </w:r>
          </w:ins>
          <w:r>
            <w:rPr>
              <w:noProof/>
              <w:webHidden/>
            </w:rPr>
            <w:fldChar w:fldCharType="separate"/>
          </w:r>
          <w:ins w:id="63" w:author="admin" w:date="2018-01-26T07:11:00Z">
            <w:r>
              <w:rPr>
                <w:noProof/>
                <w:webHidden/>
              </w:rPr>
              <w:t>25</w:t>
            </w:r>
            <w:r>
              <w:rPr>
                <w:noProof/>
                <w:webHidden/>
              </w:rPr>
              <w:fldChar w:fldCharType="end"/>
            </w:r>
            <w:r w:rsidRPr="00B674F2">
              <w:rPr>
                <w:rStyle w:val="Collegamentoipertestuale"/>
                <w:noProof/>
              </w:rPr>
              <w:fldChar w:fldCharType="end"/>
            </w:r>
          </w:ins>
        </w:p>
        <w:p w:rsidR="00147F66" w:rsidRDefault="00147F66">
          <w:pPr>
            <w:pStyle w:val="Sommario1"/>
            <w:tabs>
              <w:tab w:val="right" w:leader="dot" w:pos="9628"/>
            </w:tabs>
            <w:rPr>
              <w:ins w:id="64" w:author="admin" w:date="2018-01-26T07:11:00Z"/>
              <w:rFonts w:asciiTheme="minorHAnsi" w:eastAsiaTheme="minorEastAsia" w:hAnsiTheme="minorHAnsi" w:cstheme="minorBidi"/>
              <w:noProof/>
              <w:sz w:val="22"/>
              <w:szCs w:val="22"/>
            </w:rPr>
          </w:pPr>
          <w:ins w:id="65" w:author="admin" w:date="2018-01-26T07:11:00Z">
            <w:r w:rsidRPr="00B674F2">
              <w:rPr>
                <w:rStyle w:val="Collegamentoipertestuale"/>
                <w:noProof/>
              </w:rPr>
              <w:fldChar w:fldCharType="begin"/>
            </w:r>
            <w:r w:rsidRPr="00B674F2">
              <w:rPr>
                <w:rStyle w:val="Collegamentoipertestuale"/>
                <w:noProof/>
              </w:rPr>
              <w:instrText xml:space="preserve"> </w:instrText>
            </w:r>
            <w:r>
              <w:rPr>
                <w:noProof/>
              </w:rPr>
              <w:instrText>HYPERLINK \l "_Toc504714045"</w:instrText>
            </w:r>
            <w:r w:rsidRPr="00B674F2">
              <w:rPr>
                <w:rStyle w:val="Collegamentoipertestuale"/>
                <w:noProof/>
              </w:rPr>
              <w:instrText xml:space="preserve"> </w:instrText>
            </w:r>
            <w:r w:rsidRPr="00B674F2">
              <w:rPr>
                <w:rStyle w:val="Collegamentoipertestuale"/>
                <w:noProof/>
              </w:rPr>
            </w:r>
            <w:r w:rsidRPr="00B674F2">
              <w:rPr>
                <w:rStyle w:val="Collegamentoipertestuale"/>
                <w:noProof/>
              </w:rPr>
              <w:fldChar w:fldCharType="separate"/>
            </w:r>
            <w:r w:rsidRPr="00B674F2">
              <w:rPr>
                <w:rStyle w:val="Collegamentoipertestuale"/>
                <w:noProof/>
              </w:rPr>
              <w:t>2.1.5  – Analisi dell’impatto</w:t>
            </w:r>
            <w:r>
              <w:rPr>
                <w:noProof/>
                <w:webHidden/>
              </w:rPr>
              <w:tab/>
            </w:r>
            <w:r>
              <w:rPr>
                <w:noProof/>
                <w:webHidden/>
              </w:rPr>
              <w:fldChar w:fldCharType="begin"/>
            </w:r>
            <w:r>
              <w:rPr>
                <w:noProof/>
                <w:webHidden/>
              </w:rPr>
              <w:instrText xml:space="preserve"> PAGEREF _Toc504714045 \h </w:instrText>
            </w:r>
            <w:r>
              <w:rPr>
                <w:noProof/>
                <w:webHidden/>
              </w:rPr>
            </w:r>
          </w:ins>
          <w:r>
            <w:rPr>
              <w:noProof/>
              <w:webHidden/>
            </w:rPr>
            <w:fldChar w:fldCharType="separate"/>
          </w:r>
          <w:ins w:id="66" w:author="admin" w:date="2018-01-26T07:11:00Z">
            <w:r>
              <w:rPr>
                <w:noProof/>
                <w:webHidden/>
              </w:rPr>
              <w:t>28</w:t>
            </w:r>
            <w:r>
              <w:rPr>
                <w:noProof/>
                <w:webHidden/>
              </w:rPr>
              <w:fldChar w:fldCharType="end"/>
            </w:r>
            <w:r w:rsidRPr="00B674F2">
              <w:rPr>
                <w:rStyle w:val="Collegamentoipertestuale"/>
                <w:noProof/>
              </w:rPr>
              <w:fldChar w:fldCharType="end"/>
            </w:r>
          </w:ins>
        </w:p>
        <w:p w:rsidR="00147F66" w:rsidRDefault="00147F66">
          <w:pPr>
            <w:pStyle w:val="Sommario1"/>
            <w:tabs>
              <w:tab w:val="right" w:leader="dot" w:pos="9628"/>
            </w:tabs>
            <w:rPr>
              <w:ins w:id="67" w:author="admin" w:date="2018-01-26T07:11:00Z"/>
              <w:rFonts w:asciiTheme="minorHAnsi" w:eastAsiaTheme="minorEastAsia" w:hAnsiTheme="minorHAnsi" w:cstheme="minorBidi"/>
              <w:noProof/>
              <w:sz w:val="22"/>
              <w:szCs w:val="22"/>
            </w:rPr>
          </w:pPr>
          <w:ins w:id="68" w:author="admin" w:date="2018-01-26T07:11:00Z">
            <w:r w:rsidRPr="00B674F2">
              <w:rPr>
                <w:rStyle w:val="Collegamentoipertestuale"/>
                <w:noProof/>
              </w:rPr>
              <w:fldChar w:fldCharType="begin"/>
            </w:r>
            <w:r w:rsidRPr="00B674F2">
              <w:rPr>
                <w:rStyle w:val="Collegamentoipertestuale"/>
                <w:noProof/>
              </w:rPr>
              <w:instrText xml:space="preserve"> </w:instrText>
            </w:r>
            <w:r>
              <w:rPr>
                <w:noProof/>
              </w:rPr>
              <w:instrText>HYPERLINK \l "_Toc504714046"</w:instrText>
            </w:r>
            <w:r w:rsidRPr="00B674F2">
              <w:rPr>
                <w:rStyle w:val="Collegamentoipertestuale"/>
                <w:noProof/>
              </w:rPr>
              <w:instrText xml:space="preserve"> </w:instrText>
            </w:r>
            <w:r w:rsidRPr="00B674F2">
              <w:rPr>
                <w:rStyle w:val="Collegamentoipertestuale"/>
                <w:noProof/>
              </w:rPr>
            </w:r>
            <w:r w:rsidRPr="00B674F2">
              <w:rPr>
                <w:rStyle w:val="Collegamentoipertestuale"/>
                <w:noProof/>
              </w:rPr>
              <w:fldChar w:fldCharType="separate"/>
            </w:r>
            <w:r w:rsidRPr="00B674F2">
              <w:rPr>
                <w:rStyle w:val="Collegamentoipertestuale"/>
                <w:noProof/>
              </w:rPr>
              <w:t>2.1.6  – Determinazione del rischio</w:t>
            </w:r>
            <w:r>
              <w:rPr>
                <w:noProof/>
                <w:webHidden/>
              </w:rPr>
              <w:tab/>
            </w:r>
            <w:r>
              <w:rPr>
                <w:noProof/>
                <w:webHidden/>
              </w:rPr>
              <w:fldChar w:fldCharType="begin"/>
            </w:r>
            <w:r>
              <w:rPr>
                <w:noProof/>
                <w:webHidden/>
              </w:rPr>
              <w:instrText xml:space="preserve"> PAGEREF _Toc504714046 \h </w:instrText>
            </w:r>
            <w:r>
              <w:rPr>
                <w:noProof/>
                <w:webHidden/>
              </w:rPr>
            </w:r>
          </w:ins>
          <w:r>
            <w:rPr>
              <w:noProof/>
              <w:webHidden/>
            </w:rPr>
            <w:fldChar w:fldCharType="separate"/>
          </w:r>
          <w:ins w:id="69" w:author="admin" w:date="2018-01-26T07:11:00Z">
            <w:r>
              <w:rPr>
                <w:noProof/>
                <w:webHidden/>
              </w:rPr>
              <w:t>29</w:t>
            </w:r>
            <w:r>
              <w:rPr>
                <w:noProof/>
                <w:webHidden/>
              </w:rPr>
              <w:fldChar w:fldCharType="end"/>
            </w:r>
            <w:r w:rsidRPr="00B674F2">
              <w:rPr>
                <w:rStyle w:val="Collegamentoipertestuale"/>
                <w:noProof/>
              </w:rPr>
              <w:fldChar w:fldCharType="end"/>
            </w:r>
          </w:ins>
        </w:p>
        <w:p w:rsidR="00147F66" w:rsidRDefault="00147F66">
          <w:pPr>
            <w:pStyle w:val="Sommario1"/>
            <w:tabs>
              <w:tab w:val="right" w:leader="dot" w:pos="9628"/>
            </w:tabs>
            <w:rPr>
              <w:ins w:id="70" w:author="admin" w:date="2018-01-26T07:11:00Z"/>
              <w:rFonts w:asciiTheme="minorHAnsi" w:eastAsiaTheme="minorEastAsia" w:hAnsiTheme="minorHAnsi" w:cstheme="minorBidi"/>
              <w:noProof/>
              <w:sz w:val="22"/>
              <w:szCs w:val="22"/>
            </w:rPr>
          </w:pPr>
          <w:ins w:id="71" w:author="admin" w:date="2018-01-26T07:11:00Z">
            <w:r w:rsidRPr="00B674F2">
              <w:rPr>
                <w:rStyle w:val="Collegamentoipertestuale"/>
                <w:noProof/>
              </w:rPr>
              <w:fldChar w:fldCharType="begin"/>
            </w:r>
            <w:r w:rsidRPr="00B674F2">
              <w:rPr>
                <w:rStyle w:val="Collegamentoipertestuale"/>
                <w:noProof/>
              </w:rPr>
              <w:instrText xml:space="preserve"> </w:instrText>
            </w:r>
            <w:r>
              <w:rPr>
                <w:noProof/>
              </w:rPr>
              <w:instrText>HYPERLINK \l "_Toc504714047"</w:instrText>
            </w:r>
            <w:r w:rsidRPr="00B674F2">
              <w:rPr>
                <w:rStyle w:val="Collegamentoipertestuale"/>
                <w:noProof/>
              </w:rPr>
              <w:instrText xml:space="preserve"> </w:instrText>
            </w:r>
            <w:r w:rsidRPr="00B674F2">
              <w:rPr>
                <w:rStyle w:val="Collegamentoipertestuale"/>
                <w:noProof/>
              </w:rPr>
            </w:r>
            <w:r w:rsidRPr="00B674F2">
              <w:rPr>
                <w:rStyle w:val="Collegamentoipertestuale"/>
                <w:noProof/>
              </w:rPr>
              <w:fldChar w:fldCharType="separate"/>
            </w:r>
            <w:r w:rsidRPr="00B674F2">
              <w:rPr>
                <w:rStyle w:val="Collegamentoipertestuale"/>
                <w:noProof/>
              </w:rPr>
              <w:t>3  – Accesso del Personale</w:t>
            </w:r>
            <w:r>
              <w:rPr>
                <w:noProof/>
                <w:webHidden/>
              </w:rPr>
              <w:tab/>
            </w:r>
            <w:r>
              <w:rPr>
                <w:noProof/>
                <w:webHidden/>
              </w:rPr>
              <w:fldChar w:fldCharType="begin"/>
            </w:r>
            <w:r>
              <w:rPr>
                <w:noProof/>
                <w:webHidden/>
              </w:rPr>
              <w:instrText xml:space="preserve"> PAGEREF _Toc504714047 \h </w:instrText>
            </w:r>
            <w:r>
              <w:rPr>
                <w:noProof/>
                <w:webHidden/>
              </w:rPr>
            </w:r>
          </w:ins>
          <w:r>
            <w:rPr>
              <w:noProof/>
              <w:webHidden/>
            </w:rPr>
            <w:fldChar w:fldCharType="separate"/>
          </w:r>
          <w:ins w:id="72" w:author="admin" w:date="2018-01-26T07:11:00Z">
            <w:r>
              <w:rPr>
                <w:noProof/>
                <w:webHidden/>
              </w:rPr>
              <w:t>31</w:t>
            </w:r>
            <w:r>
              <w:rPr>
                <w:noProof/>
                <w:webHidden/>
              </w:rPr>
              <w:fldChar w:fldCharType="end"/>
            </w:r>
            <w:r w:rsidRPr="00B674F2">
              <w:rPr>
                <w:rStyle w:val="Collegamentoipertestuale"/>
                <w:noProof/>
              </w:rPr>
              <w:fldChar w:fldCharType="end"/>
            </w:r>
          </w:ins>
        </w:p>
        <w:p w:rsidR="00147F66" w:rsidRDefault="00147F66">
          <w:pPr>
            <w:pStyle w:val="Sommario1"/>
            <w:tabs>
              <w:tab w:val="right" w:leader="dot" w:pos="9628"/>
            </w:tabs>
            <w:rPr>
              <w:ins w:id="73" w:author="admin" w:date="2018-01-26T07:11:00Z"/>
              <w:rFonts w:asciiTheme="minorHAnsi" w:eastAsiaTheme="minorEastAsia" w:hAnsiTheme="minorHAnsi" w:cstheme="minorBidi"/>
              <w:noProof/>
              <w:sz w:val="22"/>
              <w:szCs w:val="22"/>
            </w:rPr>
          </w:pPr>
          <w:ins w:id="74" w:author="admin" w:date="2018-01-26T07:11:00Z">
            <w:r w:rsidRPr="00B674F2">
              <w:rPr>
                <w:rStyle w:val="Collegamentoipertestuale"/>
                <w:noProof/>
              </w:rPr>
              <w:fldChar w:fldCharType="begin"/>
            </w:r>
            <w:r w:rsidRPr="00B674F2">
              <w:rPr>
                <w:rStyle w:val="Collegamentoipertestuale"/>
                <w:noProof/>
              </w:rPr>
              <w:instrText xml:space="preserve"> </w:instrText>
            </w:r>
            <w:r>
              <w:rPr>
                <w:noProof/>
              </w:rPr>
              <w:instrText>HYPERLINK \l "_Toc504714048"</w:instrText>
            </w:r>
            <w:r w:rsidRPr="00B674F2">
              <w:rPr>
                <w:rStyle w:val="Collegamentoipertestuale"/>
                <w:noProof/>
              </w:rPr>
              <w:instrText xml:space="preserve"> </w:instrText>
            </w:r>
            <w:r w:rsidRPr="00B674F2">
              <w:rPr>
                <w:rStyle w:val="Collegamentoipertestuale"/>
                <w:noProof/>
              </w:rPr>
            </w:r>
            <w:r w:rsidRPr="00B674F2">
              <w:rPr>
                <w:rStyle w:val="Collegamentoipertestuale"/>
                <w:noProof/>
              </w:rPr>
              <w:fldChar w:fldCharType="separate"/>
            </w:r>
            <w:r w:rsidRPr="00B674F2">
              <w:rPr>
                <w:rStyle w:val="Collegamentoipertestuale"/>
                <w:noProof/>
              </w:rPr>
              <w:t>3.1  – Tracciabilità degli accessi e delle modifiche dei dati</w:t>
            </w:r>
            <w:r>
              <w:rPr>
                <w:noProof/>
                <w:webHidden/>
              </w:rPr>
              <w:tab/>
            </w:r>
            <w:r>
              <w:rPr>
                <w:noProof/>
                <w:webHidden/>
              </w:rPr>
              <w:fldChar w:fldCharType="begin"/>
            </w:r>
            <w:r>
              <w:rPr>
                <w:noProof/>
                <w:webHidden/>
              </w:rPr>
              <w:instrText xml:space="preserve"> PAGEREF _Toc504714048 \h </w:instrText>
            </w:r>
            <w:r>
              <w:rPr>
                <w:noProof/>
                <w:webHidden/>
              </w:rPr>
            </w:r>
          </w:ins>
          <w:r>
            <w:rPr>
              <w:noProof/>
              <w:webHidden/>
            </w:rPr>
            <w:fldChar w:fldCharType="separate"/>
          </w:r>
          <w:ins w:id="75" w:author="admin" w:date="2018-01-26T07:11:00Z">
            <w:r>
              <w:rPr>
                <w:noProof/>
                <w:webHidden/>
              </w:rPr>
              <w:t>33</w:t>
            </w:r>
            <w:r>
              <w:rPr>
                <w:noProof/>
                <w:webHidden/>
              </w:rPr>
              <w:fldChar w:fldCharType="end"/>
            </w:r>
            <w:r w:rsidRPr="00B674F2">
              <w:rPr>
                <w:rStyle w:val="Collegamentoipertestuale"/>
                <w:noProof/>
              </w:rPr>
              <w:fldChar w:fldCharType="end"/>
            </w:r>
          </w:ins>
        </w:p>
        <w:p w:rsidR="00147F66" w:rsidRDefault="00147F66">
          <w:pPr>
            <w:pStyle w:val="Sommario1"/>
            <w:tabs>
              <w:tab w:val="right" w:leader="dot" w:pos="9628"/>
            </w:tabs>
            <w:rPr>
              <w:ins w:id="76" w:author="admin" w:date="2018-01-26T07:11:00Z"/>
              <w:rFonts w:asciiTheme="minorHAnsi" w:eastAsiaTheme="minorEastAsia" w:hAnsiTheme="minorHAnsi" w:cstheme="minorBidi"/>
              <w:noProof/>
              <w:sz w:val="22"/>
              <w:szCs w:val="22"/>
            </w:rPr>
          </w:pPr>
          <w:ins w:id="77" w:author="admin" w:date="2018-01-26T07:11:00Z">
            <w:r w:rsidRPr="00B674F2">
              <w:rPr>
                <w:rStyle w:val="Collegamentoipertestuale"/>
                <w:noProof/>
              </w:rPr>
              <w:fldChar w:fldCharType="begin"/>
            </w:r>
            <w:r w:rsidRPr="00B674F2">
              <w:rPr>
                <w:rStyle w:val="Collegamentoipertestuale"/>
                <w:noProof/>
              </w:rPr>
              <w:instrText xml:space="preserve"> </w:instrText>
            </w:r>
            <w:r>
              <w:rPr>
                <w:noProof/>
              </w:rPr>
              <w:instrText>HYPERLINK \l "_Toc504714049"</w:instrText>
            </w:r>
            <w:r w:rsidRPr="00B674F2">
              <w:rPr>
                <w:rStyle w:val="Collegamentoipertestuale"/>
                <w:noProof/>
              </w:rPr>
              <w:instrText xml:space="preserve"> </w:instrText>
            </w:r>
            <w:r w:rsidRPr="00B674F2">
              <w:rPr>
                <w:rStyle w:val="Collegamentoipertestuale"/>
                <w:noProof/>
              </w:rPr>
            </w:r>
            <w:r w:rsidRPr="00B674F2">
              <w:rPr>
                <w:rStyle w:val="Collegamentoipertestuale"/>
                <w:noProof/>
              </w:rPr>
              <w:fldChar w:fldCharType="separate"/>
            </w:r>
            <w:r w:rsidRPr="00B674F2">
              <w:rPr>
                <w:rStyle w:val="Collegamentoipertestuale"/>
                <w:noProof/>
              </w:rPr>
              <w:t>3.3  – Regole di condotta per l'utilizzo delle password</w:t>
            </w:r>
            <w:r>
              <w:rPr>
                <w:noProof/>
                <w:webHidden/>
              </w:rPr>
              <w:tab/>
            </w:r>
            <w:r>
              <w:rPr>
                <w:noProof/>
                <w:webHidden/>
              </w:rPr>
              <w:fldChar w:fldCharType="begin"/>
            </w:r>
            <w:r>
              <w:rPr>
                <w:noProof/>
                <w:webHidden/>
              </w:rPr>
              <w:instrText xml:space="preserve"> PAGEREF _Toc504714049 \h </w:instrText>
            </w:r>
            <w:r>
              <w:rPr>
                <w:noProof/>
                <w:webHidden/>
              </w:rPr>
            </w:r>
          </w:ins>
          <w:r>
            <w:rPr>
              <w:noProof/>
              <w:webHidden/>
            </w:rPr>
            <w:fldChar w:fldCharType="separate"/>
          </w:r>
          <w:ins w:id="78" w:author="admin" w:date="2018-01-26T07:11:00Z">
            <w:r>
              <w:rPr>
                <w:noProof/>
                <w:webHidden/>
              </w:rPr>
              <w:t>34</w:t>
            </w:r>
            <w:r>
              <w:rPr>
                <w:noProof/>
                <w:webHidden/>
              </w:rPr>
              <w:fldChar w:fldCharType="end"/>
            </w:r>
            <w:r w:rsidRPr="00B674F2">
              <w:rPr>
                <w:rStyle w:val="Collegamentoipertestuale"/>
                <w:noProof/>
              </w:rPr>
              <w:fldChar w:fldCharType="end"/>
            </w:r>
          </w:ins>
        </w:p>
        <w:p w:rsidR="00147F66" w:rsidRDefault="00147F66">
          <w:pPr>
            <w:pStyle w:val="Sommario1"/>
            <w:tabs>
              <w:tab w:val="right" w:leader="dot" w:pos="9628"/>
            </w:tabs>
            <w:rPr>
              <w:ins w:id="79" w:author="admin" w:date="2018-01-26T07:11:00Z"/>
              <w:rFonts w:asciiTheme="minorHAnsi" w:eastAsiaTheme="minorEastAsia" w:hAnsiTheme="minorHAnsi" w:cstheme="minorBidi"/>
              <w:noProof/>
              <w:sz w:val="22"/>
              <w:szCs w:val="22"/>
            </w:rPr>
          </w:pPr>
          <w:ins w:id="80" w:author="admin" w:date="2018-01-26T07:11:00Z">
            <w:r w:rsidRPr="00B674F2">
              <w:rPr>
                <w:rStyle w:val="Collegamentoipertestuale"/>
                <w:noProof/>
              </w:rPr>
              <w:fldChar w:fldCharType="begin"/>
            </w:r>
            <w:r w:rsidRPr="00B674F2">
              <w:rPr>
                <w:rStyle w:val="Collegamentoipertestuale"/>
                <w:noProof/>
              </w:rPr>
              <w:instrText xml:space="preserve"> </w:instrText>
            </w:r>
            <w:r>
              <w:rPr>
                <w:noProof/>
              </w:rPr>
              <w:instrText>HYPERLINK \l "_Toc504714050"</w:instrText>
            </w:r>
            <w:r w:rsidRPr="00B674F2">
              <w:rPr>
                <w:rStyle w:val="Collegamentoipertestuale"/>
                <w:noProof/>
              </w:rPr>
              <w:instrText xml:space="preserve"> </w:instrText>
            </w:r>
            <w:r w:rsidRPr="00B674F2">
              <w:rPr>
                <w:rStyle w:val="Collegamentoipertestuale"/>
                <w:noProof/>
              </w:rPr>
            </w:r>
            <w:r w:rsidRPr="00B674F2">
              <w:rPr>
                <w:rStyle w:val="Collegamentoipertestuale"/>
                <w:noProof/>
              </w:rPr>
              <w:fldChar w:fldCharType="separate"/>
            </w:r>
            <w:r w:rsidRPr="00B674F2">
              <w:rPr>
                <w:rStyle w:val="Collegamentoipertestuale"/>
                <w:noProof/>
              </w:rPr>
              <w:t>4  – Change Management</w:t>
            </w:r>
            <w:r>
              <w:rPr>
                <w:noProof/>
                <w:webHidden/>
              </w:rPr>
              <w:tab/>
            </w:r>
            <w:r>
              <w:rPr>
                <w:noProof/>
                <w:webHidden/>
              </w:rPr>
              <w:fldChar w:fldCharType="begin"/>
            </w:r>
            <w:r>
              <w:rPr>
                <w:noProof/>
                <w:webHidden/>
              </w:rPr>
              <w:instrText xml:space="preserve"> PAGEREF _Toc504714050 \h </w:instrText>
            </w:r>
            <w:r>
              <w:rPr>
                <w:noProof/>
                <w:webHidden/>
              </w:rPr>
            </w:r>
          </w:ins>
          <w:r>
            <w:rPr>
              <w:noProof/>
              <w:webHidden/>
            </w:rPr>
            <w:fldChar w:fldCharType="separate"/>
          </w:r>
          <w:ins w:id="81" w:author="admin" w:date="2018-01-26T07:11:00Z">
            <w:r>
              <w:rPr>
                <w:noProof/>
                <w:webHidden/>
              </w:rPr>
              <w:t>36</w:t>
            </w:r>
            <w:r>
              <w:rPr>
                <w:noProof/>
                <w:webHidden/>
              </w:rPr>
              <w:fldChar w:fldCharType="end"/>
            </w:r>
            <w:r w:rsidRPr="00B674F2">
              <w:rPr>
                <w:rStyle w:val="Collegamentoipertestuale"/>
                <w:noProof/>
              </w:rPr>
              <w:fldChar w:fldCharType="end"/>
            </w:r>
          </w:ins>
        </w:p>
        <w:p w:rsidR="00147F66" w:rsidRDefault="00147F66">
          <w:pPr>
            <w:pStyle w:val="Sommario1"/>
            <w:tabs>
              <w:tab w:val="right" w:leader="dot" w:pos="9628"/>
            </w:tabs>
            <w:rPr>
              <w:ins w:id="82" w:author="admin" w:date="2018-01-26T07:11:00Z"/>
              <w:rFonts w:asciiTheme="minorHAnsi" w:eastAsiaTheme="minorEastAsia" w:hAnsiTheme="minorHAnsi" w:cstheme="minorBidi"/>
              <w:noProof/>
              <w:sz w:val="22"/>
              <w:szCs w:val="22"/>
            </w:rPr>
          </w:pPr>
          <w:ins w:id="83" w:author="admin" w:date="2018-01-26T07:11:00Z">
            <w:r w:rsidRPr="00B674F2">
              <w:rPr>
                <w:rStyle w:val="Collegamentoipertestuale"/>
                <w:noProof/>
              </w:rPr>
              <w:fldChar w:fldCharType="begin"/>
            </w:r>
            <w:r w:rsidRPr="00B674F2">
              <w:rPr>
                <w:rStyle w:val="Collegamentoipertestuale"/>
                <w:noProof/>
              </w:rPr>
              <w:instrText xml:space="preserve"> </w:instrText>
            </w:r>
            <w:r>
              <w:rPr>
                <w:noProof/>
              </w:rPr>
              <w:instrText>HYPERLINK \l "_Toc504714051"</w:instrText>
            </w:r>
            <w:r w:rsidRPr="00B674F2">
              <w:rPr>
                <w:rStyle w:val="Collegamentoipertestuale"/>
                <w:noProof/>
              </w:rPr>
              <w:instrText xml:space="preserve"> </w:instrText>
            </w:r>
            <w:r w:rsidRPr="00B674F2">
              <w:rPr>
                <w:rStyle w:val="Collegamentoipertestuale"/>
                <w:noProof/>
              </w:rPr>
            </w:r>
            <w:r w:rsidRPr="00B674F2">
              <w:rPr>
                <w:rStyle w:val="Collegamentoipertestuale"/>
                <w:noProof/>
              </w:rPr>
              <w:fldChar w:fldCharType="separate"/>
            </w:r>
            <w:r w:rsidRPr="00B674F2">
              <w:rPr>
                <w:rStyle w:val="Collegamentoipertestuale"/>
                <w:noProof/>
              </w:rPr>
              <w:t>4.1  – Condivisione sorgenti e documentazione</w:t>
            </w:r>
            <w:r>
              <w:rPr>
                <w:noProof/>
                <w:webHidden/>
              </w:rPr>
              <w:tab/>
            </w:r>
            <w:r>
              <w:rPr>
                <w:noProof/>
                <w:webHidden/>
              </w:rPr>
              <w:fldChar w:fldCharType="begin"/>
            </w:r>
            <w:r>
              <w:rPr>
                <w:noProof/>
                <w:webHidden/>
              </w:rPr>
              <w:instrText xml:space="preserve"> PAGEREF _Toc504714051 \h </w:instrText>
            </w:r>
            <w:r>
              <w:rPr>
                <w:noProof/>
                <w:webHidden/>
              </w:rPr>
            </w:r>
          </w:ins>
          <w:r>
            <w:rPr>
              <w:noProof/>
              <w:webHidden/>
            </w:rPr>
            <w:fldChar w:fldCharType="separate"/>
          </w:r>
          <w:ins w:id="84" w:author="admin" w:date="2018-01-26T07:11:00Z">
            <w:r>
              <w:rPr>
                <w:noProof/>
                <w:webHidden/>
              </w:rPr>
              <w:t>36</w:t>
            </w:r>
            <w:r>
              <w:rPr>
                <w:noProof/>
                <w:webHidden/>
              </w:rPr>
              <w:fldChar w:fldCharType="end"/>
            </w:r>
            <w:r w:rsidRPr="00B674F2">
              <w:rPr>
                <w:rStyle w:val="Collegamentoipertestuale"/>
                <w:noProof/>
              </w:rPr>
              <w:fldChar w:fldCharType="end"/>
            </w:r>
          </w:ins>
        </w:p>
        <w:p w:rsidR="00147F66" w:rsidRDefault="00147F66">
          <w:pPr>
            <w:pStyle w:val="Sommario1"/>
            <w:tabs>
              <w:tab w:val="right" w:leader="dot" w:pos="9628"/>
            </w:tabs>
            <w:rPr>
              <w:ins w:id="85" w:author="admin" w:date="2018-01-26T07:11:00Z"/>
              <w:rFonts w:asciiTheme="minorHAnsi" w:eastAsiaTheme="minorEastAsia" w:hAnsiTheme="minorHAnsi" w:cstheme="minorBidi"/>
              <w:noProof/>
              <w:sz w:val="22"/>
              <w:szCs w:val="22"/>
            </w:rPr>
          </w:pPr>
          <w:ins w:id="86" w:author="admin" w:date="2018-01-26T07:11:00Z">
            <w:r w:rsidRPr="00B674F2">
              <w:rPr>
                <w:rStyle w:val="Collegamentoipertestuale"/>
                <w:noProof/>
              </w:rPr>
              <w:fldChar w:fldCharType="begin"/>
            </w:r>
            <w:r w:rsidRPr="00B674F2">
              <w:rPr>
                <w:rStyle w:val="Collegamentoipertestuale"/>
                <w:noProof/>
              </w:rPr>
              <w:instrText xml:space="preserve"> </w:instrText>
            </w:r>
            <w:r>
              <w:rPr>
                <w:noProof/>
              </w:rPr>
              <w:instrText>HYPERLINK \l "_Toc504714052"</w:instrText>
            </w:r>
            <w:r w:rsidRPr="00B674F2">
              <w:rPr>
                <w:rStyle w:val="Collegamentoipertestuale"/>
                <w:noProof/>
              </w:rPr>
              <w:instrText xml:space="preserve"> </w:instrText>
            </w:r>
            <w:r w:rsidRPr="00B674F2">
              <w:rPr>
                <w:rStyle w:val="Collegamentoipertestuale"/>
                <w:noProof/>
              </w:rPr>
            </w:r>
            <w:r w:rsidRPr="00B674F2">
              <w:rPr>
                <w:rStyle w:val="Collegamentoipertestuale"/>
                <w:noProof/>
              </w:rPr>
              <w:fldChar w:fldCharType="separate"/>
            </w:r>
            <w:r w:rsidRPr="00B674F2">
              <w:rPr>
                <w:rStyle w:val="Collegamentoipertestuale"/>
                <w:noProof/>
              </w:rPr>
              <w:t>4.2  – Change &amp; Configuration Management</w:t>
            </w:r>
            <w:r>
              <w:rPr>
                <w:noProof/>
                <w:webHidden/>
              </w:rPr>
              <w:tab/>
            </w:r>
            <w:r>
              <w:rPr>
                <w:noProof/>
                <w:webHidden/>
              </w:rPr>
              <w:fldChar w:fldCharType="begin"/>
            </w:r>
            <w:r>
              <w:rPr>
                <w:noProof/>
                <w:webHidden/>
              </w:rPr>
              <w:instrText xml:space="preserve"> PAGEREF _Toc504714052 \h </w:instrText>
            </w:r>
            <w:r>
              <w:rPr>
                <w:noProof/>
                <w:webHidden/>
              </w:rPr>
            </w:r>
          </w:ins>
          <w:r>
            <w:rPr>
              <w:noProof/>
              <w:webHidden/>
            </w:rPr>
            <w:fldChar w:fldCharType="separate"/>
          </w:r>
          <w:ins w:id="87" w:author="admin" w:date="2018-01-26T07:11:00Z">
            <w:r>
              <w:rPr>
                <w:noProof/>
                <w:webHidden/>
              </w:rPr>
              <w:t>37</w:t>
            </w:r>
            <w:r>
              <w:rPr>
                <w:noProof/>
                <w:webHidden/>
              </w:rPr>
              <w:fldChar w:fldCharType="end"/>
            </w:r>
            <w:r w:rsidRPr="00B674F2">
              <w:rPr>
                <w:rStyle w:val="Collegamentoipertestuale"/>
                <w:noProof/>
              </w:rPr>
              <w:fldChar w:fldCharType="end"/>
            </w:r>
          </w:ins>
        </w:p>
        <w:p w:rsidR="00147F66" w:rsidRDefault="00147F66">
          <w:pPr>
            <w:pStyle w:val="Sommario1"/>
            <w:tabs>
              <w:tab w:val="right" w:leader="dot" w:pos="9628"/>
            </w:tabs>
            <w:rPr>
              <w:ins w:id="88" w:author="admin" w:date="2018-01-26T07:11:00Z"/>
              <w:rFonts w:asciiTheme="minorHAnsi" w:eastAsiaTheme="minorEastAsia" w:hAnsiTheme="minorHAnsi" w:cstheme="minorBidi"/>
              <w:noProof/>
              <w:sz w:val="22"/>
              <w:szCs w:val="22"/>
            </w:rPr>
          </w:pPr>
          <w:ins w:id="89" w:author="admin" w:date="2018-01-26T07:11:00Z">
            <w:r w:rsidRPr="00B674F2">
              <w:rPr>
                <w:rStyle w:val="Collegamentoipertestuale"/>
                <w:noProof/>
              </w:rPr>
              <w:fldChar w:fldCharType="begin"/>
            </w:r>
            <w:r w:rsidRPr="00B674F2">
              <w:rPr>
                <w:rStyle w:val="Collegamentoipertestuale"/>
                <w:noProof/>
              </w:rPr>
              <w:instrText xml:space="preserve"> </w:instrText>
            </w:r>
            <w:r>
              <w:rPr>
                <w:noProof/>
              </w:rPr>
              <w:instrText>HYPERLINK \l "_Toc504714053"</w:instrText>
            </w:r>
            <w:r w:rsidRPr="00B674F2">
              <w:rPr>
                <w:rStyle w:val="Collegamentoipertestuale"/>
                <w:noProof/>
              </w:rPr>
              <w:instrText xml:space="preserve"> </w:instrText>
            </w:r>
            <w:r w:rsidRPr="00B674F2">
              <w:rPr>
                <w:rStyle w:val="Collegamentoipertestuale"/>
                <w:noProof/>
              </w:rPr>
            </w:r>
            <w:r w:rsidRPr="00B674F2">
              <w:rPr>
                <w:rStyle w:val="Collegamentoipertestuale"/>
                <w:noProof/>
              </w:rPr>
              <w:fldChar w:fldCharType="separate"/>
            </w:r>
            <w:r w:rsidRPr="00B674F2">
              <w:rPr>
                <w:rStyle w:val="Collegamentoipertestuale"/>
                <w:noProof/>
              </w:rPr>
              <w:t>4.3  – Metodologia SCRUM</w:t>
            </w:r>
            <w:r>
              <w:rPr>
                <w:noProof/>
                <w:webHidden/>
              </w:rPr>
              <w:tab/>
            </w:r>
            <w:r>
              <w:rPr>
                <w:noProof/>
                <w:webHidden/>
              </w:rPr>
              <w:fldChar w:fldCharType="begin"/>
            </w:r>
            <w:r>
              <w:rPr>
                <w:noProof/>
                <w:webHidden/>
              </w:rPr>
              <w:instrText xml:space="preserve"> PAGEREF _Toc504714053 \h </w:instrText>
            </w:r>
            <w:r>
              <w:rPr>
                <w:noProof/>
                <w:webHidden/>
              </w:rPr>
            </w:r>
          </w:ins>
          <w:r>
            <w:rPr>
              <w:noProof/>
              <w:webHidden/>
            </w:rPr>
            <w:fldChar w:fldCharType="separate"/>
          </w:r>
          <w:ins w:id="90" w:author="admin" w:date="2018-01-26T07:11:00Z">
            <w:r>
              <w:rPr>
                <w:noProof/>
                <w:webHidden/>
              </w:rPr>
              <w:t>41</w:t>
            </w:r>
            <w:r>
              <w:rPr>
                <w:noProof/>
                <w:webHidden/>
              </w:rPr>
              <w:fldChar w:fldCharType="end"/>
            </w:r>
            <w:r w:rsidRPr="00B674F2">
              <w:rPr>
                <w:rStyle w:val="Collegamentoipertestuale"/>
                <w:noProof/>
              </w:rPr>
              <w:fldChar w:fldCharType="end"/>
            </w:r>
          </w:ins>
        </w:p>
        <w:p w:rsidR="00147F66" w:rsidRDefault="00147F66">
          <w:pPr>
            <w:pStyle w:val="Sommario1"/>
            <w:tabs>
              <w:tab w:val="right" w:leader="dot" w:pos="9628"/>
            </w:tabs>
            <w:rPr>
              <w:ins w:id="91" w:author="admin" w:date="2018-01-26T07:11:00Z"/>
              <w:rFonts w:asciiTheme="minorHAnsi" w:eastAsiaTheme="minorEastAsia" w:hAnsiTheme="minorHAnsi" w:cstheme="minorBidi"/>
              <w:noProof/>
              <w:sz w:val="22"/>
              <w:szCs w:val="22"/>
            </w:rPr>
          </w:pPr>
          <w:ins w:id="92" w:author="admin" w:date="2018-01-26T07:11:00Z">
            <w:r w:rsidRPr="00B674F2">
              <w:rPr>
                <w:rStyle w:val="Collegamentoipertestuale"/>
                <w:noProof/>
              </w:rPr>
              <w:fldChar w:fldCharType="begin"/>
            </w:r>
            <w:r w:rsidRPr="00B674F2">
              <w:rPr>
                <w:rStyle w:val="Collegamentoipertestuale"/>
                <w:noProof/>
              </w:rPr>
              <w:instrText xml:space="preserve"> </w:instrText>
            </w:r>
            <w:r>
              <w:rPr>
                <w:noProof/>
              </w:rPr>
              <w:instrText>HYPERLINK \l "_Toc504714054"</w:instrText>
            </w:r>
            <w:r w:rsidRPr="00B674F2">
              <w:rPr>
                <w:rStyle w:val="Collegamentoipertestuale"/>
                <w:noProof/>
              </w:rPr>
              <w:instrText xml:space="preserve"> </w:instrText>
            </w:r>
            <w:r w:rsidRPr="00B674F2">
              <w:rPr>
                <w:rStyle w:val="Collegamentoipertestuale"/>
                <w:noProof/>
              </w:rPr>
            </w:r>
            <w:r w:rsidRPr="00B674F2">
              <w:rPr>
                <w:rStyle w:val="Collegamentoipertestuale"/>
                <w:noProof/>
              </w:rPr>
              <w:fldChar w:fldCharType="separate"/>
            </w:r>
            <w:r w:rsidRPr="00B674F2">
              <w:rPr>
                <w:rStyle w:val="Collegamentoipertestuale"/>
                <w:noProof/>
              </w:rPr>
              <w:t>4.4  – Backup &amp; Restore</w:t>
            </w:r>
            <w:r>
              <w:rPr>
                <w:noProof/>
                <w:webHidden/>
              </w:rPr>
              <w:tab/>
            </w:r>
            <w:r>
              <w:rPr>
                <w:noProof/>
                <w:webHidden/>
              </w:rPr>
              <w:fldChar w:fldCharType="begin"/>
            </w:r>
            <w:r>
              <w:rPr>
                <w:noProof/>
                <w:webHidden/>
              </w:rPr>
              <w:instrText xml:space="preserve"> PAGEREF _Toc504714054 \h </w:instrText>
            </w:r>
            <w:r>
              <w:rPr>
                <w:noProof/>
                <w:webHidden/>
              </w:rPr>
            </w:r>
          </w:ins>
          <w:r>
            <w:rPr>
              <w:noProof/>
              <w:webHidden/>
            </w:rPr>
            <w:fldChar w:fldCharType="separate"/>
          </w:r>
          <w:ins w:id="93" w:author="admin" w:date="2018-01-26T07:11:00Z">
            <w:r>
              <w:rPr>
                <w:noProof/>
                <w:webHidden/>
              </w:rPr>
              <w:t>43</w:t>
            </w:r>
            <w:r>
              <w:rPr>
                <w:noProof/>
                <w:webHidden/>
              </w:rPr>
              <w:fldChar w:fldCharType="end"/>
            </w:r>
            <w:r w:rsidRPr="00B674F2">
              <w:rPr>
                <w:rStyle w:val="Collegamentoipertestuale"/>
                <w:noProof/>
              </w:rPr>
              <w:fldChar w:fldCharType="end"/>
            </w:r>
          </w:ins>
        </w:p>
        <w:p w:rsidR="00147F66" w:rsidRDefault="00147F66">
          <w:pPr>
            <w:pStyle w:val="Sommario1"/>
            <w:tabs>
              <w:tab w:val="right" w:leader="dot" w:pos="9628"/>
            </w:tabs>
            <w:rPr>
              <w:ins w:id="94" w:author="admin" w:date="2018-01-26T07:11:00Z"/>
              <w:rFonts w:asciiTheme="minorHAnsi" w:eastAsiaTheme="minorEastAsia" w:hAnsiTheme="minorHAnsi" w:cstheme="minorBidi"/>
              <w:noProof/>
              <w:sz w:val="22"/>
              <w:szCs w:val="22"/>
            </w:rPr>
          </w:pPr>
          <w:ins w:id="95" w:author="admin" w:date="2018-01-26T07:11:00Z">
            <w:r w:rsidRPr="00B674F2">
              <w:rPr>
                <w:rStyle w:val="Collegamentoipertestuale"/>
                <w:noProof/>
              </w:rPr>
              <w:fldChar w:fldCharType="begin"/>
            </w:r>
            <w:r w:rsidRPr="00B674F2">
              <w:rPr>
                <w:rStyle w:val="Collegamentoipertestuale"/>
                <w:noProof/>
              </w:rPr>
              <w:instrText xml:space="preserve"> </w:instrText>
            </w:r>
            <w:r>
              <w:rPr>
                <w:noProof/>
              </w:rPr>
              <w:instrText>HYPERLINK \l "_Toc504714055"</w:instrText>
            </w:r>
            <w:r w:rsidRPr="00B674F2">
              <w:rPr>
                <w:rStyle w:val="Collegamentoipertestuale"/>
                <w:noProof/>
              </w:rPr>
              <w:instrText xml:space="preserve"> </w:instrText>
            </w:r>
            <w:r w:rsidRPr="00B674F2">
              <w:rPr>
                <w:rStyle w:val="Collegamentoipertestuale"/>
                <w:noProof/>
              </w:rPr>
            </w:r>
            <w:r w:rsidRPr="00B674F2">
              <w:rPr>
                <w:rStyle w:val="Collegamentoipertestuale"/>
                <w:noProof/>
              </w:rPr>
              <w:fldChar w:fldCharType="separate"/>
            </w:r>
            <w:r w:rsidRPr="00B674F2">
              <w:rPr>
                <w:rStyle w:val="Collegamentoipertestuale"/>
                <w:noProof/>
              </w:rPr>
              <w:t>ALLEGATI</w:t>
            </w:r>
            <w:r>
              <w:rPr>
                <w:noProof/>
                <w:webHidden/>
              </w:rPr>
              <w:tab/>
            </w:r>
            <w:r>
              <w:rPr>
                <w:noProof/>
                <w:webHidden/>
              </w:rPr>
              <w:fldChar w:fldCharType="begin"/>
            </w:r>
            <w:r>
              <w:rPr>
                <w:noProof/>
                <w:webHidden/>
              </w:rPr>
              <w:instrText xml:space="preserve"> PAGEREF _Toc504714055 \h </w:instrText>
            </w:r>
            <w:r>
              <w:rPr>
                <w:noProof/>
                <w:webHidden/>
              </w:rPr>
            </w:r>
          </w:ins>
          <w:r>
            <w:rPr>
              <w:noProof/>
              <w:webHidden/>
            </w:rPr>
            <w:fldChar w:fldCharType="separate"/>
          </w:r>
          <w:ins w:id="96" w:author="admin" w:date="2018-01-26T07:11:00Z">
            <w:r>
              <w:rPr>
                <w:noProof/>
                <w:webHidden/>
              </w:rPr>
              <w:t>45</w:t>
            </w:r>
            <w:r>
              <w:rPr>
                <w:noProof/>
                <w:webHidden/>
              </w:rPr>
              <w:fldChar w:fldCharType="end"/>
            </w:r>
            <w:r w:rsidRPr="00B674F2">
              <w:rPr>
                <w:rStyle w:val="Collegamentoipertestuale"/>
                <w:noProof/>
              </w:rPr>
              <w:fldChar w:fldCharType="end"/>
            </w:r>
          </w:ins>
        </w:p>
        <w:p w:rsidR="00C83045" w:rsidRDefault="00C83045">
          <w:pPr>
            <w:rPr>
              <w:ins w:id="97" w:author="admin" w:date="2018-01-26T07:04:00Z"/>
            </w:rPr>
          </w:pPr>
          <w:del w:id="98" w:author="admin" w:date="2018-01-26T07:04:00Z">
            <w:r w:rsidDel="00C83045">
              <w:rPr>
                <w:b/>
                <w:bCs/>
                <w:noProof/>
              </w:rPr>
              <w:delText>Nessuna voce di sommario trovata.</w:delText>
            </w:r>
          </w:del>
          <w:ins w:id="99" w:author="admin" w:date="2018-01-26T07:04:00Z">
            <w:r>
              <w:rPr>
                <w:b/>
                <w:bCs/>
              </w:rPr>
              <w:fldChar w:fldCharType="end"/>
            </w:r>
          </w:ins>
        </w:p>
        <w:customXmlInsRangeStart w:id="100" w:author="admin" w:date="2018-01-26T07:04:00Z"/>
      </w:sdtContent>
    </w:sdt>
    <w:customXmlInsRangeEnd w:id="100"/>
    <w:p w:rsidR="00C83045" w:rsidRPr="00C83045" w:rsidRDefault="00C83045" w:rsidP="00C83045">
      <w:pPr>
        <w:rPr>
          <w:ins w:id="101" w:author="admin" w:date="2018-01-26T07:04:00Z"/>
          <w:rPrChange w:id="102" w:author="admin" w:date="2018-01-26T07:04:00Z">
            <w:rPr>
              <w:ins w:id="103" w:author="admin" w:date="2018-01-26T07:04:00Z"/>
              <w:rFonts w:ascii="Calibri" w:hAnsi="Calibri"/>
              <w:color w:val="548DD4"/>
              <w:sz w:val="32"/>
              <w14:shadow w14:blurRad="50800" w14:dist="38100" w14:dir="2700000" w14:sx="100000" w14:sy="100000" w14:kx="0" w14:ky="0" w14:algn="tl">
                <w14:srgbClr w14:val="000000">
                  <w14:alpha w14:val="60000"/>
                </w14:srgbClr>
              </w14:shadow>
            </w:rPr>
          </w:rPrChange>
        </w:rPr>
        <w:pPrChange w:id="104" w:author="admin" w:date="2018-01-26T07:04:00Z">
          <w:pPr>
            <w:pStyle w:val="Citazioneintensa"/>
            <w:ind w:left="0"/>
          </w:pPr>
        </w:pPrChange>
      </w:pPr>
    </w:p>
    <w:p w:rsidR="00C83045" w:rsidRDefault="00C83045">
      <w:pPr>
        <w:rPr>
          <w:ins w:id="105" w:author="admin" w:date="2018-01-26T07:05:00Z"/>
          <w:rFonts w:asciiTheme="minorHAnsi" w:eastAsiaTheme="majorEastAsia" w:hAnsiTheme="minorHAnsi" w:cstheme="majorBidi"/>
          <w:b/>
          <w:color w:val="17365D" w:themeColor="text2" w:themeShade="BF"/>
          <w:spacing w:val="5"/>
          <w:kern w:val="28"/>
          <w:sz w:val="32"/>
          <w:szCs w:val="52"/>
          <w:lang w:val="x-none" w:eastAsia="x-none"/>
        </w:rPr>
      </w:pPr>
      <w:ins w:id="106" w:author="admin" w:date="2018-01-26T07:05:00Z">
        <w:r>
          <w:br w:type="page"/>
        </w:r>
      </w:ins>
    </w:p>
    <w:p w:rsidR="00C83045" w:rsidRDefault="005C1FD2" w:rsidP="00C83045">
      <w:pPr>
        <w:pStyle w:val="Titolo"/>
        <w:rPr>
          <w:ins w:id="107" w:author="admin" w:date="2018-01-26T07:04:00Z"/>
        </w:rPr>
        <w:pPrChange w:id="108" w:author="admin" w:date="2018-01-26T07:03:00Z">
          <w:pPr>
            <w:pStyle w:val="Citazioneintensa"/>
            <w:ind w:left="0"/>
          </w:pPr>
        </w:pPrChange>
      </w:pPr>
      <w:del w:id="109" w:author="admin" w:date="2018-01-26T07:03:00Z">
        <w:r w:rsidRPr="00C83045" w:rsidDel="00C83045">
          <w:rPr>
            <w:rPrChange w:id="110" w:author="admin" w:date="2018-01-26T07:03:00Z">
              <w:rPr>
                <w14:shadow w14:blurRad="50800" w14:dist="38100" w14:dir="2700000" w14:sx="100000" w14:sy="100000" w14:kx="0" w14:ky="0" w14:algn="tl">
                  <w14:srgbClr w14:val="000000">
                    <w14:alpha w14:val="60000"/>
                  </w14:srgbClr>
                </w14:shadow>
              </w:rPr>
            </w:rPrChange>
          </w:rPr>
          <w:lastRenderedPageBreak/>
          <w:delText xml:space="preserve"> </w:delText>
        </w:r>
      </w:del>
    </w:p>
    <w:p w:rsidR="005C1FD2" w:rsidRPr="00C83045" w:rsidRDefault="00646B80" w:rsidP="00C83045">
      <w:pPr>
        <w:pStyle w:val="Titolo"/>
        <w:rPr>
          <w:rPrChange w:id="111" w:author="admin" w:date="2018-01-26T07:03:00Z">
            <w:rPr>
              <w14:shadow w14:blurRad="50800" w14:dist="38100" w14:dir="2700000" w14:sx="100000" w14:sy="100000" w14:kx="0" w14:ky="0" w14:algn="tl">
                <w14:srgbClr w14:val="000000">
                  <w14:alpha w14:val="60000"/>
                </w14:srgbClr>
              </w14:shadow>
            </w:rPr>
          </w:rPrChange>
        </w:rPr>
        <w:pPrChange w:id="112" w:author="admin" w:date="2018-01-26T07:04:00Z">
          <w:pPr>
            <w:pStyle w:val="Citazioneintensa"/>
            <w:ind w:left="0"/>
          </w:pPr>
        </w:pPrChange>
      </w:pPr>
      <w:bookmarkStart w:id="113" w:name="_Toc504714031"/>
      <w:r w:rsidRPr="00C83045">
        <w:rPr>
          <w:rPrChange w:id="114" w:author="admin" w:date="2018-01-26T07:03:00Z">
            <w:rPr>
              <w14:shadow w14:blurRad="50800" w14:dist="38100" w14:dir="2700000" w14:sx="100000" w14:sy="100000" w14:kx="0" w14:ky="0" w14:algn="tl">
                <w14:srgbClr w14:val="000000">
                  <w14:alpha w14:val="60000"/>
                </w14:srgbClr>
              </w14:shadow>
            </w:rPr>
          </w:rPrChange>
        </w:rPr>
        <w:t>Introduzione</w:t>
      </w:r>
      <w:bookmarkEnd w:id="113"/>
    </w:p>
    <w:p w:rsidR="00A35918" w:rsidRPr="00A35918" w:rsidRDefault="00A35918" w:rsidP="005C799E">
      <w:pPr>
        <w:spacing w:line="360" w:lineRule="auto"/>
        <w:ind w:firstLine="709"/>
        <w:jc w:val="both"/>
        <w:rPr>
          <w:rFonts w:ascii="Calibri" w:hAnsi="Calibri"/>
        </w:rPr>
      </w:pPr>
      <w:r w:rsidRPr="00A35918">
        <w:rPr>
          <w:rFonts w:ascii="Calibri" w:hAnsi="Calibri"/>
        </w:rPr>
        <w:t>Questo documento, basat</w:t>
      </w:r>
      <w:r>
        <w:rPr>
          <w:rFonts w:ascii="Calibri" w:hAnsi="Calibri"/>
        </w:rPr>
        <w:t>o sui requisiti contrattuali del</w:t>
      </w:r>
      <w:r w:rsidRPr="00A35918">
        <w:rPr>
          <w:rFonts w:ascii="Calibri" w:hAnsi="Calibri"/>
        </w:rPr>
        <w:t xml:space="preserve"> Client</w:t>
      </w:r>
      <w:r>
        <w:rPr>
          <w:rFonts w:ascii="Calibri" w:hAnsi="Calibri"/>
        </w:rPr>
        <w:t>e</w:t>
      </w:r>
      <w:r w:rsidR="005C799E">
        <w:rPr>
          <w:rFonts w:ascii="Calibri" w:hAnsi="Calibri"/>
        </w:rPr>
        <w:t xml:space="preserve"> Air Liquide Italia S.p.A.</w:t>
      </w:r>
      <w:r w:rsidRPr="00A35918">
        <w:rPr>
          <w:rFonts w:ascii="Calibri" w:hAnsi="Calibri"/>
        </w:rPr>
        <w:t xml:space="preserve"> e le normative per il</w:t>
      </w:r>
      <w:r>
        <w:rPr>
          <w:rFonts w:ascii="Calibri" w:hAnsi="Calibri"/>
        </w:rPr>
        <w:t xml:space="preserve"> </w:t>
      </w:r>
      <w:r w:rsidRPr="00A35918">
        <w:rPr>
          <w:rFonts w:ascii="Calibri" w:hAnsi="Calibri"/>
        </w:rPr>
        <w:t>Sistema Gestione Qualità, definisce le restrizioni e i requisiti del sistema di qualità applicabili sui prodotti ed i servizi, forniti secondo la</w:t>
      </w:r>
      <w:r>
        <w:rPr>
          <w:rFonts w:ascii="Calibri" w:hAnsi="Calibri"/>
        </w:rPr>
        <w:t xml:space="preserve"> normativa </w:t>
      </w:r>
      <w:proofErr w:type="spellStart"/>
      <w:r w:rsidRPr="00A35918">
        <w:rPr>
          <w:rFonts w:ascii="Calibri" w:hAnsi="Calibri"/>
        </w:rPr>
        <w:t>Annex</w:t>
      </w:r>
      <w:proofErr w:type="spellEnd"/>
      <w:r w:rsidRPr="00A35918">
        <w:rPr>
          <w:rFonts w:ascii="Calibri" w:hAnsi="Calibri"/>
        </w:rPr>
        <w:t xml:space="preserve"> 11 </w:t>
      </w:r>
      <w:r>
        <w:rPr>
          <w:rFonts w:ascii="Calibri" w:hAnsi="Calibri"/>
        </w:rPr>
        <w:t xml:space="preserve">applicata </w:t>
      </w:r>
      <w:r w:rsidRPr="00A35918">
        <w:rPr>
          <w:rFonts w:ascii="Calibri" w:hAnsi="Calibri"/>
        </w:rPr>
        <w:t>alle GMP europee per i prodotti farmaceutici relativ</w:t>
      </w:r>
      <w:r>
        <w:rPr>
          <w:rFonts w:ascii="Calibri" w:hAnsi="Calibri"/>
        </w:rPr>
        <w:t>a</w:t>
      </w:r>
      <w:r w:rsidRPr="00A35918">
        <w:rPr>
          <w:rFonts w:ascii="Calibri" w:hAnsi="Calibri"/>
        </w:rPr>
        <w:t xml:space="preserve"> ai sistemi </w:t>
      </w:r>
      <w:r>
        <w:rPr>
          <w:rFonts w:ascii="Calibri" w:hAnsi="Calibri"/>
        </w:rPr>
        <w:t>informatici,</w:t>
      </w:r>
      <w:r w:rsidRPr="00A35918">
        <w:rPr>
          <w:rFonts w:ascii="Calibri" w:hAnsi="Calibri"/>
        </w:rPr>
        <w:t xml:space="preserve"> in vigore </w:t>
      </w:r>
      <w:r>
        <w:rPr>
          <w:rFonts w:ascii="Calibri" w:hAnsi="Calibri"/>
        </w:rPr>
        <w:t>dal 30</w:t>
      </w:r>
      <w:r w:rsidRPr="00A35918">
        <w:rPr>
          <w:rFonts w:ascii="Calibri" w:hAnsi="Calibri"/>
        </w:rPr>
        <w:t xml:space="preserve"> Giugno 2011</w:t>
      </w:r>
      <w:r>
        <w:rPr>
          <w:rFonts w:ascii="Calibri" w:hAnsi="Calibri"/>
        </w:rPr>
        <w:t>.</w:t>
      </w:r>
    </w:p>
    <w:p w:rsidR="003B2CF6" w:rsidRDefault="003B2CF6" w:rsidP="005C799E">
      <w:pPr>
        <w:spacing w:line="360" w:lineRule="auto"/>
        <w:ind w:firstLine="709"/>
        <w:jc w:val="both"/>
        <w:rPr>
          <w:rFonts w:ascii="Calibri" w:hAnsi="Calibri"/>
        </w:rPr>
      </w:pPr>
    </w:p>
    <w:p w:rsidR="00A35918" w:rsidRPr="00A35918" w:rsidRDefault="00A35918" w:rsidP="005C799E">
      <w:pPr>
        <w:spacing w:line="360" w:lineRule="auto"/>
        <w:ind w:firstLine="709"/>
        <w:jc w:val="both"/>
        <w:rPr>
          <w:rFonts w:ascii="Calibri" w:hAnsi="Calibri"/>
        </w:rPr>
      </w:pPr>
      <w:r w:rsidRPr="00A35918">
        <w:rPr>
          <w:rFonts w:ascii="Calibri" w:hAnsi="Calibri"/>
        </w:rPr>
        <w:t xml:space="preserve">I requisiti definiti dal presente documento sono parte integrante del contratto vincolante </w:t>
      </w:r>
      <w:r w:rsidR="005C799E">
        <w:rPr>
          <w:rFonts w:ascii="Calibri" w:hAnsi="Calibri"/>
        </w:rPr>
        <w:t xml:space="preserve">tra Project </w:t>
      </w:r>
      <w:proofErr w:type="spellStart"/>
      <w:r w:rsidR="005C799E">
        <w:rPr>
          <w:rFonts w:ascii="Calibri" w:hAnsi="Calibri"/>
        </w:rPr>
        <w:t>srl</w:t>
      </w:r>
      <w:proofErr w:type="spellEnd"/>
      <w:r w:rsidR="005C799E">
        <w:rPr>
          <w:rFonts w:ascii="Calibri" w:hAnsi="Calibri"/>
        </w:rPr>
        <w:t xml:space="preserve"> e Air Liquide per lo sviluppo e l’erogazione del servizio Web ALIREP, </w:t>
      </w:r>
      <w:proofErr w:type="spellStart"/>
      <w:r w:rsidR="005C799E">
        <w:rPr>
          <w:rFonts w:ascii="Calibri" w:hAnsi="Calibri"/>
        </w:rPr>
        <w:t>tool</w:t>
      </w:r>
      <w:proofErr w:type="spellEnd"/>
      <w:r w:rsidR="005C799E">
        <w:rPr>
          <w:rFonts w:ascii="Calibri" w:hAnsi="Calibri"/>
        </w:rPr>
        <w:t xml:space="preserve"> per la compilazione, l’acquisizione e il reporting QHSE.</w:t>
      </w:r>
    </w:p>
    <w:p w:rsidR="00041AAC" w:rsidRDefault="00041AAC" w:rsidP="00646B80">
      <w:pPr>
        <w:ind w:firstLine="360"/>
        <w:jc w:val="both"/>
        <w:rPr>
          <w:rFonts w:ascii="Calibri" w:hAnsi="Calibri"/>
        </w:rPr>
      </w:pPr>
    </w:p>
    <w:p w:rsidR="00041AAC" w:rsidRDefault="003B2CF6" w:rsidP="00646B80">
      <w:pPr>
        <w:ind w:firstLine="360"/>
        <w:jc w:val="both"/>
        <w:rPr>
          <w:rFonts w:ascii="Calibri" w:hAnsi="Calibri"/>
        </w:rPr>
      </w:pPr>
      <w:r>
        <w:rPr>
          <w:rFonts w:ascii="Calibri" w:hAnsi="Calibri"/>
        </w:rPr>
        <w:br w:type="page"/>
      </w:r>
    </w:p>
    <w:p w:rsidR="008323C8" w:rsidRPr="00C83045" w:rsidRDefault="00C83045" w:rsidP="00C83045">
      <w:pPr>
        <w:pStyle w:val="Titolo"/>
        <w:rPr>
          <w:rPrChange w:id="115" w:author="admin" w:date="2018-01-26T07:06:00Z">
            <w:rPr>
              <w14:shadow w14:blurRad="50800" w14:dist="38100" w14:dir="2700000" w14:sx="100000" w14:sy="100000" w14:kx="0" w14:ky="0" w14:algn="tl">
                <w14:srgbClr w14:val="000000">
                  <w14:alpha w14:val="60000"/>
                </w14:srgbClr>
              </w14:shadow>
            </w:rPr>
          </w:rPrChange>
        </w:rPr>
        <w:pPrChange w:id="116" w:author="admin" w:date="2018-01-26T07:06:00Z">
          <w:pPr>
            <w:pStyle w:val="Citazioneintensa"/>
            <w:numPr>
              <w:numId w:val="5"/>
            </w:numPr>
            <w:ind w:left="720" w:hanging="360"/>
            <w:jc w:val="both"/>
          </w:pPr>
        </w:pPrChange>
      </w:pPr>
      <w:bookmarkStart w:id="117" w:name="_Toc504714032"/>
      <w:ins w:id="118" w:author="admin" w:date="2018-01-26T07:06:00Z">
        <w:r w:rsidRPr="00C83045">
          <w:rPr>
            <w:rPrChange w:id="119" w:author="admin" w:date="2018-01-26T07:06:00Z">
              <w:rPr>
                <w14:shadow w14:blurRad="50800" w14:dist="38100" w14:dir="2700000" w14:sx="100000" w14:sy="100000" w14:kx="0" w14:ky="0" w14:algn="tl">
                  <w14:srgbClr w14:val="000000">
                    <w14:alpha w14:val="60000"/>
                  </w14:srgbClr>
                </w14:shadow>
              </w:rPr>
            </w:rPrChange>
          </w:rPr>
          <w:lastRenderedPageBreak/>
          <w:t>1</w:t>
        </w:r>
      </w:ins>
      <w:r w:rsidR="008323C8" w:rsidRPr="00C83045">
        <w:rPr>
          <w:rPrChange w:id="120" w:author="admin" w:date="2018-01-26T07:06:00Z">
            <w:rPr>
              <w14:shadow w14:blurRad="50800" w14:dist="38100" w14:dir="2700000" w14:sx="100000" w14:sy="100000" w14:kx="0" w14:ky="0" w14:algn="tl">
                <w14:srgbClr w14:val="000000">
                  <w14:alpha w14:val="60000"/>
                </w14:srgbClr>
              </w14:shadow>
            </w:rPr>
          </w:rPrChange>
        </w:rPr>
        <w:t xml:space="preserve">– </w:t>
      </w:r>
      <w:r w:rsidR="003B2CF6" w:rsidRPr="00C83045">
        <w:rPr>
          <w:rPrChange w:id="121" w:author="admin" w:date="2018-01-26T07:06:00Z">
            <w:rPr>
              <w14:shadow w14:blurRad="50800" w14:dist="38100" w14:dir="2700000" w14:sx="100000" w14:sy="100000" w14:kx="0" w14:ky="0" w14:algn="tl">
                <w14:srgbClr w14:val="000000">
                  <w14:alpha w14:val="60000"/>
                </w14:srgbClr>
              </w14:shadow>
            </w:rPr>
          </w:rPrChange>
        </w:rPr>
        <w:t>INFRASTRUTTURA IT ALIREP</w:t>
      </w:r>
      <w:bookmarkEnd w:id="117"/>
    </w:p>
    <w:p w:rsidR="00F26BB3" w:rsidRDefault="003B2CF6" w:rsidP="007A19EA">
      <w:pPr>
        <w:autoSpaceDE w:val="0"/>
        <w:autoSpaceDN w:val="0"/>
        <w:adjustRightInd w:val="0"/>
        <w:snapToGrid w:val="0"/>
        <w:spacing w:line="360" w:lineRule="auto"/>
        <w:ind w:firstLine="709"/>
        <w:jc w:val="both"/>
        <w:rPr>
          <w:ins w:id="122" w:author="admin" w:date="2018-01-26T07:06:00Z"/>
          <w:rFonts w:ascii="Calibri" w:hAnsi="Calibri"/>
        </w:rPr>
      </w:pPr>
      <w:r>
        <w:rPr>
          <w:rFonts w:ascii="Calibri" w:hAnsi="Calibri"/>
        </w:rPr>
        <w:t xml:space="preserve">Il piano  di razionalizzazione delle infrastrutture IT realizzate per ALIREP permette </w:t>
      </w:r>
      <w:r w:rsidR="007A19EA">
        <w:rPr>
          <w:rFonts w:ascii="Calibri" w:hAnsi="Calibri"/>
        </w:rPr>
        <w:t xml:space="preserve">di </w:t>
      </w:r>
      <w:r w:rsidRPr="003B2CF6">
        <w:rPr>
          <w:rFonts w:ascii="Calibri" w:hAnsi="Calibri"/>
        </w:rPr>
        <w:t xml:space="preserve">creare ambienti </w:t>
      </w:r>
      <w:r>
        <w:rPr>
          <w:rFonts w:ascii="Calibri" w:hAnsi="Calibri"/>
        </w:rPr>
        <w:t xml:space="preserve">IT </w:t>
      </w:r>
      <w:r w:rsidRPr="003B2CF6">
        <w:rPr>
          <w:rFonts w:ascii="Calibri" w:hAnsi="Calibri"/>
        </w:rPr>
        <w:t>sicuri e affidabili</w:t>
      </w:r>
      <w:r w:rsidR="007A19EA">
        <w:rPr>
          <w:rFonts w:ascii="Calibri" w:hAnsi="Calibri"/>
        </w:rPr>
        <w:t>.</w:t>
      </w:r>
      <w:r w:rsidRPr="003B2CF6">
        <w:rPr>
          <w:rFonts w:ascii="Calibri" w:hAnsi="Calibri"/>
        </w:rPr>
        <w:t xml:space="preserve"> </w:t>
      </w:r>
      <w:r>
        <w:rPr>
          <w:rFonts w:ascii="Calibri" w:hAnsi="Calibri"/>
        </w:rPr>
        <w:t>Il servizio ALIREP</w:t>
      </w:r>
      <w:r w:rsidR="007A19EA">
        <w:rPr>
          <w:rFonts w:ascii="Calibri" w:hAnsi="Calibri"/>
        </w:rPr>
        <w:t>,</w:t>
      </w:r>
      <w:r w:rsidR="00CD401B">
        <w:rPr>
          <w:rFonts w:ascii="Calibri" w:hAnsi="Calibri"/>
        </w:rPr>
        <w:t xml:space="preserve"> </w:t>
      </w:r>
      <w:r w:rsidR="00F26BB3">
        <w:rPr>
          <w:rFonts w:ascii="Calibri" w:hAnsi="Calibri"/>
        </w:rPr>
        <w:t>un servizio di FULL-OUTSOURCING in modalità WEB BASED</w:t>
      </w:r>
      <w:r w:rsidR="007A19EA">
        <w:rPr>
          <w:rFonts w:ascii="Calibri" w:hAnsi="Calibri"/>
        </w:rPr>
        <w:t xml:space="preserve"> è costituito da un insieme di componenti software, hardware e database</w:t>
      </w:r>
      <w:r w:rsidR="00F26BB3">
        <w:rPr>
          <w:rFonts w:ascii="Calibri" w:hAnsi="Calibri"/>
        </w:rPr>
        <w:t xml:space="preserve"> ospitati presso la Server-Farm di Project. </w:t>
      </w:r>
      <w:r w:rsidR="005F4C87">
        <w:rPr>
          <w:rFonts w:ascii="Calibri" w:hAnsi="Calibri"/>
        </w:rPr>
        <w:t>La gestione sistemistica,</w:t>
      </w:r>
      <w:r w:rsidR="00F26BB3">
        <w:rPr>
          <w:rFonts w:ascii="Calibri" w:hAnsi="Calibri"/>
        </w:rPr>
        <w:t xml:space="preserve"> </w:t>
      </w:r>
      <w:r w:rsidR="005F4C87">
        <w:rPr>
          <w:rFonts w:ascii="Calibri" w:hAnsi="Calibri"/>
        </w:rPr>
        <w:t xml:space="preserve">il </w:t>
      </w:r>
      <w:proofErr w:type="spellStart"/>
      <w:r w:rsidR="00F26BB3">
        <w:rPr>
          <w:rFonts w:ascii="Calibri" w:hAnsi="Calibri"/>
        </w:rPr>
        <w:t>maintenance</w:t>
      </w:r>
      <w:proofErr w:type="spellEnd"/>
      <w:r w:rsidR="00F26BB3">
        <w:rPr>
          <w:rFonts w:ascii="Calibri" w:hAnsi="Calibri"/>
        </w:rPr>
        <w:t xml:space="preserve"> applicativo</w:t>
      </w:r>
      <w:r w:rsidR="005F4C87">
        <w:rPr>
          <w:rFonts w:ascii="Calibri" w:hAnsi="Calibri"/>
        </w:rPr>
        <w:t xml:space="preserve"> e prima ancora l’analisi tecnica e lo sviluppo del sistema, è</w:t>
      </w:r>
      <w:r w:rsidR="007A19EA">
        <w:rPr>
          <w:rFonts w:ascii="Calibri" w:hAnsi="Calibri"/>
        </w:rPr>
        <w:t xml:space="preserve"> gestita dal Team Project, </w:t>
      </w:r>
      <w:r w:rsidR="005F4C87">
        <w:rPr>
          <w:rFonts w:ascii="Calibri" w:hAnsi="Calibri"/>
        </w:rPr>
        <w:t>successivamente descritto per figure professionali e specifiche competenze</w:t>
      </w:r>
      <w:r w:rsidR="007A19EA">
        <w:rPr>
          <w:rFonts w:ascii="Calibri" w:hAnsi="Calibri"/>
        </w:rPr>
        <w:t>.</w:t>
      </w:r>
    </w:p>
    <w:p w:rsidR="00C83045" w:rsidRDefault="00C83045" w:rsidP="007A19EA">
      <w:pPr>
        <w:autoSpaceDE w:val="0"/>
        <w:autoSpaceDN w:val="0"/>
        <w:adjustRightInd w:val="0"/>
        <w:snapToGrid w:val="0"/>
        <w:spacing w:line="360" w:lineRule="auto"/>
        <w:ind w:firstLine="709"/>
        <w:jc w:val="both"/>
        <w:rPr>
          <w:rFonts w:ascii="Calibri" w:hAnsi="Calibri"/>
        </w:rPr>
      </w:pPr>
    </w:p>
    <w:p w:rsidR="007F50E2" w:rsidRPr="00C83045" w:rsidRDefault="007F50E2" w:rsidP="00C83045">
      <w:pPr>
        <w:pStyle w:val="Titolo"/>
        <w:rPr>
          <w:rPrChange w:id="123" w:author="admin" w:date="2018-01-26T07:06:00Z">
            <w:rPr>
              <w14:shadow w14:blurRad="50800" w14:dist="38100" w14:dir="2700000" w14:sx="100000" w14:sy="100000" w14:kx="0" w14:ky="0" w14:algn="tl">
                <w14:srgbClr w14:val="000000">
                  <w14:alpha w14:val="60000"/>
                </w14:srgbClr>
              </w14:shadow>
            </w:rPr>
          </w:rPrChange>
        </w:rPr>
        <w:pPrChange w:id="124" w:author="admin" w:date="2018-01-26T07:06:00Z">
          <w:pPr>
            <w:pStyle w:val="Citazioneintensa"/>
            <w:ind w:left="360"/>
            <w:jc w:val="both"/>
          </w:pPr>
        </w:pPrChange>
      </w:pPr>
      <w:bookmarkStart w:id="125" w:name="_Toc504714033"/>
      <w:r w:rsidRPr="00C83045">
        <w:rPr>
          <w:rPrChange w:id="126" w:author="admin" w:date="2018-01-26T07:06:00Z">
            <w:rPr>
              <w14:shadow w14:blurRad="50800" w14:dist="38100" w14:dir="2700000" w14:sx="100000" w14:sy="100000" w14:kx="0" w14:ky="0" w14:algn="tl">
                <w14:srgbClr w14:val="000000">
                  <w14:alpha w14:val="60000"/>
                </w14:srgbClr>
              </w14:shadow>
            </w:rPr>
          </w:rPrChange>
        </w:rPr>
        <w:t>1.1 – IT Team Project</w:t>
      </w:r>
      <w:bookmarkEnd w:id="125"/>
    </w:p>
    <w:p w:rsidR="007F50E2" w:rsidRPr="007F50E2" w:rsidRDefault="007F50E2" w:rsidP="007F50E2">
      <w:pPr>
        <w:autoSpaceDE w:val="0"/>
        <w:autoSpaceDN w:val="0"/>
        <w:adjustRightInd w:val="0"/>
        <w:snapToGrid w:val="0"/>
        <w:spacing w:line="360" w:lineRule="auto"/>
        <w:ind w:firstLine="360"/>
        <w:jc w:val="both"/>
        <w:rPr>
          <w:rFonts w:ascii="Calibri" w:hAnsi="Calibri"/>
        </w:rPr>
      </w:pPr>
      <w:commentRangeStart w:id="127"/>
      <w:r>
        <w:rPr>
          <w:rFonts w:ascii="Calibri" w:hAnsi="Calibri"/>
        </w:rPr>
        <w:t xml:space="preserve">Qualunque </w:t>
      </w:r>
      <w:r w:rsidRPr="007F50E2">
        <w:rPr>
          <w:rFonts w:ascii="Calibri" w:hAnsi="Calibri"/>
        </w:rPr>
        <w:t xml:space="preserve">intervento </w:t>
      </w:r>
      <w:del w:id="128" w:author="admin" w:date="2018-01-25T16:48:00Z">
        <w:r w:rsidDel="00495611">
          <w:rPr>
            <w:rFonts w:ascii="Calibri" w:hAnsi="Calibri"/>
          </w:rPr>
          <w:delText>di gestione</w:delText>
        </w:r>
      </w:del>
      <w:ins w:id="129" w:author="admin" w:date="2018-01-25T16:48:00Z">
        <w:r w:rsidR="00495611">
          <w:rPr>
            <w:rFonts w:ascii="Calibri" w:hAnsi="Calibri"/>
          </w:rPr>
          <w:t xml:space="preserve">progettazione ed erogazione del servizio, </w:t>
        </w:r>
      </w:ins>
      <w:del w:id="130" w:author="admin" w:date="2018-01-25T16:48:00Z">
        <w:r w:rsidDel="00495611">
          <w:rPr>
            <w:rFonts w:ascii="Calibri" w:hAnsi="Calibri"/>
          </w:rPr>
          <w:delText xml:space="preserve"> </w:delText>
        </w:r>
      </w:del>
      <w:r>
        <w:rPr>
          <w:rFonts w:ascii="Calibri" w:hAnsi="Calibri"/>
        </w:rPr>
        <w:t>è</w:t>
      </w:r>
      <w:r w:rsidRPr="007F50E2">
        <w:rPr>
          <w:rFonts w:ascii="Calibri" w:hAnsi="Calibri"/>
        </w:rPr>
        <w:t xml:space="preserve"> coordinato da un </w:t>
      </w:r>
      <w:r w:rsidR="00495611" w:rsidRPr="00495611">
        <w:rPr>
          <w:rFonts w:ascii="Calibri" w:hAnsi="Calibri"/>
          <w:b/>
          <w:u w:val="single"/>
          <w:rPrChange w:id="131" w:author="admin" w:date="2018-01-25T16:51:00Z">
            <w:rPr>
              <w:rFonts w:ascii="Calibri" w:hAnsi="Calibri"/>
              <w:b/>
            </w:rPr>
          </w:rPrChange>
        </w:rPr>
        <w:t>PROJECT MANAGER</w:t>
      </w:r>
      <w:r w:rsidR="00495611">
        <w:rPr>
          <w:rFonts w:ascii="Calibri" w:hAnsi="Calibri"/>
        </w:rPr>
        <w:t xml:space="preserve"> </w:t>
      </w:r>
      <w:ins w:id="132" w:author="admin" w:date="2018-01-25T16:49:00Z">
        <w:r w:rsidR="00495611">
          <w:rPr>
            <w:rFonts w:ascii="Calibri" w:hAnsi="Calibri"/>
          </w:rPr>
          <w:t xml:space="preserve">di Project </w:t>
        </w:r>
        <w:proofErr w:type="spellStart"/>
        <w:r w:rsidR="00495611">
          <w:rPr>
            <w:rFonts w:ascii="Calibri" w:hAnsi="Calibri"/>
          </w:rPr>
          <w:t>srl</w:t>
        </w:r>
        <w:proofErr w:type="spellEnd"/>
        <w:r w:rsidR="00495611">
          <w:rPr>
            <w:rFonts w:ascii="Calibri" w:hAnsi="Calibri"/>
          </w:rPr>
          <w:t>,</w:t>
        </w:r>
        <w:r w:rsidR="00495611" w:rsidDel="00495611">
          <w:rPr>
            <w:rFonts w:ascii="Calibri" w:hAnsi="Calibri"/>
          </w:rPr>
          <w:t xml:space="preserve"> </w:t>
        </w:r>
      </w:ins>
      <w:del w:id="133" w:author="admin" w:date="2018-01-25T16:49:00Z">
        <w:r w:rsidDel="00495611">
          <w:rPr>
            <w:rFonts w:ascii="Calibri" w:hAnsi="Calibri"/>
          </w:rPr>
          <w:delText xml:space="preserve">con funzioni di </w:delText>
        </w:r>
        <w:r w:rsidRPr="007F50E2" w:rsidDel="00495611">
          <w:rPr>
            <w:rFonts w:ascii="Calibri" w:hAnsi="Calibri"/>
          </w:rPr>
          <w:delText xml:space="preserve">garante verso </w:delText>
        </w:r>
        <w:r w:rsidDel="00495611">
          <w:rPr>
            <w:rFonts w:ascii="Calibri" w:hAnsi="Calibri"/>
          </w:rPr>
          <w:delText>l’</w:delText>
        </w:r>
        <w:r w:rsidRPr="007F50E2" w:rsidDel="00495611">
          <w:rPr>
            <w:rFonts w:ascii="Calibri" w:hAnsi="Calibri"/>
          </w:rPr>
          <w:delText xml:space="preserve">Azienda </w:delText>
        </w:r>
        <w:r w:rsidDel="00495611">
          <w:rPr>
            <w:rFonts w:ascii="Calibri" w:hAnsi="Calibri"/>
          </w:rPr>
          <w:delText xml:space="preserve">Cliente </w:delText>
        </w:r>
        <w:r w:rsidRPr="007F50E2" w:rsidDel="00495611">
          <w:rPr>
            <w:rFonts w:ascii="Calibri" w:hAnsi="Calibri"/>
          </w:rPr>
          <w:delText>per quanto riguarda la relazione con il Vostro Management e/o vostri consulenti preposti, la tempificazione di massima delle attività e la qualità degli output prodotti</w:delText>
        </w:r>
      </w:del>
      <w:ins w:id="134" w:author="admin" w:date="2018-01-25T16:49:00Z">
        <w:r w:rsidR="00495611">
          <w:rPr>
            <w:rFonts w:ascii="Calibri" w:hAnsi="Calibri"/>
          </w:rPr>
          <w:t xml:space="preserve"> che si avvale della collaborazione di un gruppo di lavoro costituito dalle seguenti figure professionali</w:t>
        </w:r>
      </w:ins>
      <w:ins w:id="135" w:author="admin" w:date="2018-01-25T16:50:00Z">
        <w:r w:rsidR="00495611">
          <w:rPr>
            <w:rFonts w:ascii="Calibri" w:hAnsi="Calibri"/>
          </w:rPr>
          <w:t>:</w:t>
        </w:r>
      </w:ins>
      <w:del w:id="136" w:author="admin" w:date="2018-01-25T16:49:00Z">
        <w:r w:rsidRPr="007F50E2" w:rsidDel="00495611">
          <w:rPr>
            <w:rFonts w:ascii="Calibri" w:hAnsi="Calibri"/>
          </w:rPr>
          <w:delText>.</w:delText>
        </w:r>
      </w:del>
      <w:commentRangeEnd w:id="127"/>
      <w:r w:rsidR="00EB602F">
        <w:rPr>
          <w:rStyle w:val="Rimandocommento"/>
        </w:rPr>
        <w:commentReference w:id="127"/>
      </w:r>
    </w:p>
    <w:p w:rsidR="007F50E2" w:rsidRPr="007F50E2" w:rsidDel="00495611" w:rsidRDefault="007F50E2" w:rsidP="007F50E2">
      <w:pPr>
        <w:autoSpaceDE w:val="0"/>
        <w:autoSpaceDN w:val="0"/>
        <w:adjustRightInd w:val="0"/>
        <w:snapToGrid w:val="0"/>
        <w:spacing w:line="360" w:lineRule="auto"/>
        <w:ind w:firstLine="709"/>
        <w:jc w:val="both"/>
        <w:rPr>
          <w:del w:id="137" w:author="admin" w:date="2018-01-25T16:50:00Z"/>
          <w:rFonts w:ascii="Calibri" w:hAnsi="Calibri"/>
        </w:rPr>
      </w:pPr>
    </w:p>
    <w:p w:rsidR="007F50E2" w:rsidRPr="007F50E2" w:rsidDel="00495611" w:rsidRDefault="007F50E2" w:rsidP="007F50E2">
      <w:pPr>
        <w:autoSpaceDE w:val="0"/>
        <w:autoSpaceDN w:val="0"/>
        <w:adjustRightInd w:val="0"/>
        <w:snapToGrid w:val="0"/>
        <w:spacing w:line="360" w:lineRule="auto"/>
        <w:jc w:val="both"/>
        <w:rPr>
          <w:del w:id="138" w:author="admin" w:date="2018-01-25T16:50:00Z"/>
          <w:rFonts w:ascii="Calibri" w:hAnsi="Calibri"/>
        </w:rPr>
      </w:pPr>
      <w:del w:id="139" w:author="admin" w:date="2018-01-25T16:50:00Z">
        <w:r w:rsidRPr="007F50E2" w:rsidDel="00495611">
          <w:rPr>
            <w:rFonts w:ascii="Calibri" w:hAnsi="Calibri"/>
          </w:rPr>
          <w:delText xml:space="preserve">Per il Progetto </w:delText>
        </w:r>
        <w:r w:rsidDel="00495611">
          <w:rPr>
            <w:rFonts w:ascii="Calibri" w:hAnsi="Calibri"/>
          </w:rPr>
          <w:delText xml:space="preserve">ALIREP </w:delText>
        </w:r>
        <w:r w:rsidRPr="007F50E2" w:rsidDel="00495611">
          <w:rPr>
            <w:rFonts w:ascii="Calibri" w:hAnsi="Calibri"/>
          </w:rPr>
          <w:delText>il Gruppo di Lavoro sarà composto dalle seguenti Figure Professionali per le quali riportiamo di seguito l’impegno di massima previsto:</w:delText>
        </w:r>
      </w:del>
    </w:p>
    <w:p w:rsidR="007F50E2" w:rsidRPr="007F50E2" w:rsidDel="00495611" w:rsidRDefault="007F50E2" w:rsidP="007F50E2">
      <w:pPr>
        <w:pStyle w:val="Rientrocorpodeltesto"/>
        <w:jc w:val="both"/>
        <w:rPr>
          <w:del w:id="140" w:author="admin" w:date="2018-01-25T16:50:00Z"/>
          <w:rFonts w:ascii="Calibri" w:hAnsi="Calibri"/>
          <w:sz w:val="24"/>
          <w:szCs w:val="24"/>
          <w:lang w:val="it-IT" w:eastAsia="it-IT"/>
        </w:rPr>
      </w:pPr>
    </w:p>
    <w:p w:rsidR="007F50E2" w:rsidRPr="007F50E2" w:rsidDel="00495611" w:rsidRDefault="00A0349E" w:rsidP="00C822BF">
      <w:pPr>
        <w:numPr>
          <w:ilvl w:val="0"/>
          <w:numId w:val="6"/>
        </w:numPr>
        <w:autoSpaceDE w:val="0"/>
        <w:autoSpaceDN w:val="0"/>
        <w:adjustRightInd w:val="0"/>
        <w:snapToGrid w:val="0"/>
        <w:spacing w:line="360" w:lineRule="auto"/>
        <w:jc w:val="both"/>
        <w:rPr>
          <w:del w:id="141" w:author="admin" w:date="2018-01-25T16:50:00Z"/>
          <w:rFonts w:ascii="Calibri" w:hAnsi="Calibri"/>
        </w:rPr>
      </w:pPr>
      <w:del w:id="142" w:author="admin" w:date="2018-01-25T16:50:00Z">
        <w:r w:rsidRPr="007F50E2" w:rsidDel="00495611">
          <w:rPr>
            <w:rFonts w:ascii="Calibri" w:hAnsi="Calibri"/>
            <w:b/>
            <w:u w:val="single"/>
          </w:rPr>
          <w:delText>PROJECT MANAGER</w:delText>
        </w:r>
        <w:r w:rsidRPr="007F50E2" w:rsidDel="00495611">
          <w:rPr>
            <w:rFonts w:ascii="Calibri" w:hAnsi="Calibri"/>
          </w:rPr>
          <w:delText xml:space="preserve"> </w:delText>
        </w:r>
        <w:r w:rsidR="007F50E2" w:rsidRPr="007F50E2" w:rsidDel="00495611">
          <w:rPr>
            <w:rFonts w:ascii="Calibri" w:hAnsi="Calibri"/>
          </w:rPr>
          <w:delText>con il compito di coordinare tutte le attività di sviluppo e di analisi (tecnica e funzionale), e di relazione con il cliente</w:delText>
        </w:r>
      </w:del>
    </w:p>
    <w:p w:rsidR="00A0349E" w:rsidRDefault="00A0349E" w:rsidP="00A0349E">
      <w:pPr>
        <w:pStyle w:val="Rientrocorpodeltesto"/>
        <w:spacing w:after="60" w:line="360" w:lineRule="auto"/>
        <w:ind w:left="0"/>
        <w:jc w:val="both"/>
        <w:rPr>
          <w:rFonts w:ascii="Calibri" w:hAnsi="Calibri"/>
          <w:sz w:val="24"/>
          <w:szCs w:val="24"/>
          <w:lang w:val="it-IT" w:eastAsia="it-IT"/>
        </w:rPr>
      </w:pPr>
    </w:p>
    <w:p w:rsidR="007F50E2" w:rsidRDefault="00A0349E" w:rsidP="00C822BF">
      <w:pPr>
        <w:pStyle w:val="Rientrocorpodeltesto"/>
        <w:numPr>
          <w:ilvl w:val="0"/>
          <w:numId w:val="6"/>
        </w:numPr>
        <w:spacing w:after="60" w:line="360" w:lineRule="auto"/>
        <w:jc w:val="both"/>
        <w:rPr>
          <w:rFonts w:ascii="Calibri" w:hAnsi="Calibri"/>
          <w:sz w:val="24"/>
          <w:szCs w:val="24"/>
          <w:lang w:val="it-IT" w:eastAsia="it-IT"/>
        </w:rPr>
      </w:pPr>
      <w:r w:rsidRPr="00A0349E">
        <w:rPr>
          <w:rFonts w:ascii="Calibri" w:hAnsi="Calibri"/>
          <w:b/>
          <w:sz w:val="24"/>
          <w:szCs w:val="24"/>
          <w:u w:val="single"/>
          <w:lang w:val="it-IT" w:eastAsia="it-IT"/>
        </w:rPr>
        <w:t>FUNCTIONAL ANALIST</w:t>
      </w:r>
      <w:r w:rsidRPr="007F50E2">
        <w:rPr>
          <w:rFonts w:ascii="Calibri" w:hAnsi="Calibri"/>
          <w:sz w:val="24"/>
          <w:szCs w:val="24"/>
          <w:lang w:val="it-IT" w:eastAsia="it-IT"/>
        </w:rPr>
        <w:t xml:space="preserve"> </w:t>
      </w:r>
      <w:r w:rsidR="007F50E2" w:rsidRPr="007F50E2">
        <w:rPr>
          <w:rFonts w:ascii="Calibri" w:hAnsi="Calibri"/>
          <w:sz w:val="24"/>
          <w:szCs w:val="24"/>
          <w:lang w:val="it-IT" w:eastAsia="it-IT"/>
        </w:rPr>
        <w:t>con il compito di sviluppare tutte le attività di analisi e di produrre la documentazione adeguata per lo sviluppo del progetto, e di sviluppare tutti i casi di test tecnici funzionali del prodotto realizzato</w:t>
      </w:r>
    </w:p>
    <w:p w:rsidR="00273AB4" w:rsidRDefault="00273AB4" w:rsidP="00273AB4">
      <w:pPr>
        <w:pStyle w:val="Paragrafoelenco"/>
        <w:rPr>
          <w:rFonts w:ascii="Calibri" w:hAnsi="Calibri"/>
        </w:rPr>
      </w:pPr>
    </w:p>
    <w:p w:rsidR="00273AB4" w:rsidRPr="007F50E2" w:rsidRDefault="00273AB4" w:rsidP="00C822BF">
      <w:pPr>
        <w:pStyle w:val="Rientrocorpodeltesto"/>
        <w:numPr>
          <w:ilvl w:val="0"/>
          <w:numId w:val="6"/>
        </w:numPr>
        <w:spacing w:after="60" w:line="360" w:lineRule="auto"/>
        <w:jc w:val="both"/>
        <w:rPr>
          <w:rFonts w:ascii="Calibri" w:hAnsi="Calibri"/>
          <w:sz w:val="24"/>
          <w:szCs w:val="24"/>
          <w:lang w:val="it-IT" w:eastAsia="it-IT"/>
        </w:rPr>
      </w:pPr>
      <w:r>
        <w:rPr>
          <w:rFonts w:ascii="Calibri" w:hAnsi="Calibri"/>
          <w:b/>
          <w:sz w:val="24"/>
          <w:szCs w:val="24"/>
          <w:u w:val="single"/>
          <w:lang w:val="it-IT" w:eastAsia="it-IT"/>
        </w:rPr>
        <w:t>TECHNICAL</w:t>
      </w:r>
      <w:r w:rsidRPr="00A0349E">
        <w:rPr>
          <w:rFonts w:ascii="Calibri" w:hAnsi="Calibri"/>
          <w:b/>
          <w:sz w:val="24"/>
          <w:szCs w:val="24"/>
          <w:u w:val="single"/>
          <w:lang w:val="it-IT" w:eastAsia="it-IT"/>
        </w:rPr>
        <w:t xml:space="preserve"> ANALIST</w:t>
      </w:r>
      <w:r w:rsidRPr="007F50E2">
        <w:rPr>
          <w:rFonts w:ascii="Calibri" w:hAnsi="Calibri"/>
          <w:sz w:val="24"/>
          <w:szCs w:val="24"/>
          <w:lang w:val="it-IT" w:eastAsia="it-IT"/>
        </w:rPr>
        <w:t xml:space="preserve"> con il compito </w:t>
      </w:r>
      <w:r>
        <w:t xml:space="preserve">di analizzare il dominio applicativo e le </w:t>
      </w:r>
      <w:r w:rsidRPr="005F4C87">
        <w:t>specifiche dei requisiti</w:t>
      </w:r>
      <w:r>
        <w:t xml:space="preserve"> per poi produrre i documenti di analisi, utilizzati nelle fasi successive di </w:t>
      </w:r>
      <w:r w:rsidRPr="005F4C87">
        <w:t>progettazione</w:t>
      </w:r>
      <w:r>
        <w:t xml:space="preserve"> e sviluppo del </w:t>
      </w:r>
      <w:r w:rsidRPr="005F4C87">
        <w:t>software</w:t>
      </w:r>
      <w:r>
        <w:t>.</w:t>
      </w:r>
    </w:p>
    <w:p w:rsidR="007F50E2" w:rsidRDefault="007F50E2" w:rsidP="00A0349E">
      <w:pPr>
        <w:pStyle w:val="Paragrafoelenco"/>
        <w:spacing w:line="360" w:lineRule="auto"/>
        <w:rPr>
          <w:rFonts w:ascii="Calibri" w:hAnsi="Calibri"/>
        </w:rPr>
      </w:pPr>
    </w:p>
    <w:p w:rsidR="00A0349E" w:rsidRDefault="00A0349E" w:rsidP="00C822BF">
      <w:pPr>
        <w:pStyle w:val="Rientrocorpodeltesto"/>
        <w:numPr>
          <w:ilvl w:val="0"/>
          <w:numId w:val="6"/>
        </w:numPr>
        <w:spacing w:after="60" w:line="360" w:lineRule="auto"/>
        <w:jc w:val="both"/>
        <w:rPr>
          <w:rFonts w:ascii="Calibri" w:hAnsi="Calibri"/>
          <w:sz w:val="24"/>
          <w:szCs w:val="24"/>
          <w:lang w:val="it-IT" w:eastAsia="it-IT"/>
        </w:rPr>
      </w:pPr>
      <w:r w:rsidRPr="00A0349E">
        <w:rPr>
          <w:rFonts w:ascii="Calibri" w:hAnsi="Calibri"/>
          <w:b/>
          <w:sz w:val="24"/>
          <w:szCs w:val="24"/>
          <w:u w:val="single"/>
          <w:lang w:val="it-IT" w:eastAsia="it-IT"/>
        </w:rPr>
        <w:t>DEVELOPER</w:t>
      </w:r>
      <w:r w:rsidRPr="00A0349E">
        <w:rPr>
          <w:rFonts w:ascii="Calibri" w:hAnsi="Calibri"/>
          <w:sz w:val="24"/>
          <w:szCs w:val="24"/>
          <w:lang w:val="it-IT" w:eastAsia="it-IT"/>
        </w:rPr>
        <w:t xml:space="preserve">  </w:t>
      </w:r>
      <w:r w:rsidR="001C744D">
        <w:rPr>
          <w:rFonts w:ascii="Calibri" w:hAnsi="Calibri"/>
          <w:sz w:val="24"/>
          <w:szCs w:val="24"/>
          <w:lang w:val="it-IT" w:eastAsia="it-IT"/>
        </w:rPr>
        <w:t>che si occupa dello sviluppo del</w:t>
      </w:r>
      <w:r w:rsidR="00414BA7">
        <w:rPr>
          <w:rFonts w:ascii="Calibri" w:hAnsi="Calibri"/>
          <w:sz w:val="24"/>
          <w:szCs w:val="24"/>
          <w:lang w:val="it-IT" w:eastAsia="it-IT"/>
        </w:rPr>
        <w:t xml:space="preserve"> software necessario per l’</w:t>
      </w:r>
      <w:r w:rsidR="001C744D">
        <w:rPr>
          <w:rFonts w:ascii="Calibri" w:hAnsi="Calibri"/>
          <w:sz w:val="24"/>
          <w:szCs w:val="24"/>
          <w:lang w:val="it-IT" w:eastAsia="it-IT"/>
        </w:rPr>
        <w:t xml:space="preserve">erogazione del servizio ALIREP, e del relativo </w:t>
      </w:r>
      <w:proofErr w:type="spellStart"/>
      <w:r w:rsidR="001C744D">
        <w:rPr>
          <w:rFonts w:ascii="Calibri" w:hAnsi="Calibri"/>
          <w:sz w:val="24"/>
          <w:szCs w:val="24"/>
          <w:lang w:val="it-IT" w:eastAsia="it-IT"/>
        </w:rPr>
        <w:t>troubleshooting</w:t>
      </w:r>
      <w:proofErr w:type="spellEnd"/>
      <w:r w:rsidR="001C744D">
        <w:rPr>
          <w:rFonts w:ascii="Calibri" w:hAnsi="Calibri"/>
          <w:sz w:val="24"/>
          <w:szCs w:val="24"/>
          <w:lang w:val="it-IT" w:eastAsia="it-IT"/>
        </w:rPr>
        <w:t xml:space="preserve"> e </w:t>
      </w:r>
      <w:proofErr w:type="spellStart"/>
      <w:r w:rsidR="001C744D">
        <w:rPr>
          <w:rFonts w:ascii="Calibri" w:hAnsi="Calibri"/>
          <w:sz w:val="24"/>
          <w:szCs w:val="24"/>
          <w:lang w:val="it-IT" w:eastAsia="it-IT"/>
        </w:rPr>
        <w:t>bugfixing</w:t>
      </w:r>
      <w:proofErr w:type="spellEnd"/>
      <w:r w:rsidR="001C744D">
        <w:rPr>
          <w:rFonts w:ascii="Calibri" w:hAnsi="Calibri"/>
          <w:sz w:val="24"/>
          <w:szCs w:val="24"/>
          <w:lang w:val="it-IT" w:eastAsia="it-IT"/>
        </w:rPr>
        <w:t xml:space="preserve">. In particolare per la realizzazione dell’applicazione ALIREP sono stati impiegati Web Designer (GUI e presentazione del layout) e Java </w:t>
      </w:r>
      <w:proofErr w:type="spellStart"/>
      <w:r w:rsidR="001C744D">
        <w:rPr>
          <w:rFonts w:ascii="Calibri" w:hAnsi="Calibri"/>
          <w:sz w:val="24"/>
          <w:szCs w:val="24"/>
          <w:lang w:val="it-IT" w:eastAsia="it-IT"/>
        </w:rPr>
        <w:t>developer</w:t>
      </w:r>
      <w:proofErr w:type="spellEnd"/>
      <w:r w:rsidR="001C744D">
        <w:rPr>
          <w:rFonts w:ascii="Calibri" w:hAnsi="Calibri"/>
          <w:sz w:val="24"/>
          <w:szCs w:val="24"/>
          <w:lang w:val="it-IT" w:eastAsia="it-IT"/>
        </w:rPr>
        <w:t xml:space="preserve"> (sviluppo </w:t>
      </w:r>
      <w:proofErr w:type="spellStart"/>
      <w:r w:rsidR="001C744D">
        <w:rPr>
          <w:rFonts w:ascii="Calibri" w:hAnsi="Calibri"/>
          <w:sz w:val="24"/>
          <w:szCs w:val="24"/>
          <w:lang w:val="it-IT" w:eastAsia="it-IT"/>
        </w:rPr>
        <w:t>webapp</w:t>
      </w:r>
      <w:proofErr w:type="spellEnd"/>
      <w:r w:rsidR="001C744D">
        <w:rPr>
          <w:rFonts w:ascii="Calibri" w:hAnsi="Calibri"/>
          <w:sz w:val="24"/>
          <w:szCs w:val="24"/>
          <w:lang w:val="it-IT" w:eastAsia="it-IT"/>
        </w:rPr>
        <w:t xml:space="preserve">). Inoltre il </w:t>
      </w:r>
      <w:proofErr w:type="spellStart"/>
      <w:r w:rsidR="001C744D">
        <w:rPr>
          <w:rFonts w:ascii="Calibri" w:hAnsi="Calibri"/>
          <w:sz w:val="24"/>
          <w:szCs w:val="24"/>
          <w:lang w:val="it-IT" w:eastAsia="it-IT"/>
        </w:rPr>
        <w:t>developer</w:t>
      </w:r>
      <w:proofErr w:type="spellEnd"/>
      <w:r w:rsidR="001C744D">
        <w:rPr>
          <w:rFonts w:ascii="Calibri" w:hAnsi="Calibri"/>
          <w:sz w:val="24"/>
          <w:szCs w:val="24"/>
          <w:lang w:val="it-IT" w:eastAsia="it-IT"/>
        </w:rPr>
        <w:t xml:space="preserve"> è anche l’</w:t>
      </w:r>
      <w:proofErr w:type="spellStart"/>
      <w:r w:rsidR="001C744D">
        <w:rPr>
          <w:rFonts w:ascii="Calibri" w:hAnsi="Calibri"/>
          <w:sz w:val="24"/>
          <w:szCs w:val="24"/>
          <w:lang w:val="it-IT" w:eastAsia="it-IT"/>
        </w:rPr>
        <w:t>owner</w:t>
      </w:r>
      <w:proofErr w:type="spellEnd"/>
      <w:r w:rsidR="001C744D">
        <w:rPr>
          <w:rFonts w:ascii="Calibri" w:hAnsi="Calibri"/>
          <w:sz w:val="24"/>
          <w:szCs w:val="24"/>
          <w:lang w:val="it-IT" w:eastAsia="it-IT"/>
        </w:rPr>
        <w:t xml:space="preserve"> del processo di </w:t>
      </w:r>
      <w:proofErr w:type="spellStart"/>
      <w:r w:rsidR="001C744D">
        <w:rPr>
          <w:rFonts w:ascii="Calibri" w:hAnsi="Calibri"/>
          <w:sz w:val="24"/>
          <w:szCs w:val="24"/>
          <w:lang w:val="it-IT" w:eastAsia="it-IT"/>
        </w:rPr>
        <w:t>deployment</w:t>
      </w:r>
      <w:proofErr w:type="spellEnd"/>
      <w:r w:rsidR="001C744D">
        <w:rPr>
          <w:rFonts w:ascii="Calibri" w:hAnsi="Calibri"/>
          <w:sz w:val="24"/>
          <w:szCs w:val="24"/>
          <w:lang w:val="it-IT" w:eastAsia="it-IT"/>
        </w:rPr>
        <w:t xml:space="preserve"> della </w:t>
      </w:r>
      <w:proofErr w:type="spellStart"/>
      <w:r w:rsidR="001C744D">
        <w:rPr>
          <w:rFonts w:ascii="Calibri" w:hAnsi="Calibri"/>
          <w:sz w:val="24"/>
          <w:szCs w:val="24"/>
          <w:lang w:val="it-IT" w:eastAsia="it-IT"/>
        </w:rPr>
        <w:t>webapp</w:t>
      </w:r>
      <w:proofErr w:type="spellEnd"/>
      <w:r w:rsidR="001C744D">
        <w:rPr>
          <w:rFonts w:ascii="Calibri" w:hAnsi="Calibri"/>
          <w:sz w:val="24"/>
          <w:szCs w:val="24"/>
          <w:lang w:val="it-IT" w:eastAsia="it-IT"/>
        </w:rPr>
        <w:t xml:space="preserve"> sugli ambienti web-container che verranno di seguito descritti.</w:t>
      </w:r>
    </w:p>
    <w:p w:rsidR="00A0349E" w:rsidRDefault="00A0349E" w:rsidP="00A0349E">
      <w:pPr>
        <w:pStyle w:val="Paragrafoelenco"/>
        <w:rPr>
          <w:rFonts w:ascii="Calibri" w:hAnsi="Calibri"/>
        </w:rPr>
      </w:pPr>
    </w:p>
    <w:p w:rsidR="00414BA7" w:rsidRDefault="005F4C87" w:rsidP="00C822BF">
      <w:pPr>
        <w:pStyle w:val="Rientrocorpodeltesto"/>
        <w:numPr>
          <w:ilvl w:val="0"/>
          <w:numId w:val="6"/>
        </w:numPr>
        <w:spacing w:after="60" w:line="360" w:lineRule="auto"/>
        <w:jc w:val="both"/>
        <w:rPr>
          <w:rFonts w:ascii="Calibri" w:hAnsi="Calibri"/>
          <w:sz w:val="24"/>
          <w:szCs w:val="24"/>
          <w:lang w:val="it-IT" w:eastAsia="it-IT"/>
        </w:rPr>
      </w:pPr>
      <w:r>
        <w:rPr>
          <w:rFonts w:ascii="Calibri" w:hAnsi="Calibri"/>
          <w:b/>
          <w:sz w:val="24"/>
          <w:szCs w:val="24"/>
          <w:u w:val="single"/>
          <w:lang w:val="it-IT" w:eastAsia="it-IT"/>
        </w:rPr>
        <w:t>SYSTEM ADMIN</w:t>
      </w:r>
      <w:r w:rsidRPr="007F50E2">
        <w:rPr>
          <w:rFonts w:ascii="Calibri" w:hAnsi="Calibri"/>
          <w:sz w:val="24"/>
          <w:szCs w:val="24"/>
          <w:lang w:val="it-IT" w:eastAsia="it-IT"/>
        </w:rPr>
        <w:t xml:space="preserve"> </w:t>
      </w:r>
      <w:r w:rsidRPr="005F4C87">
        <w:rPr>
          <w:rFonts w:ascii="Calibri" w:hAnsi="Calibri"/>
          <w:sz w:val="24"/>
          <w:szCs w:val="24"/>
          <w:lang w:val="it-IT" w:eastAsia="it-IT"/>
        </w:rPr>
        <w:t>che si occupa dell'installazione, configurazione, gestione/manutenzione, aggiornamento e monitoraggio d</w:t>
      </w:r>
      <w:r>
        <w:rPr>
          <w:rFonts w:ascii="Calibri" w:hAnsi="Calibri"/>
          <w:sz w:val="24"/>
          <w:szCs w:val="24"/>
          <w:lang w:val="it-IT" w:eastAsia="it-IT"/>
        </w:rPr>
        <w:t xml:space="preserve">ei sistemi operativi (Windows Server e Linux) del sistema informatico dedicato ad ALIREP. </w:t>
      </w:r>
      <w:r w:rsidRPr="005F4C87">
        <w:rPr>
          <w:rFonts w:ascii="Calibri" w:hAnsi="Calibri"/>
          <w:sz w:val="24"/>
          <w:szCs w:val="24"/>
          <w:lang w:val="it-IT" w:eastAsia="it-IT"/>
        </w:rPr>
        <w:t xml:space="preserve">Il </w:t>
      </w:r>
      <w:r>
        <w:rPr>
          <w:rFonts w:ascii="Calibri" w:hAnsi="Calibri"/>
          <w:sz w:val="24"/>
          <w:szCs w:val="24"/>
          <w:lang w:val="it-IT" w:eastAsia="it-IT"/>
        </w:rPr>
        <w:t xml:space="preserve">suo </w:t>
      </w:r>
      <w:r w:rsidRPr="005F4C87">
        <w:rPr>
          <w:rFonts w:ascii="Calibri" w:hAnsi="Calibri"/>
          <w:sz w:val="24"/>
          <w:szCs w:val="24"/>
          <w:lang w:val="it-IT" w:eastAsia="it-IT"/>
        </w:rPr>
        <w:t>ruolo è quello di gestire, a livello infrastrutturale, il buon governo dell'hardware e del software del sistema affinché essi funzionino in modo corretto, ovvero, affinché l'insieme dei servizi offerti dal sistema informativo possa essere erogato nella maniera più efficiente possibile agli utenti</w:t>
      </w:r>
      <w:r>
        <w:t>.</w:t>
      </w:r>
      <w:r w:rsidR="00414BA7">
        <w:rPr>
          <w:rFonts w:ascii="Calibri" w:hAnsi="Calibri"/>
          <w:sz w:val="24"/>
          <w:szCs w:val="24"/>
          <w:lang w:val="it-IT" w:eastAsia="it-IT"/>
        </w:rPr>
        <w:t xml:space="preserve"> E’ inoltre l’a</w:t>
      </w:r>
      <w:r w:rsidR="00414BA7" w:rsidRPr="00414BA7">
        <w:rPr>
          <w:rFonts w:ascii="Calibri" w:hAnsi="Calibri"/>
          <w:sz w:val="24"/>
          <w:szCs w:val="24"/>
          <w:lang w:val="it-IT" w:eastAsia="it-IT"/>
        </w:rPr>
        <w:t>rchitetto di sistema</w:t>
      </w:r>
      <w:r w:rsidR="00414BA7">
        <w:rPr>
          <w:rFonts w:ascii="Calibri" w:hAnsi="Calibri"/>
          <w:sz w:val="24"/>
          <w:szCs w:val="24"/>
          <w:lang w:val="it-IT" w:eastAsia="it-IT"/>
        </w:rPr>
        <w:t xml:space="preserve"> che </w:t>
      </w:r>
      <w:r w:rsidR="00414BA7" w:rsidRPr="00414BA7">
        <w:rPr>
          <w:rFonts w:ascii="Calibri" w:hAnsi="Calibri"/>
          <w:sz w:val="24"/>
          <w:szCs w:val="24"/>
          <w:lang w:val="it-IT" w:eastAsia="it-IT"/>
        </w:rPr>
        <w:t>p</w:t>
      </w:r>
      <w:r w:rsidR="00414BA7">
        <w:rPr>
          <w:rFonts w:ascii="Calibri" w:hAnsi="Calibri"/>
          <w:sz w:val="24"/>
          <w:szCs w:val="24"/>
          <w:lang w:val="it-IT" w:eastAsia="it-IT"/>
        </w:rPr>
        <w:t xml:space="preserve">rogetta il sistema informatico definendone </w:t>
      </w:r>
      <w:r w:rsidR="00414BA7" w:rsidRPr="00414BA7">
        <w:rPr>
          <w:rFonts w:ascii="Calibri" w:hAnsi="Calibri"/>
          <w:sz w:val="24"/>
          <w:szCs w:val="24"/>
          <w:lang w:val="it-IT" w:eastAsia="it-IT"/>
        </w:rPr>
        <w:t xml:space="preserve">scopo, tipologia, struttura, logiche, </w:t>
      </w:r>
      <w:r w:rsidR="00414BA7">
        <w:rPr>
          <w:rFonts w:ascii="Calibri" w:hAnsi="Calibri"/>
          <w:sz w:val="24"/>
          <w:szCs w:val="24"/>
          <w:lang w:val="it-IT" w:eastAsia="it-IT"/>
        </w:rPr>
        <w:t>requisiti, dimensione, confini.</w:t>
      </w:r>
    </w:p>
    <w:p w:rsidR="00414BA7" w:rsidRDefault="00414BA7" w:rsidP="00414BA7">
      <w:pPr>
        <w:pStyle w:val="Paragrafoelenco"/>
        <w:rPr>
          <w:rFonts w:ascii="Calibri" w:hAnsi="Calibri"/>
        </w:rPr>
      </w:pPr>
    </w:p>
    <w:p w:rsidR="00414BA7" w:rsidRDefault="00414BA7" w:rsidP="00C822BF">
      <w:pPr>
        <w:pStyle w:val="Paragrafoelenco"/>
        <w:numPr>
          <w:ilvl w:val="0"/>
          <w:numId w:val="6"/>
        </w:numPr>
        <w:spacing w:line="360" w:lineRule="auto"/>
        <w:ind w:left="714" w:hanging="357"/>
        <w:jc w:val="both"/>
        <w:rPr>
          <w:rFonts w:ascii="Calibri" w:hAnsi="Calibri"/>
        </w:rPr>
      </w:pPr>
      <w:r w:rsidRPr="00414BA7">
        <w:rPr>
          <w:rFonts w:ascii="Calibri" w:hAnsi="Calibri"/>
          <w:b/>
          <w:u w:val="single"/>
        </w:rPr>
        <w:t>NETWORK ADMINISTRATOR</w:t>
      </w:r>
      <w:r w:rsidRPr="00414BA7">
        <w:rPr>
          <w:rFonts w:ascii="Calibri" w:hAnsi="Calibri"/>
          <w:b/>
        </w:rPr>
        <w:t xml:space="preserve"> </w:t>
      </w:r>
      <w:r>
        <w:rPr>
          <w:rFonts w:ascii="Calibri" w:hAnsi="Calibri"/>
        </w:rPr>
        <w:t xml:space="preserve">con il compito di occuparsi </w:t>
      </w:r>
      <w:r w:rsidRPr="00414BA7">
        <w:rPr>
          <w:rFonts w:ascii="Calibri" w:hAnsi="Calibri"/>
        </w:rPr>
        <w:t>dei problemi inerenti all'interconnessione delle strutture di elaborazione dati in reti di computer. In particolare si occupa di progettazione, sviluppo, realizzazione, verifica e controllo dei sistemi di</w:t>
      </w:r>
      <w:r>
        <w:rPr>
          <w:rFonts w:ascii="Calibri" w:hAnsi="Calibri"/>
        </w:rPr>
        <w:t xml:space="preserve"> connessione LAN e WAN;</w:t>
      </w:r>
      <w:r w:rsidRPr="00414BA7">
        <w:rPr>
          <w:rFonts w:ascii="Calibri" w:hAnsi="Calibri"/>
        </w:rPr>
        <w:t xml:space="preserve"> stabilisce, realizza e verifica le politiche e i protocolli per l'accesso alle strutture di rete. L'amministratore di rete si occupa della configurazione della gestione dei router, degli </w:t>
      </w:r>
      <w:proofErr w:type="spellStart"/>
      <w:r w:rsidRPr="00414BA7">
        <w:rPr>
          <w:rFonts w:ascii="Calibri" w:hAnsi="Calibri"/>
        </w:rPr>
        <w:t>switch</w:t>
      </w:r>
      <w:proofErr w:type="spellEnd"/>
      <w:r w:rsidRPr="00414BA7">
        <w:rPr>
          <w:rFonts w:ascii="Calibri" w:hAnsi="Calibri"/>
        </w:rPr>
        <w:t xml:space="preserve">, dei </w:t>
      </w:r>
      <w:proofErr w:type="spellStart"/>
      <w:r w:rsidRPr="00414BA7">
        <w:rPr>
          <w:rFonts w:ascii="Calibri" w:hAnsi="Calibri"/>
        </w:rPr>
        <w:t>proxy</w:t>
      </w:r>
      <w:proofErr w:type="spellEnd"/>
      <w:r w:rsidRPr="00414BA7">
        <w:rPr>
          <w:rFonts w:ascii="Calibri" w:hAnsi="Calibri"/>
        </w:rPr>
        <w:t>, dei firewall e di tutti i dispositivi comunque connessi alla rete.</w:t>
      </w:r>
    </w:p>
    <w:p w:rsidR="00D406F3" w:rsidRDefault="00D406F3" w:rsidP="00D406F3">
      <w:pPr>
        <w:pStyle w:val="Paragrafoelenco"/>
        <w:rPr>
          <w:rFonts w:ascii="Calibri" w:hAnsi="Calibri"/>
        </w:rPr>
      </w:pPr>
    </w:p>
    <w:p w:rsidR="00414BA7" w:rsidRPr="00414BA7" w:rsidRDefault="001C744D" w:rsidP="00C822BF">
      <w:pPr>
        <w:pStyle w:val="Rientrocorpodeltesto"/>
        <w:numPr>
          <w:ilvl w:val="0"/>
          <w:numId w:val="6"/>
        </w:numPr>
        <w:spacing w:after="60" w:line="360" w:lineRule="auto"/>
        <w:jc w:val="both"/>
        <w:rPr>
          <w:rFonts w:ascii="Calibri" w:hAnsi="Calibri"/>
          <w:sz w:val="24"/>
          <w:szCs w:val="24"/>
          <w:lang w:val="it-IT" w:eastAsia="it-IT"/>
        </w:rPr>
      </w:pPr>
      <w:r w:rsidRPr="001C744D">
        <w:rPr>
          <w:rFonts w:ascii="Calibri" w:hAnsi="Calibri"/>
          <w:b/>
          <w:sz w:val="24"/>
          <w:szCs w:val="24"/>
          <w:u w:val="single"/>
          <w:lang w:val="it-IT" w:eastAsia="it-IT"/>
        </w:rPr>
        <w:t>DATABASE ADMINISTRATOR</w:t>
      </w:r>
      <w:r>
        <w:rPr>
          <w:rFonts w:ascii="Calibri" w:hAnsi="Calibri"/>
          <w:sz w:val="24"/>
          <w:szCs w:val="24"/>
          <w:lang w:val="it-IT" w:eastAsia="it-IT"/>
        </w:rPr>
        <w:t xml:space="preserve"> </w:t>
      </w:r>
      <w:r w:rsidRPr="001C744D">
        <w:rPr>
          <w:rFonts w:ascii="Calibri" w:hAnsi="Calibri"/>
          <w:sz w:val="24"/>
          <w:szCs w:val="24"/>
          <w:lang w:val="it-IT" w:eastAsia="it-IT"/>
        </w:rPr>
        <w:t xml:space="preserve">con il compito </w:t>
      </w:r>
      <w:r w:rsidRPr="00D406F3">
        <w:rPr>
          <w:rFonts w:ascii="Calibri" w:hAnsi="Calibri"/>
          <w:sz w:val="24"/>
          <w:szCs w:val="24"/>
          <w:lang w:val="it-IT" w:eastAsia="it-IT"/>
        </w:rPr>
        <w:t>di occuparsi della gestione dei dati con l’obiettivo di renderli accessibili e utilizzabili, proteggendoli inoltre da furti o da possibili corruzioni.</w:t>
      </w:r>
      <w:r w:rsidR="00D406F3" w:rsidRPr="00D406F3">
        <w:rPr>
          <w:rFonts w:ascii="Calibri" w:hAnsi="Calibri"/>
          <w:sz w:val="24"/>
          <w:szCs w:val="24"/>
          <w:lang w:val="it-IT" w:eastAsia="it-IT"/>
        </w:rPr>
        <w:t xml:space="preserve"> Configura gli accessi al database, realizza il monitoraggio dei sistemi di archiviazione, si occupa della manutenzione del server, della sicurezza degli accessi interni ed esterni alla banca dati e definisce, al contempo, le politiche aziendali di impiego e utilizzo delle risorse costituite dal database. Tra i principali compiti di questa figura professionale c'è quello di preservare la sicurezza e l'integrità dei dati contenuti nell'archivio. Ciò avviene utilizzando tutte le tecniche e i dispositivi idonei a questo scopo.</w:t>
      </w:r>
    </w:p>
    <w:p w:rsidR="00D406F3" w:rsidRDefault="00D406F3" w:rsidP="00414BA7">
      <w:pPr>
        <w:pStyle w:val="Rientrocorpodeltesto"/>
        <w:spacing w:after="60" w:line="360" w:lineRule="auto"/>
        <w:ind w:left="360"/>
        <w:jc w:val="both"/>
        <w:rPr>
          <w:rFonts w:ascii="Calibri" w:hAnsi="Calibri"/>
          <w:b/>
          <w:sz w:val="24"/>
          <w:szCs w:val="24"/>
          <w:u w:val="single"/>
          <w:lang w:val="it-IT" w:eastAsia="it-IT"/>
        </w:rPr>
      </w:pPr>
    </w:p>
    <w:p w:rsidR="005F4C87" w:rsidRDefault="00D406F3" w:rsidP="00C822BF">
      <w:pPr>
        <w:pStyle w:val="Rientrocorpodeltesto"/>
        <w:numPr>
          <w:ilvl w:val="0"/>
          <w:numId w:val="6"/>
        </w:numPr>
        <w:spacing w:after="60" w:line="360" w:lineRule="auto"/>
        <w:jc w:val="both"/>
        <w:rPr>
          <w:rFonts w:ascii="Calibri" w:hAnsi="Calibri"/>
          <w:sz w:val="24"/>
          <w:szCs w:val="24"/>
          <w:lang w:val="it-IT" w:eastAsia="it-IT"/>
        </w:rPr>
      </w:pPr>
      <w:r>
        <w:rPr>
          <w:rFonts w:ascii="Calibri" w:hAnsi="Calibri"/>
          <w:b/>
          <w:sz w:val="24"/>
          <w:szCs w:val="24"/>
          <w:u w:val="single"/>
          <w:lang w:val="it-IT" w:eastAsia="it-IT"/>
        </w:rPr>
        <w:t xml:space="preserve">SECURITY </w:t>
      </w:r>
      <w:r w:rsidRPr="001C744D">
        <w:rPr>
          <w:rFonts w:ascii="Calibri" w:hAnsi="Calibri"/>
          <w:b/>
          <w:sz w:val="24"/>
          <w:szCs w:val="24"/>
          <w:u w:val="single"/>
          <w:lang w:val="it-IT" w:eastAsia="it-IT"/>
        </w:rPr>
        <w:t>ADMINISTRATOR</w:t>
      </w:r>
      <w:r w:rsidR="00414BA7" w:rsidRPr="00414BA7">
        <w:rPr>
          <w:rFonts w:ascii="Calibri" w:hAnsi="Calibri"/>
          <w:sz w:val="24"/>
          <w:szCs w:val="24"/>
          <w:lang w:val="it-IT" w:eastAsia="it-IT"/>
        </w:rPr>
        <w:t>, specializzato nella gestione della sicurezza al confine del sistema.</w:t>
      </w:r>
    </w:p>
    <w:p w:rsidR="00D406F3" w:rsidRDefault="00D406F3" w:rsidP="00D406F3">
      <w:pPr>
        <w:pStyle w:val="Paragrafoelenco"/>
        <w:rPr>
          <w:rFonts w:ascii="Calibri" w:hAnsi="Calibri"/>
        </w:rPr>
      </w:pPr>
    </w:p>
    <w:p w:rsidR="007F50E2" w:rsidRDefault="007F50E2" w:rsidP="00D406F3">
      <w:pPr>
        <w:pStyle w:val="Rientrocorpodeltesto"/>
        <w:spacing w:after="60" w:line="360" w:lineRule="auto"/>
        <w:ind w:left="0"/>
        <w:jc w:val="both"/>
        <w:rPr>
          <w:rFonts w:ascii="Calibri" w:hAnsi="Calibri"/>
          <w:sz w:val="24"/>
          <w:szCs w:val="24"/>
          <w:lang w:val="it-IT" w:eastAsia="it-IT"/>
        </w:rPr>
      </w:pPr>
      <w:r w:rsidRPr="00A0349E">
        <w:rPr>
          <w:rFonts w:ascii="Calibri" w:hAnsi="Calibri"/>
          <w:sz w:val="24"/>
          <w:szCs w:val="24"/>
          <w:lang w:val="it-IT" w:eastAsia="it-IT"/>
        </w:rPr>
        <w:t xml:space="preserve">Per lo svolgimento dell’intervento, i nostri esperti saranno affiancati da </w:t>
      </w:r>
      <w:r w:rsidR="00D406F3">
        <w:rPr>
          <w:rFonts w:ascii="Calibri" w:hAnsi="Calibri"/>
          <w:sz w:val="24"/>
          <w:szCs w:val="24"/>
          <w:lang w:val="it-IT" w:eastAsia="it-IT"/>
        </w:rPr>
        <w:t>risorse interne Air Liquide</w:t>
      </w:r>
      <w:r w:rsidRPr="00A0349E">
        <w:rPr>
          <w:rFonts w:ascii="Calibri" w:hAnsi="Calibri"/>
          <w:sz w:val="24"/>
          <w:szCs w:val="24"/>
          <w:lang w:val="it-IT" w:eastAsia="it-IT"/>
        </w:rPr>
        <w:t>, in qualità di Referenti di Progetto organizzativi</w:t>
      </w:r>
      <w:r w:rsidR="00D406F3">
        <w:rPr>
          <w:rFonts w:ascii="Calibri" w:hAnsi="Calibri"/>
          <w:sz w:val="24"/>
          <w:szCs w:val="24"/>
          <w:lang w:val="it-IT" w:eastAsia="it-IT"/>
        </w:rPr>
        <w:t xml:space="preserve">, funzionali e tecnologici, per </w:t>
      </w:r>
      <w:r w:rsidRPr="007F50E2">
        <w:rPr>
          <w:rFonts w:ascii="Calibri" w:hAnsi="Calibri"/>
          <w:sz w:val="24"/>
          <w:szCs w:val="24"/>
          <w:lang w:val="it-IT" w:eastAsia="it-IT"/>
        </w:rPr>
        <w:t>l’organizzazione dei necessari incontri con</w:t>
      </w:r>
      <w:r w:rsidR="00D406F3">
        <w:rPr>
          <w:rFonts w:ascii="Calibri" w:hAnsi="Calibri"/>
          <w:sz w:val="24"/>
          <w:szCs w:val="24"/>
          <w:lang w:val="it-IT" w:eastAsia="it-IT"/>
        </w:rPr>
        <w:t xml:space="preserve"> personale della Vostra Azienda, </w:t>
      </w:r>
      <w:r w:rsidRPr="007F50E2">
        <w:rPr>
          <w:rFonts w:ascii="Calibri" w:hAnsi="Calibri"/>
          <w:sz w:val="24"/>
          <w:szCs w:val="24"/>
          <w:lang w:val="it-IT" w:eastAsia="it-IT"/>
        </w:rPr>
        <w:t>l’esame dell’avanzamento del lavoro ed eventuali cr</w:t>
      </w:r>
      <w:r w:rsidR="00D406F3">
        <w:rPr>
          <w:rFonts w:ascii="Calibri" w:hAnsi="Calibri"/>
          <w:sz w:val="24"/>
          <w:szCs w:val="24"/>
          <w:lang w:val="it-IT" w:eastAsia="it-IT"/>
        </w:rPr>
        <w:t xml:space="preserve">iticità e relative contromisure e </w:t>
      </w:r>
      <w:r w:rsidRPr="00A0349E">
        <w:rPr>
          <w:rFonts w:ascii="Calibri" w:hAnsi="Calibri"/>
          <w:sz w:val="24"/>
          <w:szCs w:val="24"/>
          <w:lang w:val="it-IT" w:eastAsia="it-IT"/>
        </w:rPr>
        <w:t>la certificazione parziale e finale delle attività svolte e dei risultati ottenuti.</w:t>
      </w:r>
    </w:p>
    <w:p w:rsidR="00D406F3" w:rsidRDefault="00D406F3" w:rsidP="00D406F3">
      <w:pPr>
        <w:pStyle w:val="Rientrocorpodeltesto"/>
        <w:spacing w:after="60" w:line="360" w:lineRule="auto"/>
        <w:ind w:left="0"/>
        <w:jc w:val="both"/>
        <w:rPr>
          <w:rFonts w:ascii="Calibri" w:hAnsi="Calibri"/>
          <w:sz w:val="24"/>
          <w:szCs w:val="24"/>
          <w:lang w:val="it-IT" w:eastAsia="it-IT"/>
        </w:rPr>
      </w:pPr>
      <w:r>
        <w:rPr>
          <w:rFonts w:ascii="Calibri" w:hAnsi="Calibri"/>
          <w:sz w:val="24"/>
          <w:szCs w:val="24"/>
          <w:lang w:val="it-IT" w:eastAsia="it-IT"/>
        </w:rPr>
        <w:t>Di seguito i nominativi delle persone coinvolte nel progetto alla data 01/01/2018</w:t>
      </w:r>
    </w:p>
    <w:p w:rsidR="00EA4358" w:rsidRDefault="00EA4358" w:rsidP="00D406F3">
      <w:pPr>
        <w:pStyle w:val="Rientrocorpodeltesto"/>
        <w:spacing w:after="60" w:line="360" w:lineRule="auto"/>
        <w:ind w:left="0"/>
        <w:jc w:val="both"/>
        <w:rPr>
          <w:rFonts w:ascii="Calibri" w:hAnsi="Calibri"/>
          <w:sz w:val="24"/>
          <w:szCs w:val="24"/>
          <w:lang w:val="it-IT" w:eastAsia="it-IT"/>
        </w:rPr>
      </w:pPr>
    </w:p>
    <w:tbl>
      <w:tblPr>
        <w:tblW w:w="9008" w:type="dxa"/>
        <w:tblInd w:w="701" w:type="dxa"/>
        <w:tblCellMar>
          <w:left w:w="70" w:type="dxa"/>
          <w:right w:w="70" w:type="dxa"/>
        </w:tblCellMar>
        <w:tblLook w:val="04A0" w:firstRow="1" w:lastRow="0" w:firstColumn="1" w:lastColumn="0" w:noHBand="0" w:noVBand="1"/>
      </w:tblPr>
      <w:tblGrid>
        <w:gridCol w:w="4189"/>
        <w:gridCol w:w="4819"/>
      </w:tblGrid>
      <w:tr w:rsidR="00D406F3" w:rsidTr="00D406F3">
        <w:trPr>
          <w:trHeight w:val="315"/>
        </w:trPr>
        <w:tc>
          <w:tcPr>
            <w:tcW w:w="4189" w:type="dxa"/>
            <w:tcBorders>
              <w:top w:val="single" w:sz="8" w:space="0" w:color="auto"/>
              <w:left w:val="single" w:sz="8" w:space="0" w:color="auto"/>
              <w:bottom w:val="single" w:sz="8" w:space="0" w:color="auto"/>
              <w:right w:val="single" w:sz="8" w:space="0" w:color="auto"/>
            </w:tcBorders>
            <w:noWrap/>
            <w:vAlign w:val="bottom"/>
            <w:hideMark/>
          </w:tcPr>
          <w:p w:rsidR="00D406F3" w:rsidRDefault="00D406F3">
            <w:pPr>
              <w:jc w:val="center"/>
              <w:rPr>
                <w:rFonts w:ascii="Calibri" w:hAnsi="Calibri"/>
                <w:color w:val="000000"/>
                <w:sz w:val="22"/>
                <w:szCs w:val="22"/>
              </w:rPr>
            </w:pPr>
            <w:r>
              <w:rPr>
                <w:rFonts w:ascii="Calibri" w:hAnsi="Calibri"/>
                <w:color w:val="000000"/>
                <w:sz w:val="22"/>
                <w:szCs w:val="22"/>
              </w:rPr>
              <w:t>Profili Risorse</w:t>
            </w:r>
          </w:p>
        </w:tc>
        <w:tc>
          <w:tcPr>
            <w:tcW w:w="4819" w:type="dxa"/>
            <w:tcBorders>
              <w:top w:val="single" w:sz="8" w:space="0" w:color="auto"/>
              <w:left w:val="nil"/>
              <w:bottom w:val="single" w:sz="8" w:space="0" w:color="auto"/>
              <w:right w:val="single" w:sz="8" w:space="0" w:color="auto"/>
            </w:tcBorders>
            <w:noWrap/>
            <w:vAlign w:val="bottom"/>
            <w:hideMark/>
          </w:tcPr>
          <w:p w:rsidR="00D406F3" w:rsidRDefault="00D406F3">
            <w:pPr>
              <w:jc w:val="center"/>
              <w:rPr>
                <w:rFonts w:ascii="Calibri" w:hAnsi="Calibri"/>
                <w:color w:val="000000"/>
                <w:sz w:val="22"/>
                <w:szCs w:val="22"/>
              </w:rPr>
            </w:pPr>
            <w:r>
              <w:rPr>
                <w:rFonts w:ascii="Calibri" w:hAnsi="Calibri"/>
                <w:color w:val="000000"/>
                <w:sz w:val="22"/>
                <w:szCs w:val="22"/>
              </w:rPr>
              <w:t>SIGLA</w:t>
            </w:r>
          </w:p>
        </w:tc>
      </w:tr>
      <w:tr w:rsidR="00D406F3" w:rsidTr="00D406F3">
        <w:trPr>
          <w:trHeight w:val="300"/>
        </w:trPr>
        <w:tc>
          <w:tcPr>
            <w:tcW w:w="4189" w:type="dxa"/>
            <w:tcBorders>
              <w:top w:val="nil"/>
              <w:left w:val="single" w:sz="4" w:space="0" w:color="auto"/>
              <w:bottom w:val="single" w:sz="4" w:space="0" w:color="auto"/>
              <w:right w:val="single" w:sz="4" w:space="0" w:color="auto"/>
            </w:tcBorders>
            <w:noWrap/>
            <w:vAlign w:val="bottom"/>
            <w:hideMark/>
          </w:tcPr>
          <w:p w:rsidR="00D406F3" w:rsidRDefault="00D406F3">
            <w:pPr>
              <w:rPr>
                <w:rFonts w:ascii="Calibri" w:hAnsi="Calibri"/>
                <w:color w:val="000000"/>
                <w:sz w:val="22"/>
                <w:szCs w:val="22"/>
              </w:rPr>
            </w:pPr>
            <w:r>
              <w:rPr>
                <w:rFonts w:ascii="Calibri" w:hAnsi="Calibri"/>
                <w:color w:val="000000"/>
                <w:sz w:val="22"/>
                <w:szCs w:val="22"/>
              </w:rPr>
              <w:t>Project Manager</w:t>
            </w:r>
          </w:p>
          <w:p w:rsidR="00D406F3" w:rsidRDefault="00D406F3">
            <w:pPr>
              <w:rPr>
                <w:rFonts w:ascii="Calibri" w:hAnsi="Calibri"/>
                <w:color w:val="000000"/>
                <w:sz w:val="22"/>
                <w:szCs w:val="22"/>
              </w:rPr>
            </w:pPr>
          </w:p>
          <w:p w:rsidR="00D406F3" w:rsidRDefault="00D406F3">
            <w:pPr>
              <w:rPr>
                <w:rFonts w:ascii="Calibri" w:hAnsi="Calibri"/>
                <w:color w:val="000000"/>
                <w:sz w:val="22"/>
                <w:szCs w:val="22"/>
              </w:rPr>
            </w:pPr>
          </w:p>
          <w:p w:rsidR="00D406F3" w:rsidRDefault="00D406F3">
            <w:pPr>
              <w:rPr>
                <w:rFonts w:ascii="Calibri" w:hAnsi="Calibri"/>
                <w:color w:val="000000"/>
                <w:sz w:val="22"/>
                <w:szCs w:val="22"/>
              </w:rPr>
            </w:pPr>
          </w:p>
        </w:tc>
        <w:tc>
          <w:tcPr>
            <w:tcW w:w="4819" w:type="dxa"/>
            <w:tcBorders>
              <w:top w:val="nil"/>
              <w:left w:val="nil"/>
              <w:bottom w:val="single" w:sz="4" w:space="0" w:color="auto"/>
              <w:right w:val="single" w:sz="4" w:space="0" w:color="auto"/>
            </w:tcBorders>
            <w:noWrap/>
            <w:vAlign w:val="bottom"/>
            <w:hideMark/>
          </w:tcPr>
          <w:p w:rsidR="00D406F3" w:rsidRDefault="00D406F3">
            <w:pPr>
              <w:rPr>
                <w:rFonts w:ascii="Calibri" w:hAnsi="Calibri"/>
                <w:color w:val="000000"/>
                <w:sz w:val="22"/>
                <w:szCs w:val="22"/>
              </w:rPr>
            </w:pPr>
            <w:r>
              <w:rPr>
                <w:rFonts w:ascii="Calibri" w:hAnsi="Calibri"/>
                <w:color w:val="000000"/>
                <w:sz w:val="22"/>
                <w:szCs w:val="22"/>
              </w:rPr>
              <w:t>Fabiano Moda</w:t>
            </w:r>
          </w:p>
          <w:p w:rsidR="00D406F3" w:rsidRDefault="00D406F3">
            <w:pPr>
              <w:rPr>
                <w:rFonts w:ascii="Calibri" w:hAnsi="Calibri"/>
                <w:color w:val="000000"/>
                <w:sz w:val="22"/>
                <w:szCs w:val="22"/>
              </w:rPr>
            </w:pPr>
            <w:r>
              <w:rPr>
                <w:rFonts w:ascii="Calibri" w:hAnsi="Calibri"/>
                <w:color w:val="000000"/>
                <w:sz w:val="22"/>
                <w:szCs w:val="22"/>
              </w:rPr>
              <w:t>Ingegnere in Elettronica specializzato in Telecomunicazioni</w:t>
            </w:r>
          </w:p>
          <w:p w:rsidR="00D406F3" w:rsidRDefault="00D406F3">
            <w:pPr>
              <w:rPr>
                <w:rFonts w:ascii="Calibri" w:hAnsi="Calibri"/>
                <w:color w:val="000000"/>
                <w:sz w:val="22"/>
                <w:szCs w:val="22"/>
              </w:rPr>
            </w:pPr>
            <w:r>
              <w:rPr>
                <w:rFonts w:ascii="Calibri" w:hAnsi="Calibri"/>
                <w:color w:val="000000"/>
                <w:sz w:val="22"/>
                <w:szCs w:val="22"/>
              </w:rPr>
              <w:t>Esperienza 25 anni</w:t>
            </w:r>
          </w:p>
        </w:tc>
      </w:tr>
      <w:tr w:rsidR="00D406F3" w:rsidTr="00D406F3">
        <w:trPr>
          <w:trHeight w:val="300"/>
        </w:trPr>
        <w:tc>
          <w:tcPr>
            <w:tcW w:w="4189" w:type="dxa"/>
            <w:tcBorders>
              <w:top w:val="nil"/>
              <w:left w:val="single" w:sz="4" w:space="0" w:color="auto"/>
              <w:bottom w:val="single" w:sz="4" w:space="0" w:color="auto"/>
              <w:right w:val="single" w:sz="4" w:space="0" w:color="auto"/>
            </w:tcBorders>
            <w:noWrap/>
            <w:vAlign w:val="bottom"/>
            <w:hideMark/>
          </w:tcPr>
          <w:p w:rsidR="00D406F3" w:rsidRDefault="00D406F3">
            <w:pPr>
              <w:rPr>
                <w:rFonts w:ascii="Calibri" w:hAnsi="Calibri"/>
                <w:color w:val="000000"/>
                <w:sz w:val="22"/>
                <w:szCs w:val="22"/>
              </w:rPr>
            </w:pPr>
            <w:proofErr w:type="spellStart"/>
            <w:r>
              <w:rPr>
                <w:rFonts w:ascii="Calibri" w:hAnsi="Calibri"/>
                <w:color w:val="000000"/>
                <w:sz w:val="22"/>
                <w:szCs w:val="22"/>
              </w:rPr>
              <w:t>Functional</w:t>
            </w:r>
            <w:proofErr w:type="spellEnd"/>
            <w:r>
              <w:rPr>
                <w:rFonts w:ascii="Calibri" w:hAnsi="Calibri"/>
                <w:color w:val="000000"/>
                <w:sz w:val="22"/>
                <w:szCs w:val="22"/>
              </w:rPr>
              <w:t xml:space="preserve"> Analyst</w:t>
            </w:r>
          </w:p>
          <w:p w:rsidR="00D406F3" w:rsidRDefault="00D406F3">
            <w:pPr>
              <w:rPr>
                <w:rFonts w:ascii="Calibri" w:hAnsi="Calibri"/>
                <w:color w:val="000000"/>
                <w:sz w:val="22"/>
                <w:szCs w:val="22"/>
              </w:rPr>
            </w:pPr>
          </w:p>
          <w:p w:rsidR="00D406F3" w:rsidRDefault="00D406F3">
            <w:pPr>
              <w:rPr>
                <w:rFonts w:ascii="Calibri" w:hAnsi="Calibri"/>
                <w:color w:val="000000"/>
                <w:sz w:val="22"/>
                <w:szCs w:val="22"/>
              </w:rPr>
            </w:pPr>
          </w:p>
          <w:p w:rsidR="00D406F3" w:rsidRDefault="00D406F3">
            <w:pPr>
              <w:rPr>
                <w:rFonts w:ascii="Calibri" w:hAnsi="Calibri"/>
                <w:color w:val="000000"/>
                <w:sz w:val="22"/>
                <w:szCs w:val="22"/>
              </w:rPr>
            </w:pPr>
          </w:p>
          <w:p w:rsidR="00D406F3" w:rsidRDefault="00D406F3">
            <w:pPr>
              <w:rPr>
                <w:rFonts w:ascii="Calibri" w:hAnsi="Calibri"/>
                <w:color w:val="000000"/>
                <w:sz w:val="22"/>
                <w:szCs w:val="22"/>
              </w:rPr>
            </w:pPr>
          </w:p>
        </w:tc>
        <w:tc>
          <w:tcPr>
            <w:tcW w:w="4819" w:type="dxa"/>
            <w:tcBorders>
              <w:top w:val="nil"/>
              <w:left w:val="nil"/>
              <w:bottom w:val="single" w:sz="4" w:space="0" w:color="auto"/>
              <w:right w:val="single" w:sz="4" w:space="0" w:color="auto"/>
            </w:tcBorders>
            <w:noWrap/>
            <w:vAlign w:val="bottom"/>
            <w:hideMark/>
          </w:tcPr>
          <w:p w:rsidR="00D406F3" w:rsidRDefault="00D406F3">
            <w:pPr>
              <w:rPr>
                <w:rFonts w:ascii="Calibri" w:hAnsi="Calibri"/>
                <w:color w:val="000000"/>
                <w:sz w:val="22"/>
                <w:szCs w:val="22"/>
              </w:rPr>
            </w:pPr>
            <w:r>
              <w:rPr>
                <w:rFonts w:ascii="Calibri" w:hAnsi="Calibri"/>
                <w:color w:val="000000"/>
                <w:sz w:val="22"/>
                <w:szCs w:val="22"/>
              </w:rPr>
              <w:t xml:space="preserve">Fabiano Moda </w:t>
            </w:r>
          </w:p>
          <w:p w:rsidR="00D406F3" w:rsidRDefault="00D406F3">
            <w:pPr>
              <w:rPr>
                <w:rFonts w:ascii="Calibri" w:hAnsi="Calibri"/>
                <w:color w:val="000000"/>
                <w:sz w:val="22"/>
                <w:szCs w:val="22"/>
              </w:rPr>
            </w:pPr>
          </w:p>
          <w:p w:rsidR="00D406F3" w:rsidRDefault="00D406F3">
            <w:pPr>
              <w:rPr>
                <w:rFonts w:ascii="Calibri" w:hAnsi="Calibri"/>
                <w:color w:val="000000"/>
                <w:sz w:val="22"/>
                <w:szCs w:val="22"/>
              </w:rPr>
            </w:pPr>
            <w:r>
              <w:rPr>
                <w:rFonts w:ascii="Calibri" w:hAnsi="Calibri"/>
                <w:color w:val="000000"/>
                <w:sz w:val="22"/>
                <w:szCs w:val="22"/>
              </w:rPr>
              <w:t>Erasmo Masiello</w:t>
            </w:r>
          </w:p>
          <w:p w:rsidR="00D406F3" w:rsidRDefault="00D406F3">
            <w:pPr>
              <w:rPr>
                <w:rFonts w:ascii="Calibri" w:hAnsi="Calibri"/>
                <w:color w:val="000000"/>
                <w:sz w:val="22"/>
                <w:szCs w:val="22"/>
              </w:rPr>
            </w:pPr>
            <w:r>
              <w:rPr>
                <w:rFonts w:ascii="Calibri" w:hAnsi="Calibri"/>
                <w:color w:val="000000"/>
                <w:sz w:val="22"/>
                <w:szCs w:val="22"/>
              </w:rPr>
              <w:t>Ingegnere in informatica</w:t>
            </w:r>
          </w:p>
          <w:p w:rsidR="00D406F3" w:rsidRDefault="00D406F3" w:rsidP="00D406F3">
            <w:pPr>
              <w:rPr>
                <w:rFonts w:ascii="Calibri" w:hAnsi="Calibri"/>
                <w:color w:val="000000"/>
                <w:sz w:val="22"/>
                <w:szCs w:val="22"/>
              </w:rPr>
            </w:pPr>
            <w:r>
              <w:rPr>
                <w:rFonts w:ascii="Calibri" w:hAnsi="Calibri"/>
                <w:color w:val="000000"/>
                <w:sz w:val="22"/>
                <w:szCs w:val="22"/>
              </w:rPr>
              <w:t>Esperienza 17 anni</w:t>
            </w:r>
          </w:p>
        </w:tc>
      </w:tr>
      <w:tr w:rsidR="00D406F3" w:rsidTr="00D406F3">
        <w:trPr>
          <w:trHeight w:val="300"/>
        </w:trPr>
        <w:tc>
          <w:tcPr>
            <w:tcW w:w="4189" w:type="dxa"/>
            <w:tcBorders>
              <w:top w:val="nil"/>
              <w:left w:val="single" w:sz="4" w:space="0" w:color="auto"/>
              <w:bottom w:val="single" w:sz="4" w:space="0" w:color="auto"/>
              <w:right w:val="single" w:sz="4" w:space="0" w:color="auto"/>
            </w:tcBorders>
            <w:noWrap/>
            <w:vAlign w:val="bottom"/>
            <w:hideMark/>
          </w:tcPr>
          <w:p w:rsidR="00D406F3" w:rsidRDefault="00D406F3">
            <w:pPr>
              <w:rPr>
                <w:rFonts w:ascii="Calibri" w:hAnsi="Calibri"/>
                <w:color w:val="000000"/>
                <w:sz w:val="22"/>
                <w:szCs w:val="22"/>
              </w:rPr>
            </w:pPr>
            <w:r>
              <w:rPr>
                <w:rFonts w:ascii="Calibri" w:hAnsi="Calibri"/>
                <w:color w:val="000000"/>
                <w:sz w:val="22"/>
                <w:szCs w:val="22"/>
              </w:rPr>
              <w:t>Technical Analyst</w:t>
            </w:r>
          </w:p>
          <w:p w:rsidR="00D406F3" w:rsidRDefault="00D406F3">
            <w:pPr>
              <w:rPr>
                <w:rFonts w:ascii="Calibri" w:hAnsi="Calibri"/>
                <w:color w:val="000000"/>
                <w:sz w:val="22"/>
                <w:szCs w:val="22"/>
              </w:rPr>
            </w:pPr>
          </w:p>
          <w:p w:rsidR="00D406F3" w:rsidRDefault="00D406F3">
            <w:pPr>
              <w:rPr>
                <w:rFonts w:ascii="Calibri" w:hAnsi="Calibri"/>
                <w:color w:val="000000"/>
                <w:sz w:val="22"/>
                <w:szCs w:val="22"/>
              </w:rPr>
            </w:pPr>
          </w:p>
        </w:tc>
        <w:tc>
          <w:tcPr>
            <w:tcW w:w="4819" w:type="dxa"/>
            <w:tcBorders>
              <w:top w:val="nil"/>
              <w:left w:val="nil"/>
              <w:bottom w:val="single" w:sz="4" w:space="0" w:color="auto"/>
              <w:right w:val="single" w:sz="4" w:space="0" w:color="auto"/>
            </w:tcBorders>
            <w:noWrap/>
            <w:vAlign w:val="bottom"/>
            <w:hideMark/>
          </w:tcPr>
          <w:p w:rsidR="00D406F3" w:rsidRDefault="00D406F3">
            <w:pPr>
              <w:rPr>
                <w:rFonts w:ascii="Calibri" w:hAnsi="Calibri"/>
                <w:color w:val="000000"/>
                <w:sz w:val="22"/>
                <w:szCs w:val="22"/>
              </w:rPr>
            </w:pPr>
            <w:r>
              <w:rPr>
                <w:rFonts w:ascii="Calibri" w:hAnsi="Calibri"/>
                <w:color w:val="000000"/>
                <w:sz w:val="22"/>
                <w:szCs w:val="22"/>
              </w:rPr>
              <w:t>Simone Massa</w:t>
            </w:r>
          </w:p>
          <w:p w:rsidR="00D406F3" w:rsidRDefault="00D406F3">
            <w:pPr>
              <w:rPr>
                <w:rFonts w:ascii="Calibri" w:hAnsi="Calibri"/>
                <w:color w:val="000000"/>
                <w:sz w:val="22"/>
                <w:szCs w:val="22"/>
              </w:rPr>
            </w:pPr>
            <w:r>
              <w:rPr>
                <w:rFonts w:ascii="Calibri" w:hAnsi="Calibri"/>
                <w:color w:val="000000"/>
                <w:sz w:val="22"/>
                <w:szCs w:val="22"/>
              </w:rPr>
              <w:t>Perito Informatico</w:t>
            </w:r>
          </w:p>
          <w:p w:rsidR="00D406F3" w:rsidRDefault="00D406F3">
            <w:pPr>
              <w:rPr>
                <w:rFonts w:ascii="Calibri" w:hAnsi="Calibri"/>
                <w:color w:val="000000"/>
                <w:sz w:val="22"/>
                <w:szCs w:val="22"/>
              </w:rPr>
            </w:pPr>
            <w:r>
              <w:rPr>
                <w:rFonts w:ascii="Calibri" w:hAnsi="Calibri"/>
                <w:color w:val="000000"/>
                <w:sz w:val="22"/>
                <w:szCs w:val="22"/>
              </w:rPr>
              <w:t>Esperienza 18 anni</w:t>
            </w:r>
          </w:p>
        </w:tc>
      </w:tr>
      <w:tr w:rsidR="00D406F3" w:rsidTr="00D406F3">
        <w:trPr>
          <w:trHeight w:val="300"/>
        </w:trPr>
        <w:tc>
          <w:tcPr>
            <w:tcW w:w="4189" w:type="dxa"/>
            <w:tcBorders>
              <w:top w:val="nil"/>
              <w:left w:val="single" w:sz="4" w:space="0" w:color="auto"/>
              <w:bottom w:val="single" w:sz="4" w:space="0" w:color="auto"/>
              <w:right w:val="single" w:sz="4" w:space="0" w:color="auto"/>
            </w:tcBorders>
            <w:noWrap/>
            <w:vAlign w:val="bottom"/>
            <w:hideMark/>
          </w:tcPr>
          <w:p w:rsidR="00D406F3" w:rsidRDefault="00D406F3">
            <w:pPr>
              <w:rPr>
                <w:rFonts w:ascii="Calibri" w:hAnsi="Calibri"/>
                <w:color w:val="000000"/>
                <w:sz w:val="22"/>
                <w:szCs w:val="22"/>
              </w:rPr>
            </w:pPr>
            <w:r>
              <w:rPr>
                <w:rFonts w:ascii="Calibri" w:hAnsi="Calibri"/>
                <w:color w:val="000000"/>
                <w:sz w:val="22"/>
                <w:szCs w:val="22"/>
              </w:rPr>
              <w:t>Developer</w:t>
            </w:r>
          </w:p>
          <w:p w:rsidR="00D406F3" w:rsidRDefault="00D406F3">
            <w:pPr>
              <w:rPr>
                <w:rFonts w:ascii="Calibri" w:hAnsi="Calibri"/>
                <w:color w:val="000000"/>
                <w:sz w:val="22"/>
                <w:szCs w:val="22"/>
              </w:rPr>
            </w:pPr>
          </w:p>
          <w:p w:rsidR="00D406F3" w:rsidRDefault="00D406F3">
            <w:pPr>
              <w:rPr>
                <w:rFonts w:ascii="Calibri" w:hAnsi="Calibri"/>
                <w:color w:val="000000"/>
                <w:sz w:val="22"/>
                <w:szCs w:val="22"/>
              </w:rPr>
            </w:pPr>
          </w:p>
          <w:p w:rsidR="00D406F3" w:rsidRDefault="00D406F3">
            <w:pPr>
              <w:rPr>
                <w:rFonts w:ascii="Calibri" w:hAnsi="Calibri"/>
                <w:color w:val="000000"/>
                <w:sz w:val="22"/>
                <w:szCs w:val="22"/>
              </w:rPr>
            </w:pPr>
          </w:p>
          <w:p w:rsidR="00D406F3" w:rsidRDefault="00D406F3">
            <w:pPr>
              <w:rPr>
                <w:rFonts w:ascii="Calibri" w:hAnsi="Calibri"/>
                <w:color w:val="000000"/>
                <w:sz w:val="22"/>
                <w:szCs w:val="22"/>
              </w:rPr>
            </w:pPr>
          </w:p>
          <w:p w:rsidR="00D406F3" w:rsidRDefault="00D406F3">
            <w:pPr>
              <w:rPr>
                <w:rFonts w:ascii="Calibri" w:hAnsi="Calibri"/>
                <w:color w:val="000000"/>
                <w:sz w:val="22"/>
                <w:szCs w:val="22"/>
              </w:rPr>
            </w:pPr>
          </w:p>
          <w:p w:rsidR="00D406F3" w:rsidRDefault="00D406F3">
            <w:pPr>
              <w:rPr>
                <w:rFonts w:ascii="Calibri" w:hAnsi="Calibri"/>
                <w:color w:val="000000"/>
                <w:sz w:val="22"/>
                <w:szCs w:val="22"/>
              </w:rPr>
            </w:pPr>
          </w:p>
          <w:p w:rsidR="00D406F3" w:rsidRDefault="00D406F3">
            <w:pPr>
              <w:rPr>
                <w:rFonts w:ascii="Calibri" w:hAnsi="Calibri"/>
                <w:color w:val="000000"/>
                <w:sz w:val="22"/>
                <w:szCs w:val="22"/>
              </w:rPr>
            </w:pPr>
          </w:p>
        </w:tc>
        <w:tc>
          <w:tcPr>
            <w:tcW w:w="4819" w:type="dxa"/>
            <w:tcBorders>
              <w:top w:val="nil"/>
              <w:left w:val="nil"/>
              <w:bottom w:val="single" w:sz="4" w:space="0" w:color="auto"/>
              <w:right w:val="single" w:sz="4" w:space="0" w:color="auto"/>
            </w:tcBorders>
            <w:noWrap/>
            <w:vAlign w:val="bottom"/>
            <w:hideMark/>
          </w:tcPr>
          <w:p w:rsidR="00D406F3" w:rsidRDefault="00D406F3">
            <w:pPr>
              <w:rPr>
                <w:rFonts w:ascii="Calibri" w:hAnsi="Calibri"/>
                <w:color w:val="000000"/>
                <w:sz w:val="22"/>
                <w:szCs w:val="22"/>
              </w:rPr>
            </w:pPr>
            <w:r>
              <w:rPr>
                <w:rFonts w:ascii="Calibri" w:hAnsi="Calibri"/>
                <w:color w:val="000000"/>
                <w:sz w:val="22"/>
                <w:szCs w:val="22"/>
              </w:rPr>
              <w:t xml:space="preserve">Luca </w:t>
            </w:r>
            <w:proofErr w:type="spellStart"/>
            <w:r>
              <w:rPr>
                <w:rFonts w:ascii="Calibri" w:hAnsi="Calibri"/>
                <w:color w:val="000000"/>
                <w:sz w:val="22"/>
                <w:szCs w:val="22"/>
              </w:rPr>
              <w:t>Remiddi</w:t>
            </w:r>
            <w:proofErr w:type="spellEnd"/>
          </w:p>
          <w:p w:rsidR="00D406F3" w:rsidRDefault="00D406F3">
            <w:pPr>
              <w:rPr>
                <w:rFonts w:ascii="Calibri" w:hAnsi="Calibri"/>
                <w:color w:val="000000"/>
                <w:sz w:val="22"/>
                <w:szCs w:val="22"/>
              </w:rPr>
            </w:pPr>
            <w:r>
              <w:rPr>
                <w:rFonts w:ascii="Calibri" w:hAnsi="Calibri"/>
                <w:color w:val="000000"/>
                <w:sz w:val="22"/>
                <w:szCs w:val="22"/>
              </w:rPr>
              <w:t>Perito Informatico</w:t>
            </w:r>
          </w:p>
          <w:p w:rsidR="00D406F3" w:rsidRDefault="00D406F3">
            <w:pPr>
              <w:rPr>
                <w:rFonts w:ascii="Calibri" w:hAnsi="Calibri"/>
                <w:color w:val="000000"/>
                <w:sz w:val="22"/>
                <w:szCs w:val="22"/>
              </w:rPr>
            </w:pPr>
            <w:r>
              <w:rPr>
                <w:rFonts w:ascii="Calibri" w:hAnsi="Calibri"/>
                <w:color w:val="000000"/>
                <w:sz w:val="22"/>
                <w:szCs w:val="22"/>
              </w:rPr>
              <w:t>Esperienza 10 anni</w:t>
            </w:r>
          </w:p>
          <w:p w:rsidR="00D406F3" w:rsidRDefault="00D406F3">
            <w:pPr>
              <w:rPr>
                <w:rFonts w:ascii="Calibri" w:hAnsi="Calibri"/>
                <w:color w:val="000000"/>
                <w:sz w:val="22"/>
                <w:szCs w:val="22"/>
              </w:rPr>
            </w:pPr>
          </w:p>
          <w:p w:rsidR="00D406F3" w:rsidRDefault="00D406F3" w:rsidP="00D406F3">
            <w:pPr>
              <w:rPr>
                <w:rFonts w:ascii="Calibri" w:hAnsi="Calibri"/>
                <w:color w:val="000000"/>
                <w:sz w:val="22"/>
                <w:szCs w:val="22"/>
              </w:rPr>
            </w:pPr>
            <w:r>
              <w:rPr>
                <w:rFonts w:ascii="Calibri" w:hAnsi="Calibri"/>
                <w:color w:val="000000"/>
                <w:sz w:val="22"/>
                <w:szCs w:val="22"/>
              </w:rPr>
              <w:t>Filippo Pezzoni</w:t>
            </w:r>
          </w:p>
          <w:p w:rsidR="00D406F3" w:rsidRDefault="00D406F3" w:rsidP="00D406F3">
            <w:pPr>
              <w:rPr>
                <w:rFonts w:ascii="Calibri" w:hAnsi="Calibri"/>
                <w:color w:val="000000"/>
                <w:sz w:val="22"/>
                <w:szCs w:val="22"/>
              </w:rPr>
            </w:pPr>
            <w:r>
              <w:rPr>
                <w:rFonts w:ascii="Calibri" w:hAnsi="Calibri"/>
                <w:color w:val="000000"/>
                <w:sz w:val="22"/>
                <w:szCs w:val="22"/>
              </w:rPr>
              <w:t>Perito Informatico</w:t>
            </w:r>
          </w:p>
          <w:p w:rsidR="00D406F3" w:rsidRDefault="00D406F3" w:rsidP="00D406F3">
            <w:pPr>
              <w:rPr>
                <w:rFonts w:ascii="Calibri" w:hAnsi="Calibri"/>
                <w:color w:val="000000"/>
                <w:sz w:val="22"/>
                <w:szCs w:val="22"/>
              </w:rPr>
            </w:pPr>
            <w:r>
              <w:rPr>
                <w:rFonts w:ascii="Calibri" w:hAnsi="Calibri"/>
                <w:color w:val="000000"/>
                <w:sz w:val="22"/>
                <w:szCs w:val="22"/>
              </w:rPr>
              <w:t>Esperienza 10 anni</w:t>
            </w:r>
          </w:p>
          <w:p w:rsidR="00D406F3" w:rsidRDefault="00D406F3">
            <w:pPr>
              <w:rPr>
                <w:rFonts w:ascii="Calibri" w:hAnsi="Calibri"/>
                <w:color w:val="000000"/>
                <w:sz w:val="22"/>
                <w:szCs w:val="22"/>
              </w:rPr>
            </w:pPr>
          </w:p>
        </w:tc>
      </w:tr>
      <w:tr w:rsidR="00D406F3" w:rsidTr="00D406F3">
        <w:trPr>
          <w:trHeight w:val="306"/>
        </w:trPr>
        <w:tc>
          <w:tcPr>
            <w:tcW w:w="4189" w:type="dxa"/>
            <w:tcBorders>
              <w:top w:val="nil"/>
              <w:left w:val="single" w:sz="4" w:space="0" w:color="auto"/>
              <w:bottom w:val="single" w:sz="4" w:space="0" w:color="auto"/>
              <w:right w:val="single" w:sz="4" w:space="0" w:color="auto"/>
            </w:tcBorders>
            <w:vAlign w:val="bottom"/>
            <w:hideMark/>
          </w:tcPr>
          <w:p w:rsidR="00D406F3" w:rsidRDefault="00D406F3">
            <w:pPr>
              <w:rPr>
                <w:rFonts w:ascii="Calibri" w:hAnsi="Calibri"/>
                <w:color w:val="000000"/>
                <w:sz w:val="22"/>
                <w:szCs w:val="22"/>
              </w:rPr>
            </w:pPr>
            <w:r>
              <w:rPr>
                <w:rFonts w:ascii="Calibri" w:hAnsi="Calibri"/>
                <w:color w:val="000000"/>
                <w:sz w:val="22"/>
                <w:szCs w:val="22"/>
              </w:rPr>
              <w:t>System Architect</w:t>
            </w:r>
          </w:p>
          <w:p w:rsidR="00D406F3" w:rsidRDefault="00D406F3">
            <w:pPr>
              <w:rPr>
                <w:rFonts w:ascii="Calibri" w:hAnsi="Calibri"/>
                <w:color w:val="000000"/>
                <w:sz w:val="22"/>
                <w:szCs w:val="22"/>
              </w:rPr>
            </w:pPr>
          </w:p>
          <w:p w:rsidR="00D406F3" w:rsidRDefault="00D406F3">
            <w:pPr>
              <w:rPr>
                <w:rFonts w:ascii="Calibri" w:hAnsi="Calibri"/>
                <w:color w:val="000000"/>
                <w:sz w:val="22"/>
                <w:szCs w:val="22"/>
              </w:rPr>
            </w:pPr>
          </w:p>
          <w:p w:rsidR="00D406F3" w:rsidRDefault="00D406F3">
            <w:pPr>
              <w:rPr>
                <w:rFonts w:ascii="Calibri" w:hAnsi="Calibri"/>
                <w:color w:val="000000"/>
                <w:sz w:val="22"/>
                <w:szCs w:val="22"/>
              </w:rPr>
            </w:pPr>
          </w:p>
        </w:tc>
        <w:tc>
          <w:tcPr>
            <w:tcW w:w="4819" w:type="dxa"/>
            <w:tcBorders>
              <w:top w:val="nil"/>
              <w:left w:val="nil"/>
              <w:bottom w:val="single" w:sz="4" w:space="0" w:color="auto"/>
              <w:right w:val="single" w:sz="4" w:space="0" w:color="auto"/>
            </w:tcBorders>
            <w:noWrap/>
            <w:vAlign w:val="bottom"/>
            <w:hideMark/>
          </w:tcPr>
          <w:p w:rsidR="00D406F3" w:rsidRDefault="00D406F3">
            <w:pPr>
              <w:rPr>
                <w:rFonts w:ascii="Calibri" w:hAnsi="Calibri"/>
                <w:color w:val="000000"/>
                <w:sz w:val="22"/>
                <w:szCs w:val="22"/>
              </w:rPr>
            </w:pPr>
            <w:r>
              <w:rPr>
                <w:rFonts w:ascii="Calibri" w:hAnsi="Calibri"/>
                <w:color w:val="000000"/>
                <w:sz w:val="22"/>
                <w:szCs w:val="22"/>
              </w:rPr>
              <w:t xml:space="preserve">Alessandro Moda </w:t>
            </w:r>
          </w:p>
          <w:p w:rsidR="00D406F3" w:rsidRDefault="00D406F3" w:rsidP="00D406F3">
            <w:pPr>
              <w:rPr>
                <w:rFonts w:ascii="Calibri" w:hAnsi="Calibri"/>
                <w:color w:val="000000"/>
                <w:sz w:val="22"/>
                <w:szCs w:val="22"/>
              </w:rPr>
            </w:pPr>
            <w:r>
              <w:rPr>
                <w:rFonts w:ascii="Calibri" w:hAnsi="Calibri"/>
                <w:color w:val="000000"/>
                <w:sz w:val="22"/>
                <w:szCs w:val="22"/>
              </w:rPr>
              <w:t>Perito Informatico</w:t>
            </w:r>
          </w:p>
          <w:p w:rsidR="00D406F3" w:rsidRDefault="00D406F3" w:rsidP="00D406F3">
            <w:pPr>
              <w:rPr>
                <w:rFonts w:ascii="Calibri" w:hAnsi="Calibri"/>
                <w:color w:val="000000"/>
                <w:sz w:val="22"/>
                <w:szCs w:val="22"/>
              </w:rPr>
            </w:pPr>
            <w:r>
              <w:rPr>
                <w:rFonts w:ascii="Calibri" w:hAnsi="Calibri"/>
                <w:color w:val="000000"/>
                <w:sz w:val="22"/>
                <w:szCs w:val="22"/>
              </w:rPr>
              <w:t>Esperienza 15 anni</w:t>
            </w:r>
          </w:p>
          <w:p w:rsidR="00D406F3" w:rsidRDefault="00D406F3">
            <w:pPr>
              <w:rPr>
                <w:rFonts w:ascii="Calibri" w:hAnsi="Calibri"/>
                <w:color w:val="000000"/>
                <w:sz w:val="22"/>
                <w:szCs w:val="22"/>
              </w:rPr>
            </w:pPr>
          </w:p>
        </w:tc>
      </w:tr>
      <w:tr w:rsidR="00D406F3" w:rsidTr="00D406F3">
        <w:trPr>
          <w:trHeight w:val="300"/>
        </w:trPr>
        <w:tc>
          <w:tcPr>
            <w:tcW w:w="4189" w:type="dxa"/>
            <w:tcBorders>
              <w:top w:val="nil"/>
              <w:left w:val="single" w:sz="4" w:space="0" w:color="auto"/>
              <w:bottom w:val="single" w:sz="4" w:space="0" w:color="auto"/>
              <w:right w:val="single" w:sz="4" w:space="0" w:color="auto"/>
            </w:tcBorders>
            <w:noWrap/>
            <w:vAlign w:val="bottom"/>
            <w:hideMark/>
          </w:tcPr>
          <w:p w:rsidR="00D406F3" w:rsidRDefault="00D406F3">
            <w:pPr>
              <w:rPr>
                <w:rFonts w:ascii="Calibri" w:hAnsi="Calibri"/>
                <w:color w:val="000000"/>
                <w:sz w:val="22"/>
                <w:szCs w:val="22"/>
              </w:rPr>
            </w:pPr>
            <w:proofErr w:type="spellStart"/>
            <w:r>
              <w:rPr>
                <w:rFonts w:ascii="Calibri" w:hAnsi="Calibri"/>
                <w:color w:val="000000"/>
                <w:sz w:val="22"/>
                <w:szCs w:val="22"/>
              </w:rPr>
              <w:t>Dba</w:t>
            </w:r>
            <w:proofErr w:type="spellEnd"/>
          </w:p>
          <w:p w:rsidR="00033D11" w:rsidRDefault="00033D11">
            <w:pPr>
              <w:rPr>
                <w:rFonts w:ascii="Calibri" w:hAnsi="Calibri"/>
                <w:color w:val="000000"/>
                <w:sz w:val="22"/>
                <w:szCs w:val="22"/>
              </w:rPr>
            </w:pPr>
          </w:p>
        </w:tc>
        <w:tc>
          <w:tcPr>
            <w:tcW w:w="4819" w:type="dxa"/>
            <w:tcBorders>
              <w:top w:val="nil"/>
              <w:left w:val="nil"/>
              <w:bottom w:val="single" w:sz="4" w:space="0" w:color="auto"/>
              <w:right w:val="single" w:sz="4" w:space="0" w:color="auto"/>
            </w:tcBorders>
            <w:noWrap/>
            <w:vAlign w:val="bottom"/>
            <w:hideMark/>
          </w:tcPr>
          <w:p w:rsidR="00033D11" w:rsidRDefault="00033D11" w:rsidP="00033D11">
            <w:pPr>
              <w:rPr>
                <w:rFonts w:ascii="Calibri" w:hAnsi="Calibri"/>
                <w:color w:val="000000"/>
                <w:sz w:val="22"/>
                <w:szCs w:val="22"/>
              </w:rPr>
            </w:pPr>
            <w:r>
              <w:rPr>
                <w:rFonts w:ascii="Calibri" w:hAnsi="Calibri"/>
                <w:color w:val="000000"/>
                <w:sz w:val="22"/>
                <w:szCs w:val="22"/>
              </w:rPr>
              <w:t xml:space="preserve">Fabiano Moda </w:t>
            </w:r>
          </w:p>
          <w:p w:rsidR="00D406F3" w:rsidRDefault="00033D11">
            <w:pPr>
              <w:rPr>
                <w:rFonts w:ascii="Calibri" w:hAnsi="Calibri"/>
                <w:color w:val="000000"/>
                <w:sz w:val="22"/>
                <w:szCs w:val="22"/>
              </w:rPr>
            </w:pPr>
            <w:r>
              <w:rPr>
                <w:rFonts w:ascii="Calibri" w:hAnsi="Calibri"/>
                <w:color w:val="000000"/>
                <w:sz w:val="22"/>
                <w:szCs w:val="22"/>
              </w:rPr>
              <w:t>Simone Massa</w:t>
            </w:r>
          </w:p>
        </w:tc>
      </w:tr>
      <w:tr w:rsidR="00D406F3" w:rsidTr="00D406F3">
        <w:trPr>
          <w:trHeight w:val="300"/>
        </w:trPr>
        <w:tc>
          <w:tcPr>
            <w:tcW w:w="4189" w:type="dxa"/>
            <w:tcBorders>
              <w:top w:val="nil"/>
              <w:left w:val="single" w:sz="4" w:space="0" w:color="auto"/>
              <w:bottom w:val="single" w:sz="4" w:space="0" w:color="auto"/>
              <w:right w:val="single" w:sz="4" w:space="0" w:color="auto"/>
            </w:tcBorders>
            <w:noWrap/>
            <w:vAlign w:val="bottom"/>
            <w:hideMark/>
          </w:tcPr>
          <w:p w:rsidR="00D406F3" w:rsidRDefault="00033D11">
            <w:pPr>
              <w:rPr>
                <w:rFonts w:ascii="Calibri" w:hAnsi="Calibri"/>
                <w:color w:val="000000"/>
                <w:sz w:val="22"/>
                <w:szCs w:val="22"/>
              </w:rPr>
            </w:pPr>
            <w:r>
              <w:rPr>
                <w:rFonts w:ascii="Calibri" w:hAnsi="Calibri"/>
                <w:color w:val="000000"/>
                <w:sz w:val="22"/>
                <w:szCs w:val="22"/>
              </w:rPr>
              <w:t xml:space="preserve">Network </w:t>
            </w:r>
            <w:proofErr w:type="spellStart"/>
            <w:r>
              <w:rPr>
                <w:rFonts w:ascii="Calibri" w:hAnsi="Calibri"/>
                <w:color w:val="000000"/>
                <w:sz w:val="22"/>
                <w:szCs w:val="22"/>
              </w:rPr>
              <w:t>Admin</w:t>
            </w:r>
            <w:proofErr w:type="spellEnd"/>
          </w:p>
          <w:p w:rsidR="00033D11" w:rsidRDefault="00033D11">
            <w:pPr>
              <w:rPr>
                <w:rFonts w:ascii="Calibri" w:hAnsi="Calibri"/>
                <w:color w:val="000000"/>
                <w:sz w:val="22"/>
                <w:szCs w:val="22"/>
              </w:rPr>
            </w:pPr>
          </w:p>
          <w:p w:rsidR="00033D11" w:rsidRDefault="00033D11">
            <w:pPr>
              <w:rPr>
                <w:rFonts w:ascii="Calibri" w:hAnsi="Calibri"/>
                <w:color w:val="000000"/>
                <w:sz w:val="22"/>
                <w:szCs w:val="22"/>
              </w:rPr>
            </w:pPr>
          </w:p>
          <w:p w:rsidR="00033D11" w:rsidRDefault="00033D11">
            <w:pPr>
              <w:rPr>
                <w:rFonts w:ascii="Calibri" w:hAnsi="Calibri"/>
                <w:color w:val="000000"/>
                <w:sz w:val="22"/>
                <w:szCs w:val="22"/>
              </w:rPr>
            </w:pPr>
          </w:p>
          <w:p w:rsidR="00033D11" w:rsidRDefault="00033D11">
            <w:pPr>
              <w:rPr>
                <w:rFonts w:ascii="Calibri" w:hAnsi="Calibri"/>
                <w:color w:val="000000"/>
                <w:sz w:val="22"/>
                <w:szCs w:val="22"/>
              </w:rPr>
            </w:pPr>
          </w:p>
          <w:p w:rsidR="00033D11" w:rsidRDefault="00033D11">
            <w:pPr>
              <w:rPr>
                <w:rFonts w:ascii="Calibri" w:hAnsi="Calibri"/>
                <w:color w:val="000000"/>
                <w:sz w:val="22"/>
                <w:szCs w:val="22"/>
              </w:rPr>
            </w:pPr>
          </w:p>
        </w:tc>
        <w:tc>
          <w:tcPr>
            <w:tcW w:w="4819" w:type="dxa"/>
            <w:tcBorders>
              <w:top w:val="nil"/>
              <w:left w:val="nil"/>
              <w:bottom w:val="single" w:sz="4" w:space="0" w:color="auto"/>
              <w:right w:val="single" w:sz="4" w:space="0" w:color="auto"/>
            </w:tcBorders>
            <w:noWrap/>
            <w:vAlign w:val="bottom"/>
            <w:hideMark/>
          </w:tcPr>
          <w:p w:rsidR="00033D11" w:rsidRDefault="00033D11" w:rsidP="00033D11">
            <w:pPr>
              <w:rPr>
                <w:rFonts w:ascii="Calibri" w:hAnsi="Calibri"/>
                <w:color w:val="000000"/>
                <w:sz w:val="22"/>
                <w:szCs w:val="22"/>
              </w:rPr>
            </w:pPr>
            <w:r>
              <w:rPr>
                <w:rFonts w:ascii="Calibri" w:hAnsi="Calibri"/>
                <w:color w:val="000000"/>
                <w:sz w:val="22"/>
                <w:szCs w:val="22"/>
              </w:rPr>
              <w:t xml:space="preserve">Alessandro Moda </w:t>
            </w:r>
          </w:p>
          <w:p w:rsidR="00033D11" w:rsidRDefault="00033D11" w:rsidP="00033D11">
            <w:pPr>
              <w:rPr>
                <w:rFonts w:ascii="Calibri" w:hAnsi="Calibri"/>
                <w:color w:val="000000"/>
                <w:sz w:val="22"/>
                <w:szCs w:val="22"/>
              </w:rPr>
            </w:pPr>
          </w:p>
          <w:p w:rsidR="00033D11" w:rsidRDefault="00033D11" w:rsidP="00033D11">
            <w:pPr>
              <w:rPr>
                <w:rFonts w:ascii="Calibri" w:hAnsi="Calibri"/>
                <w:color w:val="000000"/>
                <w:sz w:val="22"/>
                <w:szCs w:val="22"/>
              </w:rPr>
            </w:pPr>
            <w:r>
              <w:rPr>
                <w:rFonts w:ascii="Calibri" w:hAnsi="Calibri"/>
                <w:color w:val="000000"/>
                <w:sz w:val="22"/>
                <w:szCs w:val="22"/>
              </w:rPr>
              <w:t>Fabio Lucono</w:t>
            </w:r>
          </w:p>
          <w:p w:rsidR="00033D11" w:rsidRDefault="00033D11" w:rsidP="00033D11">
            <w:pPr>
              <w:rPr>
                <w:rFonts w:ascii="Calibri" w:hAnsi="Calibri"/>
                <w:color w:val="000000"/>
                <w:sz w:val="22"/>
                <w:szCs w:val="22"/>
              </w:rPr>
            </w:pPr>
            <w:r>
              <w:rPr>
                <w:rFonts w:ascii="Calibri" w:hAnsi="Calibri"/>
                <w:color w:val="000000"/>
                <w:sz w:val="22"/>
                <w:szCs w:val="22"/>
              </w:rPr>
              <w:t>Perito Informatico</w:t>
            </w:r>
          </w:p>
          <w:p w:rsidR="00033D11" w:rsidRDefault="00033D11" w:rsidP="00033D11">
            <w:pPr>
              <w:rPr>
                <w:rFonts w:ascii="Calibri" w:hAnsi="Calibri"/>
                <w:color w:val="000000"/>
                <w:sz w:val="22"/>
                <w:szCs w:val="22"/>
              </w:rPr>
            </w:pPr>
            <w:r>
              <w:rPr>
                <w:rFonts w:ascii="Calibri" w:hAnsi="Calibri"/>
                <w:color w:val="000000"/>
                <w:sz w:val="22"/>
                <w:szCs w:val="22"/>
              </w:rPr>
              <w:t>Esperienza 15 anni</w:t>
            </w:r>
          </w:p>
          <w:p w:rsidR="00033D11" w:rsidRDefault="00033D11">
            <w:pPr>
              <w:rPr>
                <w:rFonts w:ascii="Calibri" w:hAnsi="Calibri"/>
                <w:color w:val="000000"/>
                <w:sz w:val="22"/>
                <w:szCs w:val="22"/>
              </w:rPr>
            </w:pPr>
          </w:p>
        </w:tc>
      </w:tr>
      <w:tr w:rsidR="00D406F3" w:rsidTr="00D406F3">
        <w:trPr>
          <w:trHeight w:val="300"/>
        </w:trPr>
        <w:tc>
          <w:tcPr>
            <w:tcW w:w="4189" w:type="dxa"/>
            <w:tcBorders>
              <w:top w:val="nil"/>
              <w:left w:val="single" w:sz="4" w:space="0" w:color="auto"/>
              <w:bottom w:val="single" w:sz="4" w:space="0" w:color="auto"/>
              <w:right w:val="single" w:sz="4" w:space="0" w:color="auto"/>
            </w:tcBorders>
            <w:noWrap/>
            <w:vAlign w:val="bottom"/>
            <w:hideMark/>
          </w:tcPr>
          <w:p w:rsidR="00D406F3" w:rsidRDefault="00033D11">
            <w:pPr>
              <w:rPr>
                <w:rFonts w:ascii="Calibri" w:hAnsi="Calibri"/>
                <w:color w:val="000000"/>
                <w:sz w:val="22"/>
                <w:szCs w:val="22"/>
              </w:rPr>
            </w:pPr>
            <w:r>
              <w:rPr>
                <w:rFonts w:ascii="Calibri" w:hAnsi="Calibri"/>
                <w:color w:val="000000"/>
                <w:sz w:val="22"/>
                <w:szCs w:val="22"/>
              </w:rPr>
              <w:lastRenderedPageBreak/>
              <w:t>Security</w:t>
            </w:r>
            <w:r w:rsidR="00D406F3">
              <w:rPr>
                <w:rFonts w:ascii="Calibri" w:hAnsi="Calibri"/>
                <w:color w:val="000000"/>
                <w:sz w:val="22"/>
                <w:szCs w:val="22"/>
              </w:rPr>
              <w:t xml:space="preserve"> </w:t>
            </w:r>
            <w:proofErr w:type="spellStart"/>
            <w:r w:rsidR="00D406F3">
              <w:rPr>
                <w:rFonts w:ascii="Calibri" w:hAnsi="Calibri"/>
                <w:color w:val="000000"/>
                <w:sz w:val="22"/>
                <w:szCs w:val="22"/>
              </w:rPr>
              <w:t>Admin</w:t>
            </w:r>
            <w:proofErr w:type="spellEnd"/>
          </w:p>
          <w:p w:rsidR="00033D11" w:rsidRDefault="00033D11">
            <w:pPr>
              <w:rPr>
                <w:rFonts w:ascii="Calibri" w:hAnsi="Calibri"/>
                <w:color w:val="000000"/>
                <w:sz w:val="22"/>
                <w:szCs w:val="22"/>
              </w:rPr>
            </w:pPr>
          </w:p>
          <w:p w:rsidR="00033D11" w:rsidRDefault="00033D11">
            <w:pPr>
              <w:rPr>
                <w:rFonts w:ascii="Calibri" w:hAnsi="Calibri"/>
                <w:color w:val="000000"/>
                <w:sz w:val="22"/>
                <w:szCs w:val="22"/>
              </w:rPr>
            </w:pPr>
          </w:p>
        </w:tc>
        <w:tc>
          <w:tcPr>
            <w:tcW w:w="4819" w:type="dxa"/>
            <w:tcBorders>
              <w:top w:val="nil"/>
              <w:left w:val="nil"/>
              <w:bottom w:val="single" w:sz="4" w:space="0" w:color="auto"/>
              <w:right w:val="single" w:sz="4" w:space="0" w:color="auto"/>
            </w:tcBorders>
            <w:noWrap/>
            <w:vAlign w:val="bottom"/>
            <w:hideMark/>
          </w:tcPr>
          <w:p w:rsidR="00033D11" w:rsidRDefault="00033D11" w:rsidP="00033D11">
            <w:pPr>
              <w:rPr>
                <w:rFonts w:ascii="Calibri" w:hAnsi="Calibri"/>
                <w:color w:val="000000"/>
                <w:sz w:val="22"/>
                <w:szCs w:val="22"/>
              </w:rPr>
            </w:pPr>
            <w:r>
              <w:rPr>
                <w:rFonts w:ascii="Calibri" w:hAnsi="Calibri"/>
                <w:color w:val="000000"/>
                <w:sz w:val="22"/>
                <w:szCs w:val="22"/>
              </w:rPr>
              <w:t>Fabiano Moda</w:t>
            </w:r>
          </w:p>
          <w:p w:rsidR="00033D11" w:rsidRDefault="00033D11" w:rsidP="00033D11">
            <w:pPr>
              <w:rPr>
                <w:rFonts w:ascii="Calibri" w:hAnsi="Calibri"/>
                <w:color w:val="000000"/>
                <w:sz w:val="22"/>
                <w:szCs w:val="22"/>
              </w:rPr>
            </w:pPr>
            <w:r>
              <w:rPr>
                <w:rFonts w:ascii="Calibri" w:hAnsi="Calibri"/>
                <w:color w:val="000000"/>
                <w:sz w:val="22"/>
                <w:szCs w:val="22"/>
              </w:rPr>
              <w:t xml:space="preserve">Alessandro Moda </w:t>
            </w:r>
          </w:p>
          <w:p w:rsidR="00033D11" w:rsidRDefault="00033D11" w:rsidP="00033D11">
            <w:pPr>
              <w:rPr>
                <w:rFonts w:ascii="Calibri" w:hAnsi="Calibri"/>
                <w:color w:val="000000"/>
                <w:sz w:val="22"/>
                <w:szCs w:val="22"/>
              </w:rPr>
            </w:pPr>
          </w:p>
        </w:tc>
      </w:tr>
    </w:tbl>
    <w:p w:rsidR="008323C8" w:rsidRDefault="008323C8" w:rsidP="008323C8">
      <w:pPr>
        <w:jc w:val="both"/>
        <w:rPr>
          <w:rFonts w:ascii="Calibri" w:hAnsi="Calibri"/>
          <w:b/>
          <w:color w:val="548DD4"/>
          <w:szCs w:val="22"/>
        </w:rPr>
      </w:pPr>
    </w:p>
    <w:p w:rsidR="005828B2" w:rsidRPr="00C83045" w:rsidRDefault="00D56DC4" w:rsidP="00C83045">
      <w:pPr>
        <w:pStyle w:val="Titolo"/>
        <w:rPr>
          <w:rPrChange w:id="143" w:author="admin" w:date="2018-01-26T07:07:00Z">
            <w:rPr>
              <w14:shadow w14:blurRad="50800" w14:dist="38100" w14:dir="2700000" w14:sx="100000" w14:sy="100000" w14:kx="0" w14:ky="0" w14:algn="tl">
                <w14:srgbClr w14:val="000000">
                  <w14:alpha w14:val="60000"/>
                </w14:srgbClr>
              </w14:shadow>
            </w:rPr>
          </w:rPrChange>
        </w:rPr>
        <w:pPrChange w:id="144" w:author="admin" w:date="2018-01-26T07:07:00Z">
          <w:pPr>
            <w:pStyle w:val="Citazioneintensa"/>
            <w:ind w:left="360"/>
            <w:jc w:val="both"/>
          </w:pPr>
        </w:pPrChange>
      </w:pPr>
      <w:r w:rsidRPr="0061007D">
        <w:rPr>
          <w14:shadow w14:blurRad="50800" w14:dist="38100" w14:dir="2700000" w14:sx="100000" w14:sy="100000" w14:kx="0" w14:ky="0" w14:algn="tl">
            <w14:srgbClr w14:val="000000">
              <w14:alpha w14:val="60000"/>
            </w14:srgbClr>
          </w14:shadow>
        </w:rPr>
        <w:br w:type="page"/>
      </w:r>
      <w:bookmarkStart w:id="145" w:name="_Toc504714034"/>
      <w:r w:rsidR="005828B2" w:rsidRPr="00C83045">
        <w:rPr>
          <w:rPrChange w:id="146" w:author="admin" w:date="2018-01-26T07:07:00Z">
            <w:rPr>
              <w14:shadow w14:blurRad="50800" w14:dist="38100" w14:dir="2700000" w14:sx="100000" w14:sy="100000" w14:kx="0" w14:ky="0" w14:algn="tl">
                <w14:srgbClr w14:val="000000">
                  <w14:alpha w14:val="60000"/>
                </w14:srgbClr>
              </w14:shadow>
            </w:rPr>
          </w:rPrChange>
        </w:rPr>
        <w:lastRenderedPageBreak/>
        <w:t>1.2 – L’architettura ALIREP</w:t>
      </w:r>
      <w:bookmarkEnd w:id="145"/>
    </w:p>
    <w:p w:rsidR="005828B2" w:rsidRDefault="00617314" w:rsidP="00617314">
      <w:pPr>
        <w:spacing w:line="360" w:lineRule="auto"/>
        <w:jc w:val="both"/>
        <w:rPr>
          <w:rFonts w:ascii="Calibri" w:hAnsi="Calibri"/>
        </w:rPr>
      </w:pPr>
      <w:r>
        <w:rPr>
          <w:rFonts w:ascii="Calibri" w:hAnsi="Calibri"/>
        </w:rPr>
        <w:tab/>
        <w:t>Come già anticipato, il progetto ALIREP si basa su un’architettura WEB BASED realizzata con prodotti OPEN SOURCE. Nel dettaglio, i pacchetti/prodotti/</w:t>
      </w:r>
      <w:proofErr w:type="spellStart"/>
      <w:r>
        <w:rPr>
          <w:rFonts w:ascii="Calibri" w:hAnsi="Calibri"/>
        </w:rPr>
        <w:t>framework</w:t>
      </w:r>
      <w:proofErr w:type="spellEnd"/>
      <w:r>
        <w:rPr>
          <w:rFonts w:ascii="Calibri" w:hAnsi="Calibri"/>
        </w:rPr>
        <w:t xml:space="preserve"> utilizzati sono </w:t>
      </w:r>
    </w:p>
    <w:p w:rsidR="00617314" w:rsidRDefault="00617314" w:rsidP="008323C8">
      <w:pPr>
        <w:jc w:val="both"/>
        <w:rPr>
          <w:rFonts w:ascii="Calibri" w:hAnsi="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47"/>
      </w:tblGrid>
      <w:tr w:rsidR="00617314" w:rsidRPr="00C822BF" w:rsidTr="00C822BF">
        <w:tc>
          <w:tcPr>
            <w:tcW w:w="9747" w:type="dxa"/>
            <w:shd w:val="clear" w:color="auto" w:fill="auto"/>
          </w:tcPr>
          <w:p w:rsidR="00617314" w:rsidRPr="00C822BF" w:rsidRDefault="00D56DC4" w:rsidP="00C822BF">
            <w:pPr>
              <w:ind w:left="1058"/>
              <w:rPr>
                <w:rFonts w:ascii="Calibri" w:hAnsi="Calibri"/>
                <w:b/>
                <w:bCs/>
                <w:color w:val="000000"/>
                <w:sz w:val="22"/>
                <w:szCs w:val="22"/>
              </w:rPr>
            </w:pPr>
            <w:r w:rsidRPr="00C822BF">
              <w:rPr>
                <w:rFonts w:ascii="Calibri" w:hAnsi="Calibri"/>
                <w:b/>
                <w:bCs/>
                <w:color w:val="000000"/>
                <w:szCs w:val="22"/>
              </w:rPr>
              <w:t>EROGAZIONE</w:t>
            </w:r>
          </w:p>
        </w:tc>
      </w:tr>
      <w:tr w:rsidR="00D56DC4" w:rsidRPr="00C822BF" w:rsidTr="00C822BF">
        <w:tc>
          <w:tcPr>
            <w:tcW w:w="9747" w:type="dxa"/>
            <w:shd w:val="clear" w:color="auto" w:fill="auto"/>
          </w:tcPr>
          <w:p w:rsidR="00D56DC4" w:rsidRPr="00C822BF" w:rsidRDefault="00D56DC4" w:rsidP="00C822BF">
            <w:pPr>
              <w:ind w:left="1058"/>
              <w:rPr>
                <w:rFonts w:ascii="Calibri" w:hAnsi="Calibri"/>
                <w:bCs/>
                <w:color w:val="000000"/>
                <w:sz w:val="22"/>
                <w:szCs w:val="22"/>
              </w:rPr>
            </w:pPr>
            <w:r w:rsidRPr="00C822BF">
              <w:rPr>
                <w:rFonts w:ascii="Calibri" w:hAnsi="Calibri"/>
                <w:bCs/>
                <w:color w:val="000000"/>
                <w:sz w:val="22"/>
                <w:szCs w:val="22"/>
              </w:rPr>
              <w:t xml:space="preserve">OS: LINUX </w:t>
            </w:r>
            <w:proofErr w:type="spellStart"/>
            <w:r w:rsidRPr="00C822BF">
              <w:rPr>
                <w:rFonts w:ascii="Calibri" w:hAnsi="Calibri"/>
                <w:bCs/>
                <w:color w:val="000000"/>
                <w:sz w:val="22"/>
                <w:szCs w:val="22"/>
              </w:rPr>
              <w:t>Debian</w:t>
            </w:r>
            <w:proofErr w:type="spellEnd"/>
            <w:r w:rsidRPr="00C822BF">
              <w:rPr>
                <w:rFonts w:ascii="Calibri" w:hAnsi="Calibri"/>
                <w:bCs/>
                <w:color w:val="000000"/>
                <w:sz w:val="22"/>
                <w:szCs w:val="22"/>
              </w:rPr>
              <w:t xml:space="preserve"> 9.3</w:t>
            </w:r>
          </w:p>
        </w:tc>
      </w:tr>
      <w:tr w:rsidR="00617314" w:rsidRPr="00C822BF" w:rsidTr="00C822BF">
        <w:tc>
          <w:tcPr>
            <w:tcW w:w="9747" w:type="dxa"/>
            <w:shd w:val="clear" w:color="auto" w:fill="auto"/>
          </w:tcPr>
          <w:p w:rsidR="00617314" w:rsidRPr="00C822BF" w:rsidRDefault="00617314" w:rsidP="00C822BF">
            <w:pPr>
              <w:ind w:left="1058"/>
              <w:rPr>
                <w:rFonts w:ascii="Calibri" w:hAnsi="Calibri"/>
                <w:bCs/>
                <w:color w:val="000000"/>
                <w:sz w:val="22"/>
                <w:szCs w:val="22"/>
              </w:rPr>
            </w:pPr>
            <w:r w:rsidRPr="00C822BF">
              <w:rPr>
                <w:rFonts w:ascii="Calibri" w:hAnsi="Calibri"/>
                <w:bCs/>
                <w:color w:val="000000"/>
                <w:sz w:val="22"/>
                <w:szCs w:val="22"/>
              </w:rPr>
              <w:t xml:space="preserve">DB: </w:t>
            </w:r>
            <w:proofErr w:type="spellStart"/>
            <w:r w:rsidRPr="00C822BF">
              <w:rPr>
                <w:rFonts w:ascii="Calibri" w:hAnsi="Calibri"/>
                <w:bCs/>
                <w:color w:val="000000"/>
                <w:sz w:val="22"/>
                <w:szCs w:val="22"/>
              </w:rPr>
              <w:t>Postgres</w:t>
            </w:r>
            <w:proofErr w:type="spellEnd"/>
            <w:r w:rsidRPr="00C822BF">
              <w:rPr>
                <w:rFonts w:ascii="Calibri" w:hAnsi="Calibri"/>
                <w:bCs/>
                <w:color w:val="000000"/>
                <w:sz w:val="22"/>
                <w:szCs w:val="22"/>
              </w:rPr>
              <w:t xml:space="preserve"> 9.4</w:t>
            </w:r>
          </w:p>
        </w:tc>
      </w:tr>
      <w:tr w:rsidR="00617314" w:rsidRPr="00C822BF" w:rsidTr="00C822BF">
        <w:trPr>
          <w:trHeight w:val="70"/>
        </w:trPr>
        <w:tc>
          <w:tcPr>
            <w:tcW w:w="9747" w:type="dxa"/>
            <w:shd w:val="clear" w:color="auto" w:fill="auto"/>
          </w:tcPr>
          <w:p w:rsidR="00617314" w:rsidRPr="00C822BF" w:rsidRDefault="00617314" w:rsidP="00C822BF">
            <w:pPr>
              <w:ind w:left="1058"/>
              <w:rPr>
                <w:rFonts w:ascii="Calibri" w:hAnsi="Calibri"/>
                <w:bCs/>
                <w:color w:val="000000"/>
                <w:sz w:val="22"/>
                <w:szCs w:val="22"/>
              </w:rPr>
            </w:pPr>
            <w:r w:rsidRPr="00C822BF">
              <w:rPr>
                <w:rFonts w:ascii="Calibri" w:hAnsi="Calibri"/>
                <w:bCs/>
                <w:color w:val="000000"/>
                <w:sz w:val="22"/>
                <w:szCs w:val="22"/>
              </w:rPr>
              <w:t>WEB SERVER: Apache 2.4</w:t>
            </w:r>
          </w:p>
        </w:tc>
      </w:tr>
      <w:tr w:rsidR="00617314" w:rsidRPr="00C822BF" w:rsidTr="00C822BF">
        <w:tc>
          <w:tcPr>
            <w:tcW w:w="9747" w:type="dxa"/>
            <w:shd w:val="clear" w:color="auto" w:fill="auto"/>
          </w:tcPr>
          <w:p w:rsidR="00617314" w:rsidRPr="00C822BF" w:rsidRDefault="00617314" w:rsidP="00C822BF">
            <w:pPr>
              <w:ind w:left="1058"/>
              <w:rPr>
                <w:rFonts w:ascii="Calibri" w:hAnsi="Calibri"/>
                <w:bCs/>
                <w:color w:val="000000"/>
                <w:sz w:val="22"/>
                <w:szCs w:val="22"/>
              </w:rPr>
            </w:pPr>
            <w:r w:rsidRPr="00C822BF">
              <w:rPr>
                <w:rFonts w:ascii="Calibri" w:hAnsi="Calibri"/>
                <w:bCs/>
                <w:color w:val="000000"/>
                <w:sz w:val="22"/>
                <w:szCs w:val="22"/>
              </w:rPr>
              <w:t xml:space="preserve">WEB CONTAINER: </w:t>
            </w:r>
            <w:proofErr w:type="spellStart"/>
            <w:r w:rsidRPr="00C822BF">
              <w:rPr>
                <w:rFonts w:ascii="Calibri" w:hAnsi="Calibri"/>
                <w:bCs/>
                <w:color w:val="000000"/>
                <w:sz w:val="22"/>
                <w:szCs w:val="22"/>
              </w:rPr>
              <w:t>Tomcat</w:t>
            </w:r>
            <w:proofErr w:type="spellEnd"/>
            <w:r w:rsidRPr="00C822BF">
              <w:rPr>
                <w:rFonts w:ascii="Calibri" w:hAnsi="Calibri"/>
                <w:bCs/>
                <w:color w:val="000000"/>
                <w:sz w:val="22"/>
                <w:szCs w:val="22"/>
              </w:rPr>
              <w:t xml:space="preserve"> 7</w:t>
            </w:r>
          </w:p>
        </w:tc>
      </w:tr>
      <w:tr w:rsidR="00617314" w:rsidRPr="00C83045" w:rsidTr="00C822BF">
        <w:trPr>
          <w:trHeight w:val="80"/>
        </w:trPr>
        <w:tc>
          <w:tcPr>
            <w:tcW w:w="9747" w:type="dxa"/>
            <w:shd w:val="clear" w:color="auto" w:fill="auto"/>
          </w:tcPr>
          <w:p w:rsidR="00617314" w:rsidRPr="00C822BF" w:rsidRDefault="00617314" w:rsidP="00C822BF">
            <w:pPr>
              <w:ind w:left="1058"/>
              <w:rPr>
                <w:rFonts w:ascii="Calibri" w:hAnsi="Calibri"/>
                <w:bCs/>
                <w:color w:val="000000"/>
                <w:sz w:val="22"/>
                <w:szCs w:val="22"/>
                <w:lang w:val="en-US"/>
              </w:rPr>
            </w:pPr>
            <w:r w:rsidRPr="00C822BF">
              <w:rPr>
                <w:rFonts w:ascii="Calibri" w:hAnsi="Calibri"/>
                <w:bCs/>
                <w:color w:val="000000"/>
                <w:sz w:val="22"/>
                <w:szCs w:val="22"/>
                <w:lang w:val="en-US"/>
              </w:rPr>
              <w:t xml:space="preserve">LOG File System: SMB </w:t>
            </w:r>
            <w:proofErr w:type="spellStart"/>
            <w:r w:rsidRPr="00C822BF">
              <w:rPr>
                <w:rFonts w:ascii="Calibri" w:hAnsi="Calibri"/>
                <w:bCs/>
                <w:color w:val="000000"/>
                <w:sz w:val="22"/>
                <w:szCs w:val="22"/>
                <w:lang w:val="en-US"/>
              </w:rPr>
              <w:t>su</w:t>
            </w:r>
            <w:proofErr w:type="spellEnd"/>
            <w:r w:rsidRPr="00C822BF">
              <w:rPr>
                <w:rFonts w:ascii="Calibri" w:hAnsi="Calibri"/>
                <w:bCs/>
                <w:color w:val="000000"/>
                <w:sz w:val="22"/>
                <w:szCs w:val="22"/>
                <w:lang w:val="en-US"/>
              </w:rPr>
              <w:t xml:space="preserve"> LINUX </w:t>
            </w:r>
            <w:proofErr w:type="spellStart"/>
            <w:r w:rsidRPr="00C822BF">
              <w:rPr>
                <w:rFonts w:ascii="Calibri" w:hAnsi="Calibri"/>
                <w:bCs/>
                <w:color w:val="000000"/>
                <w:sz w:val="22"/>
                <w:szCs w:val="22"/>
                <w:lang w:val="en-US"/>
              </w:rPr>
              <w:t>Debian</w:t>
            </w:r>
            <w:proofErr w:type="spellEnd"/>
            <w:r w:rsidRPr="00C822BF">
              <w:rPr>
                <w:rFonts w:ascii="Calibri" w:hAnsi="Calibri"/>
                <w:bCs/>
                <w:color w:val="000000"/>
                <w:sz w:val="22"/>
                <w:szCs w:val="22"/>
                <w:lang w:val="en-US"/>
              </w:rPr>
              <w:t xml:space="preserve"> 9.3</w:t>
            </w:r>
          </w:p>
        </w:tc>
      </w:tr>
      <w:tr w:rsidR="00617314" w:rsidRPr="00C83045" w:rsidTr="00C822BF">
        <w:trPr>
          <w:trHeight w:val="80"/>
        </w:trPr>
        <w:tc>
          <w:tcPr>
            <w:tcW w:w="9747" w:type="dxa"/>
            <w:shd w:val="clear" w:color="auto" w:fill="auto"/>
          </w:tcPr>
          <w:p w:rsidR="00617314" w:rsidRPr="00C822BF" w:rsidRDefault="00617314" w:rsidP="00C822BF">
            <w:pPr>
              <w:ind w:left="1058"/>
              <w:rPr>
                <w:rFonts w:ascii="Calibri" w:hAnsi="Calibri"/>
                <w:bCs/>
                <w:color w:val="000000"/>
                <w:sz w:val="22"/>
                <w:szCs w:val="22"/>
                <w:lang w:val="en-US"/>
              </w:rPr>
            </w:pPr>
            <w:r w:rsidRPr="00C822BF">
              <w:rPr>
                <w:rFonts w:ascii="Calibri" w:hAnsi="Calibri"/>
                <w:bCs/>
                <w:color w:val="000000"/>
                <w:sz w:val="22"/>
                <w:szCs w:val="22"/>
                <w:lang w:val="en-US"/>
              </w:rPr>
              <w:t xml:space="preserve">DOC File System: SMB </w:t>
            </w:r>
            <w:proofErr w:type="spellStart"/>
            <w:r w:rsidRPr="00C822BF">
              <w:rPr>
                <w:rFonts w:ascii="Calibri" w:hAnsi="Calibri"/>
                <w:bCs/>
                <w:color w:val="000000"/>
                <w:sz w:val="22"/>
                <w:szCs w:val="22"/>
                <w:lang w:val="en-US"/>
              </w:rPr>
              <w:t>su</w:t>
            </w:r>
            <w:proofErr w:type="spellEnd"/>
            <w:r w:rsidRPr="00C822BF">
              <w:rPr>
                <w:rFonts w:ascii="Calibri" w:hAnsi="Calibri"/>
                <w:bCs/>
                <w:color w:val="000000"/>
                <w:sz w:val="22"/>
                <w:szCs w:val="22"/>
                <w:lang w:val="en-US"/>
              </w:rPr>
              <w:t xml:space="preserve"> LINUX </w:t>
            </w:r>
            <w:proofErr w:type="spellStart"/>
            <w:r w:rsidRPr="00C822BF">
              <w:rPr>
                <w:rFonts w:ascii="Calibri" w:hAnsi="Calibri"/>
                <w:bCs/>
                <w:color w:val="000000"/>
                <w:sz w:val="22"/>
                <w:szCs w:val="22"/>
                <w:lang w:val="en-US"/>
              </w:rPr>
              <w:t>Debian</w:t>
            </w:r>
            <w:proofErr w:type="spellEnd"/>
            <w:r w:rsidRPr="00C822BF">
              <w:rPr>
                <w:rFonts w:ascii="Calibri" w:hAnsi="Calibri"/>
                <w:bCs/>
                <w:color w:val="000000"/>
                <w:sz w:val="22"/>
                <w:szCs w:val="22"/>
                <w:lang w:val="en-US"/>
              </w:rPr>
              <w:t xml:space="preserve"> 9.3</w:t>
            </w:r>
          </w:p>
        </w:tc>
      </w:tr>
      <w:tr w:rsidR="00617314" w:rsidRPr="00C83045" w:rsidTr="00C822BF">
        <w:trPr>
          <w:trHeight w:val="80"/>
        </w:trPr>
        <w:tc>
          <w:tcPr>
            <w:tcW w:w="9747" w:type="dxa"/>
            <w:shd w:val="clear" w:color="auto" w:fill="auto"/>
          </w:tcPr>
          <w:p w:rsidR="00617314" w:rsidRPr="00C822BF" w:rsidRDefault="00617314" w:rsidP="00C822BF">
            <w:pPr>
              <w:ind w:left="1058"/>
              <w:rPr>
                <w:rFonts w:ascii="Calibri" w:hAnsi="Calibri"/>
                <w:bCs/>
                <w:color w:val="000000"/>
                <w:sz w:val="22"/>
                <w:szCs w:val="22"/>
                <w:lang w:val="en-US"/>
              </w:rPr>
            </w:pPr>
          </w:p>
        </w:tc>
      </w:tr>
      <w:tr w:rsidR="00D56DC4" w:rsidRPr="00C822BF" w:rsidTr="00C822BF">
        <w:trPr>
          <w:trHeight w:val="80"/>
        </w:trPr>
        <w:tc>
          <w:tcPr>
            <w:tcW w:w="9747" w:type="dxa"/>
            <w:shd w:val="clear" w:color="auto" w:fill="auto"/>
          </w:tcPr>
          <w:p w:rsidR="00D56DC4" w:rsidRPr="00C822BF" w:rsidRDefault="00D56DC4" w:rsidP="00C822BF">
            <w:pPr>
              <w:ind w:left="1058"/>
              <w:rPr>
                <w:rFonts w:ascii="Calibri" w:hAnsi="Calibri"/>
                <w:bCs/>
                <w:color w:val="000000"/>
                <w:sz w:val="22"/>
                <w:szCs w:val="22"/>
                <w:lang w:val="en-US"/>
              </w:rPr>
            </w:pPr>
            <w:r w:rsidRPr="00C822BF">
              <w:rPr>
                <w:rFonts w:ascii="Calibri" w:hAnsi="Calibri"/>
                <w:b/>
                <w:bCs/>
                <w:color w:val="000000"/>
                <w:szCs w:val="22"/>
              </w:rPr>
              <w:t>SVILUPPO</w:t>
            </w:r>
          </w:p>
        </w:tc>
      </w:tr>
      <w:tr w:rsidR="00D56DC4" w:rsidRPr="00C83045" w:rsidTr="00C822BF">
        <w:trPr>
          <w:trHeight w:val="80"/>
        </w:trPr>
        <w:tc>
          <w:tcPr>
            <w:tcW w:w="9747" w:type="dxa"/>
            <w:shd w:val="clear" w:color="auto" w:fill="auto"/>
          </w:tcPr>
          <w:p w:rsidR="00D56DC4" w:rsidRPr="00C822BF" w:rsidRDefault="00D56DC4" w:rsidP="00C822BF">
            <w:pPr>
              <w:ind w:left="1058"/>
              <w:rPr>
                <w:rFonts w:ascii="Calibri" w:hAnsi="Calibri"/>
                <w:bCs/>
                <w:color w:val="000000"/>
                <w:sz w:val="22"/>
                <w:szCs w:val="22"/>
                <w:lang w:val="en-US"/>
              </w:rPr>
            </w:pPr>
            <w:r w:rsidRPr="00C822BF">
              <w:rPr>
                <w:rFonts w:ascii="Calibri" w:hAnsi="Calibri"/>
                <w:bCs/>
                <w:color w:val="000000"/>
                <w:sz w:val="22"/>
                <w:szCs w:val="22"/>
                <w:lang w:val="en-US"/>
              </w:rPr>
              <w:t xml:space="preserve">LANGUAGES: JAVA servlet </w:t>
            </w:r>
            <w:proofErr w:type="spellStart"/>
            <w:r w:rsidRPr="00C822BF">
              <w:rPr>
                <w:rFonts w:ascii="Calibri" w:hAnsi="Calibri"/>
                <w:bCs/>
                <w:color w:val="000000"/>
                <w:sz w:val="22"/>
                <w:szCs w:val="22"/>
                <w:lang w:val="en-US"/>
              </w:rPr>
              <w:t>jdk</w:t>
            </w:r>
            <w:proofErr w:type="spellEnd"/>
            <w:r w:rsidRPr="00C822BF">
              <w:rPr>
                <w:rFonts w:ascii="Calibri" w:hAnsi="Calibri"/>
                <w:bCs/>
                <w:color w:val="000000"/>
                <w:sz w:val="22"/>
                <w:szCs w:val="22"/>
                <w:lang w:val="en-US"/>
              </w:rPr>
              <w:t xml:space="preserve"> 1.7, HTML, </w:t>
            </w:r>
            <w:proofErr w:type="spellStart"/>
            <w:r w:rsidRPr="00C822BF">
              <w:rPr>
                <w:rFonts w:ascii="Calibri" w:hAnsi="Calibri"/>
                <w:bCs/>
                <w:color w:val="000000"/>
                <w:sz w:val="22"/>
                <w:szCs w:val="22"/>
                <w:lang w:val="en-US"/>
              </w:rPr>
              <w:t>css</w:t>
            </w:r>
            <w:proofErr w:type="spellEnd"/>
            <w:r w:rsidRPr="00C822BF">
              <w:rPr>
                <w:rFonts w:ascii="Calibri" w:hAnsi="Calibri"/>
                <w:bCs/>
                <w:color w:val="000000"/>
                <w:sz w:val="22"/>
                <w:szCs w:val="22"/>
                <w:lang w:val="en-US"/>
              </w:rPr>
              <w:t xml:space="preserve">, </w:t>
            </w:r>
            <w:proofErr w:type="spellStart"/>
            <w:r w:rsidRPr="00C822BF">
              <w:rPr>
                <w:rFonts w:ascii="Calibri" w:hAnsi="Calibri"/>
                <w:bCs/>
                <w:color w:val="000000"/>
                <w:sz w:val="22"/>
                <w:szCs w:val="22"/>
                <w:lang w:val="en-US"/>
              </w:rPr>
              <w:t>javascript</w:t>
            </w:r>
            <w:proofErr w:type="spellEnd"/>
            <w:r w:rsidRPr="00C822BF">
              <w:rPr>
                <w:rFonts w:ascii="Calibri" w:hAnsi="Calibri"/>
                <w:bCs/>
                <w:color w:val="000000"/>
                <w:sz w:val="22"/>
                <w:szCs w:val="22"/>
                <w:lang w:val="en-US"/>
              </w:rPr>
              <w:t xml:space="preserve">, </w:t>
            </w:r>
            <w:proofErr w:type="spellStart"/>
            <w:r w:rsidRPr="00C822BF">
              <w:rPr>
                <w:rFonts w:ascii="Calibri" w:hAnsi="Calibri"/>
                <w:bCs/>
                <w:color w:val="000000"/>
                <w:sz w:val="22"/>
                <w:szCs w:val="22"/>
                <w:lang w:val="en-US"/>
              </w:rPr>
              <w:t>jquery</w:t>
            </w:r>
            <w:proofErr w:type="spellEnd"/>
          </w:p>
        </w:tc>
      </w:tr>
      <w:tr w:rsidR="00D56DC4" w:rsidRPr="00C822BF" w:rsidTr="00C822BF">
        <w:trPr>
          <w:trHeight w:val="80"/>
        </w:trPr>
        <w:tc>
          <w:tcPr>
            <w:tcW w:w="9747" w:type="dxa"/>
            <w:shd w:val="clear" w:color="auto" w:fill="auto"/>
          </w:tcPr>
          <w:p w:rsidR="00D56DC4" w:rsidRPr="00C822BF" w:rsidRDefault="00D56DC4" w:rsidP="00C822BF">
            <w:pPr>
              <w:ind w:left="1058"/>
              <w:rPr>
                <w:rFonts w:ascii="Calibri" w:hAnsi="Calibri"/>
                <w:bCs/>
                <w:color w:val="000000"/>
                <w:sz w:val="22"/>
                <w:szCs w:val="22"/>
                <w:lang w:val="en-US"/>
              </w:rPr>
            </w:pPr>
            <w:r w:rsidRPr="00C822BF">
              <w:rPr>
                <w:rFonts w:ascii="Calibri" w:hAnsi="Calibri"/>
                <w:bCs/>
                <w:color w:val="000000"/>
                <w:sz w:val="22"/>
                <w:szCs w:val="22"/>
                <w:lang w:val="en-US"/>
              </w:rPr>
              <w:t xml:space="preserve">FRAMEWORK: </w:t>
            </w:r>
            <w:proofErr w:type="spellStart"/>
            <w:r w:rsidRPr="00C822BF">
              <w:rPr>
                <w:rFonts w:ascii="Calibri" w:hAnsi="Calibri"/>
                <w:bCs/>
                <w:color w:val="000000"/>
                <w:sz w:val="22"/>
                <w:szCs w:val="22"/>
                <w:lang w:val="en-US"/>
              </w:rPr>
              <w:t>freemarker</w:t>
            </w:r>
            <w:proofErr w:type="spellEnd"/>
            <w:r w:rsidRPr="00C822BF">
              <w:rPr>
                <w:rFonts w:ascii="Calibri" w:hAnsi="Calibri"/>
                <w:bCs/>
                <w:color w:val="000000"/>
                <w:sz w:val="22"/>
                <w:szCs w:val="22"/>
                <w:lang w:val="en-US"/>
              </w:rPr>
              <w:t>,  bootstrap</w:t>
            </w:r>
          </w:p>
        </w:tc>
      </w:tr>
      <w:tr w:rsidR="00D56DC4" w:rsidRPr="00C822BF" w:rsidTr="00C822BF">
        <w:trPr>
          <w:trHeight w:val="80"/>
        </w:trPr>
        <w:tc>
          <w:tcPr>
            <w:tcW w:w="9747" w:type="dxa"/>
            <w:shd w:val="clear" w:color="auto" w:fill="auto"/>
          </w:tcPr>
          <w:p w:rsidR="00D56DC4" w:rsidRPr="00C822BF" w:rsidRDefault="00D56DC4" w:rsidP="00C822BF">
            <w:pPr>
              <w:ind w:left="1058"/>
              <w:rPr>
                <w:rFonts w:ascii="Calibri" w:hAnsi="Calibri"/>
                <w:bCs/>
                <w:color w:val="000000"/>
                <w:sz w:val="22"/>
                <w:szCs w:val="22"/>
                <w:lang w:val="en-US"/>
              </w:rPr>
            </w:pPr>
          </w:p>
        </w:tc>
      </w:tr>
      <w:tr w:rsidR="00D56DC4" w:rsidRPr="00C822BF" w:rsidTr="00C822BF">
        <w:trPr>
          <w:trHeight w:val="80"/>
        </w:trPr>
        <w:tc>
          <w:tcPr>
            <w:tcW w:w="9747" w:type="dxa"/>
            <w:shd w:val="clear" w:color="auto" w:fill="auto"/>
          </w:tcPr>
          <w:p w:rsidR="00D56DC4" w:rsidRPr="00C822BF" w:rsidRDefault="00D56DC4" w:rsidP="00C822BF">
            <w:pPr>
              <w:ind w:left="1058"/>
              <w:rPr>
                <w:rFonts w:ascii="Calibri" w:hAnsi="Calibri"/>
                <w:b/>
                <w:bCs/>
                <w:color w:val="000000"/>
                <w:sz w:val="22"/>
                <w:szCs w:val="22"/>
                <w:lang w:val="en-US"/>
              </w:rPr>
            </w:pPr>
            <w:r w:rsidRPr="00C822BF">
              <w:rPr>
                <w:rFonts w:ascii="Calibri" w:hAnsi="Calibri"/>
                <w:b/>
                <w:bCs/>
                <w:color w:val="000000"/>
                <w:sz w:val="22"/>
                <w:szCs w:val="22"/>
                <w:lang w:val="en-US"/>
              </w:rPr>
              <w:t>DEPLOYMENT &amp; INTEGRATION</w:t>
            </w:r>
          </w:p>
        </w:tc>
      </w:tr>
      <w:tr w:rsidR="00D56DC4" w:rsidRPr="00C822BF" w:rsidTr="00C822BF">
        <w:trPr>
          <w:trHeight w:val="80"/>
        </w:trPr>
        <w:tc>
          <w:tcPr>
            <w:tcW w:w="9747" w:type="dxa"/>
            <w:shd w:val="clear" w:color="auto" w:fill="auto"/>
          </w:tcPr>
          <w:p w:rsidR="00D56DC4" w:rsidRPr="00C822BF" w:rsidRDefault="00D56DC4" w:rsidP="00C822BF">
            <w:pPr>
              <w:ind w:left="1058"/>
              <w:rPr>
                <w:rFonts w:ascii="Calibri" w:hAnsi="Calibri"/>
                <w:b/>
                <w:bCs/>
                <w:color w:val="000000"/>
                <w:sz w:val="22"/>
                <w:szCs w:val="22"/>
                <w:lang w:val="en-US"/>
              </w:rPr>
            </w:pPr>
            <w:r w:rsidRPr="00C822BF">
              <w:rPr>
                <w:rFonts w:ascii="Calibri" w:hAnsi="Calibri"/>
                <w:bCs/>
                <w:color w:val="000000"/>
                <w:sz w:val="22"/>
                <w:szCs w:val="22"/>
                <w:lang w:val="en-US"/>
              </w:rPr>
              <w:t>Maven, Jenkins</w:t>
            </w:r>
          </w:p>
        </w:tc>
      </w:tr>
      <w:tr w:rsidR="00D56DC4" w:rsidRPr="00C822BF" w:rsidTr="00C822BF">
        <w:trPr>
          <w:trHeight w:val="80"/>
        </w:trPr>
        <w:tc>
          <w:tcPr>
            <w:tcW w:w="9747" w:type="dxa"/>
            <w:shd w:val="clear" w:color="auto" w:fill="auto"/>
          </w:tcPr>
          <w:p w:rsidR="00D56DC4" w:rsidRPr="00C822BF" w:rsidRDefault="00D56DC4" w:rsidP="00C822BF">
            <w:pPr>
              <w:ind w:left="1058"/>
              <w:rPr>
                <w:rFonts w:ascii="Calibri" w:hAnsi="Calibri"/>
                <w:bCs/>
                <w:color w:val="000000"/>
                <w:sz w:val="22"/>
                <w:szCs w:val="22"/>
                <w:lang w:val="en-US"/>
              </w:rPr>
            </w:pPr>
          </w:p>
        </w:tc>
      </w:tr>
      <w:tr w:rsidR="00D56DC4" w:rsidRPr="00C822BF" w:rsidTr="00C822BF">
        <w:trPr>
          <w:trHeight w:val="80"/>
        </w:trPr>
        <w:tc>
          <w:tcPr>
            <w:tcW w:w="9747" w:type="dxa"/>
            <w:shd w:val="clear" w:color="auto" w:fill="auto"/>
          </w:tcPr>
          <w:p w:rsidR="00D56DC4" w:rsidRPr="00C822BF" w:rsidRDefault="00D56DC4" w:rsidP="00C822BF">
            <w:pPr>
              <w:ind w:left="1058"/>
              <w:rPr>
                <w:rFonts w:ascii="Calibri" w:hAnsi="Calibri"/>
                <w:bCs/>
                <w:color w:val="000000"/>
                <w:sz w:val="22"/>
                <w:szCs w:val="22"/>
                <w:lang w:val="en-US"/>
              </w:rPr>
            </w:pPr>
            <w:r w:rsidRPr="00C822BF">
              <w:rPr>
                <w:rFonts w:ascii="Calibri" w:hAnsi="Calibri"/>
                <w:b/>
                <w:bCs/>
                <w:color w:val="000000"/>
                <w:sz w:val="22"/>
                <w:szCs w:val="22"/>
                <w:lang w:val="en-US"/>
              </w:rPr>
              <w:t>SOFTWARE VERSIONING</w:t>
            </w:r>
          </w:p>
        </w:tc>
      </w:tr>
      <w:tr w:rsidR="00D56DC4" w:rsidRPr="00C822BF" w:rsidTr="00C822BF">
        <w:trPr>
          <w:trHeight w:val="80"/>
        </w:trPr>
        <w:tc>
          <w:tcPr>
            <w:tcW w:w="9747" w:type="dxa"/>
            <w:shd w:val="clear" w:color="auto" w:fill="auto"/>
          </w:tcPr>
          <w:p w:rsidR="00D56DC4" w:rsidRPr="00C822BF" w:rsidRDefault="00D56DC4" w:rsidP="00C822BF">
            <w:pPr>
              <w:ind w:left="1058"/>
              <w:rPr>
                <w:rFonts w:ascii="Calibri" w:hAnsi="Calibri"/>
                <w:b/>
                <w:bCs/>
                <w:color w:val="000000"/>
                <w:sz w:val="22"/>
                <w:szCs w:val="22"/>
                <w:lang w:val="en-US"/>
              </w:rPr>
            </w:pPr>
            <w:r w:rsidRPr="00C822BF">
              <w:rPr>
                <w:rFonts w:ascii="Calibri" w:hAnsi="Calibri"/>
                <w:bCs/>
                <w:color w:val="000000"/>
                <w:sz w:val="22"/>
                <w:szCs w:val="22"/>
                <w:lang w:val="en-US"/>
              </w:rPr>
              <w:t>Apache Subversion</w:t>
            </w:r>
          </w:p>
        </w:tc>
      </w:tr>
      <w:tr w:rsidR="00D56DC4" w:rsidRPr="00C822BF" w:rsidTr="00C822BF">
        <w:trPr>
          <w:trHeight w:val="80"/>
        </w:trPr>
        <w:tc>
          <w:tcPr>
            <w:tcW w:w="9747" w:type="dxa"/>
            <w:shd w:val="clear" w:color="auto" w:fill="auto"/>
          </w:tcPr>
          <w:p w:rsidR="00D56DC4" w:rsidRPr="00C822BF" w:rsidRDefault="00D56DC4" w:rsidP="00C822BF">
            <w:pPr>
              <w:ind w:left="1058"/>
              <w:rPr>
                <w:rFonts w:ascii="Calibri" w:hAnsi="Calibri"/>
                <w:bCs/>
                <w:color w:val="000000"/>
                <w:sz w:val="22"/>
                <w:szCs w:val="22"/>
                <w:lang w:val="en-US"/>
              </w:rPr>
            </w:pPr>
            <w:r w:rsidRPr="00C822BF">
              <w:rPr>
                <w:rFonts w:ascii="Calibri" w:hAnsi="Calibri"/>
                <w:bCs/>
                <w:color w:val="000000"/>
                <w:sz w:val="22"/>
                <w:szCs w:val="22"/>
                <w:lang w:val="en-US"/>
              </w:rPr>
              <w:t>Tortoise SVN</w:t>
            </w:r>
          </w:p>
        </w:tc>
      </w:tr>
      <w:tr w:rsidR="00D56DC4" w:rsidRPr="00C822BF" w:rsidTr="00C822BF">
        <w:trPr>
          <w:trHeight w:val="80"/>
        </w:trPr>
        <w:tc>
          <w:tcPr>
            <w:tcW w:w="9747" w:type="dxa"/>
            <w:shd w:val="clear" w:color="auto" w:fill="auto"/>
          </w:tcPr>
          <w:p w:rsidR="00D56DC4" w:rsidRPr="00C822BF" w:rsidRDefault="00D56DC4" w:rsidP="00C822BF">
            <w:pPr>
              <w:ind w:left="1058"/>
              <w:rPr>
                <w:rFonts w:ascii="Calibri" w:hAnsi="Calibri"/>
                <w:bCs/>
                <w:color w:val="000000"/>
                <w:sz w:val="22"/>
                <w:szCs w:val="22"/>
                <w:lang w:val="en-US"/>
              </w:rPr>
            </w:pPr>
          </w:p>
        </w:tc>
      </w:tr>
    </w:tbl>
    <w:p w:rsidR="00617314" w:rsidRPr="00617314" w:rsidRDefault="00617314" w:rsidP="00617314">
      <w:pPr>
        <w:rPr>
          <w:lang w:val="en-US"/>
        </w:rPr>
      </w:pPr>
    </w:p>
    <w:p w:rsidR="00617314" w:rsidRPr="00D56DC4" w:rsidRDefault="00D56DC4" w:rsidP="00D56DC4">
      <w:pPr>
        <w:pStyle w:val="NormaleWeb"/>
        <w:spacing w:line="360" w:lineRule="auto"/>
        <w:jc w:val="both"/>
        <w:rPr>
          <w:rFonts w:ascii="Calibri" w:hAnsi="Calibri"/>
        </w:rPr>
      </w:pPr>
      <w:r>
        <w:rPr>
          <w:rFonts w:ascii="Calibri" w:hAnsi="Calibri"/>
          <w:bCs/>
        </w:rPr>
        <w:t>La scelta dei prodotti sopra elencati, e in generale della politica di open-source è stata effettuata in base a precisi criteri di valutazione di Qualità, Affidabilità, Trasparenza, Collaborazione.</w:t>
      </w:r>
    </w:p>
    <w:p w:rsidR="00617314" w:rsidRDefault="00617314" w:rsidP="00C822BF">
      <w:pPr>
        <w:numPr>
          <w:ilvl w:val="0"/>
          <w:numId w:val="7"/>
        </w:numPr>
        <w:spacing w:before="100" w:beforeAutospacing="1" w:after="100" w:afterAutospacing="1" w:line="360" w:lineRule="auto"/>
        <w:jc w:val="both"/>
        <w:rPr>
          <w:rFonts w:ascii="Calibri" w:hAnsi="Calibri"/>
        </w:rPr>
      </w:pPr>
      <w:r w:rsidRPr="00D56DC4">
        <w:rPr>
          <w:rFonts w:ascii="Calibri" w:hAnsi="Calibri"/>
          <w:b/>
          <w:bCs/>
        </w:rPr>
        <w:t>Qualità e affidabilità.</w:t>
      </w:r>
      <w:r w:rsidRPr="00D56DC4">
        <w:rPr>
          <w:rFonts w:ascii="Calibri" w:hAnsi="Calibri"/>
        </w:rPr>
        <w:t xml:space="preserve"> Alti tassi di adozione </w:t>
      </w:r>
      <w:r w:rsidR="005E1C94">
        <w:rPr>
          <w:rFonts w:ascii="Calibri" w:hAnsi="Calibri"/>
        </w:rPr>
        <w:t xml:space="preserve">dei software elencati </w:t>
      </w:r>
      <w:r w:rsidRPr="00D56DC4">
        <w:rPr>
          <w:rFonts w:ascii="Calibri" w:hAnsi="Calibri"/>
        </w:rPr>
        <w:t xml:space="preserve">da parte della comunità </w:t>
      </w:r>
      <w:commentRangeStart w:id="147"/>
      <w:r w:rsidR="005E1C94">
        <w:rPr>
          <w:rFonts w:ascii="Calibri" w:hAnsi="Calibri"/>
        </w:rPr>
        <w:t xml:space="preserve">informatica </w:t>
      </w:r>
      <w:del w:id="148" w:author="admin" w:date="2018-01-25T16:54:00Z">
        <w:r w:rsidR="005E1C94" w:rsidDel="009475EF">
          <w:rPr>
            <w:rFonts w:ascii="Calibri" w:hAnsi="Calibri"/>
          </w:rPr>
          <w:delText>d</w:delText>
        </w:r>
        <w:r w:rsidRPr="00D56DC4" w:rsidDel="009475EF">
          <w:rPr>
            <w:rFonts w:ascii="Calibri" w:hAnsi="Calibri"/>
          </w:rPr>
          <w:delText xml:space="preserve"> </w:delText>
        </w:r>
      </w:del>
      <w:r w:rsidRPr="00D56DC4">
        <w:rPr>
          <w:rFonts w:ascii="Calibri" w:hAnsi="Calibri"/>
        </w:rPr>
        <w:t xml:space="preserve">garantiscono </w:t>
      </w:r>
      <w:commentRangeEnd w:id="147"/>
      <w:r w:rsidR="00EB602F">
        <w:rPr>
          <w:rStyle w:val="Rimandocommento"/>
        </w:rPr>
        <w:commentReference w:id="147"/>
      </w:r>
      <w:r w:rsidRPr="00D56DC4">
        <w:rPr>
          <w:rFonts w:ascii="Calibri" w:hAnsi="Calibri"/>
        </w:rPr>
        <w:t xml:space="preserve">sostenibilità al progetto e la continua correzione degli errori. La qualità è garantita dalle continue relazioni tra gli utilizzatori, i proprietari e la community di programmatori grazie a forum, blog e </w:t>
      </w:r>
      <w:proofErr w:type="spellStart"/>
      <w:r w:rsidRPr="00D56DC4">
        <w:rPr>
          <w:rFonts w:ascii="Calibri" w:hAnsi="Calibri"/>
        </w:rPr>
        <w:t>wiki</w:t>
      </w:r>
      <w:proofErr w:type="spellEnd"/>
      <w:r w:rsidRPr="00D56DC4">
        <w:rPr>
          <w:rFonts w:ascii="Calibri" w:hAnsi="Calibri"/>
        </w:rPr>
        <w:t>.</w:t>
      </w:r>
    </w:p>
    <w:p w:rsidR="00617314" w:rsidRDefault="00617314" w:rsidP="00C822BF">
      <w:pPr>
        <w:numPr>
          <w:ilvl w:val="0"/>
          <w:numId w:val="7"/>
        </w:numPr>
        <w:spacing w:before="100" w:beforeAutospacing="1" w:after="100" w:afterAutospacing="1" w:line="360" w:lineRule="auto"/>
        <w:jc w:val="both"/>
        <w:rPr>
          <w:rFonts w:ascii="Calibri" w:hAnsi="Calibri"/>
        </w:rPr>
      </w:pPr>
      <w:r w:rsidRPr="00D56DC4">
        <w:rPr>
          <w:rFonts w:ascii="Calibri" w:hAnsi="Calibri"/>
          <w:b/>
          <w:bCs/>
        </w:rPr>
        <w:t>Trasparenza.</w:t>
      </w:r>
      <w:r w:rsidRPr="00D56DC4">
        <w:rPr>
          <w:rFonts w:ascii="Calibri" w:hAnsi="Calibri"/>
        </w:rPr>
        <w:t xml:space="preserve"> Il modello open source garantisce l’accesso al codice sorgente del programma da parte di tutti. Ciò non solo rafforza le possibilità di personalizzazione, ma crea indipendenza dal particolare </w:t>
      </w:r>
      <w:proofErr w:type="spellStart"/>
      <w:r w:rsidRPr="00D56DC4">
        <w:rPr>
          <w:rFonts w:ascii="Calibri" w:hAnsi="Calibri"/>
        </w:rPr>
        <w:t>vendor</w:t>
      </w:r>
      <w:proofErr w:type="spellEnd"/>
      <w:r w:rsidRPr="00D56DC4">
        <w:rPr>
          <w:rFonts w:ascii="Calibri" w:hAnsi="Calibri"/>
        </w:rPr>
        <w:t xml:space="preserve"> (azienda che vende il software). L’accesso al </w:t>
      </w:r>
      <w:r w:rsidRPr="00D56DC4">
        <w:rPr>
          <w:rFonts w:ascii="Calibri" w:hAnsi="Calibri"/>
        </w:rPr>
        <w:lastRenderedPageBreak/>
        <w:t>codice consente un veloce adattamento o personalizzazione del programma ai reali bisogni del cliente.</w:t>
      </w:r>
    </w:p>
    <w:p w:rsidR="00617314" w:rsidRPr="00D56DC4" w:rsidRDefault="00617314" w:rsidP="00C822BF">
      <w:pPr>
        <w:numPr>
          <w:ilvl w:val="0"/>
          <w:numId w:val="7"/>
        </w:numPr>
        <w:spacing w:before="100" w:beforeAutospacing="1" w:after="100" w:afterAutospacing="1" w:line="360" w:lineRule="auto"/>
        <w:jc w:val="both"/>
        <w:rPr>
          <w:rFonts w:ascii="Calibri" w:hAnsi="Calibri"/>
        </w:rPr>
      </w:pPr>
      <w:r w:rsidRPr="00D56DC4">
        <w:rPr>
          <w:rFonts w:ascii="Calibri" w:hAnsi="Calibri"/>
          <w:b/>
          <w:bCs/>
        </w:rPr>
        <w:t>Collaborazione.</w:t>
      </w:r>
      <w:r w:rsidRPr="00D56DC4">
        <w:rPr>
          <w:rFonts w:ascii="Calibri" w:hAnsi="Calibri"/>
        </w:rPr>
        <w:t xml:space="preserve"> Lo scambio continuo di informazioni e feedback (anche diretti tra gli utilizzatori) non solo di carattere tecnico facilitano la crescita nella qualità globale della soluzione.</w:t>
      </w:r>
    </w:p>
    <w:p w:rsidR="00617314" w:rsidRDefault="00617314" w:rsidP="008323C8">
      <w:pPr>
        <w:jc w:val="both"/>
        <w:rPr>
          <w:rFonts w:ascii="Calibri" w:hAnsi="Calibri"/>
        </w:rPr>
      </w:pPr>
    </w:p>
    <w:p w:rsidR="005E1C94" w:rsidRPr="00C83045" w:rsidRDefault="005E1C94" w:rsidP="00C83045">
      <w:pPr>
        <w:pStyle w:val="Titolo"/>
        <w:rPr>
          <w:rPrChange w:id="149" w:author="admin" w:date="2018-01-26T07:08:00Z">
            <w:rPr>
              <w14:shadow w14:blurRad="50800" w14:dist="38100" w14:dir="2700000" w14:sx="100000" w14:sy="100000" w14:kx="0" w14:ky="0" w14:algn="tl">
                <w14:srgbClr w14:val="000000">
                  <w14:alpha w14:val="60000"/>
                </w14:srgbClr>
              </w14:shadow>
            </w:rPr>
          </w:rPrChange>
        </w:rPr>
        <w:pPrChange w:id="150" w:author="admin" w:date="2018-01-26T07:08:00Z">
          <w:pPr>
            <w:pStyle w:val="Citazioneintensa"/>
            <w:ind w:left="360"/>
            <w:jc w:val="both"/>
          </w:pPr>
        </w:pPrChange>
      </w:pPr>
      <w:bookmarkStart w:id="151" w:name="_Toc504714035"/>
      <w:r w:rsidRPr="00C83045">
        <w:rPr>
          <w:rPrChange w:id="152" w:author="admin" w:date="2018-01-26T07:08:00Z">
            <w:rPr>
              <w14:shadow w14:blurRad="50800" w14:dist="38100" w14:dir="2700000" w14:sx="100000" w14:sy="100000" w14:kx="0" w14:ky="0" w14:algn="tl">
                <w14:srgbClr w14:val="000000">
                  <w14:alpha w14:val="60000"/>
                </w14:srgbClr>
              </w14:shadow>
            </w:rPr>
          </w:rPrChange>
        </w:rPr>
        <w:t>1.</w:t>
      </w:r>
      <w:r w:rsidR="002A6341" w:rsidRPr="00C83045">
        <w:rPr>
          <w:rPrChange w:id="153" w:author="admin" w:date="2018-01-26T07:08:00Z">
            <w:rPr>
              <w14:shadow w14:blurRad="50800" w14:dist="38100" w14:dir="2700000" w14:sx="100000" w14:sy="100000" w14:kx="0" w14:ky="0" w14:algn="tl">
                <w14:srgbClr w14:val="000000">
                  <w14:alpha w14:val="60000"/>
                </w14:srgbClr>
              </w14:shadow>
            </w:rPr>
          </w:rPrChange>
        </w:rPr>
        <w:t>3</w:t>
      </w:r>
      <w:r w:rsidRPr="00C83045">
        <w:rPr>
          <w:rPrChange w:id="154" w:author="admin" w:date="2018-01-26T07:08:00Z">
            <w:rPr>
              <w14:shadow w14:blurRad="50800" w14:dist="38100" w14:dir="2700000" w14:sx="100000" w14:sy="100000" w14:kx="0" w14:ky="0" w14:algn="tl">
                <w14:srgbClr w14:val="000000">
                  <w14:alpha w14:val="60000"/>
                </w14:srgbClr>
              </w14:shadow>
            </w:rPr>
          </w:rPrChange>
        </w:rPr>
        <w:t xml:space="preserve"> – Architettura WEB BASED a tre livelli</w:t>
      </w:r>
      <w:bookmarkEnd w:id="151"/>
    </w:p>
    <w:p w:rsidR="005E1C94" w:rsidRDefault="005E1C94" w:rsidP="005E1C94">
      <w:pPr>
        <w:spacing w:line="360" w:lineRule="auto"/>
        <w:ind w:firstLine="360"/>
        <w:jc w:val="both"/>
        <w:rPr>
          <w:rFonts w:ascii="Calibri" w:hAnsi="Calibri"/>
          <w:bCs/>
        </w:rPr>
      </w:pPr>
      <w:r>
        <w:rPr>
          <w:rFonts w:ascii="Calibri" w:hAnsi="Calibri"/>
          <w:bCs/>
        </w:rPr>
        <w:t>La scelta di realizzare un’applicazione WEB è principalmente legata a:</w:t>
      </w:r>
    </w:p>
    <w:p w:rsidR="005E1C94" w:rsidRDefault="005E1C94" w:rsidP="005E1C94">
      <w:pPr>
        <w:spacing w:line="360" w:lineRule="auto"/>
        <w:jc w:val="both"/>
        <w:rPr>
          <w:rFonts w:ascii="Calibri" w:hAnsi="Calibri"/>
          <w:bCs/>
        </w:rPr>
      </w:pPr>
    </w:p>
    <w:p w:rsidR="00D042E9" w:rsidRDefault="00D042E9" w:rsidP="00C822BF">
      <w:pPr>
        <w:numPr>
          <w:ilvl w:val="0"/>
          <w:numId w:val="8"/>
        </w:numPr>
        <w:spacing w:line="360" w:lineRule="auto"/>
        <w:jc w:val="both"/>
        <w:rPr>
          <w:rFonts w:ascii="Calibri" w:hAnsi="Calibri"/>
          <w:bCs/>
        </w:rPr>
      </w:pPr>
      <w:r w:rsidRPr="005E1C94">
        <w:rPr>
          <w:rFonts w:ascii="Calibri" w:hAnsi="Calibri"/>
          <w:b/>
        </w:rPr>
        <w:t>facilità di distribuzione</w:t>
      </w:r>
      <w:r w:rsidRPr="00D56DC4">
        <w:rPr>
          <w:rFonts w:ascii="Calibri" w:hAnsi="Calibri"/>
        </w:rPr>
        <w:t>:</w:t>
      </w:r>
      <w:r w:rsidRPr="00D56DC4">
        <w:rPr>
          <w:rFonts w:ascii="Calibri" w:hAnsi="Calibri"/>
          <w:bCs/>
        </w:rPr>
        <w:t xml:space="preserve"> </w:t>
      </w:r>
      <w:r w:rsidR="005E1C94">
        <w:rPr>
          <w:rFonts w:ascii="Calibri" w:hAnsi="Calibri"/>
          <w:bCs/>
        </w:rPr>
        <w:t xml:space="preserve">ALIREP </w:t>
      </w:r>
      <w:r w:rsidRPr="00D56DC4">
        <w:rPr>
          <w:rFonts w:ascii="Calibri" w:hAnsi="Calibri"/>
          <w:bCs/>
        </w:rPr>
        <w:t>si trova interamente sul server</w:t>
      </w:r>
      <w:r w:rsidR="005E1C94">
        <w:rPr>
          <w:rFonts w:ascii="Calibri" w:hAnsi="Calibri"/>
          <w:bCs/>
        </w:rPr>
        <w:t xml:space="preserve"> di pubblicazione</w:t>
      </w:r>
      <w:r w:rsidRPr="00D56DC4">
        <w:rPr>
          <w:rFonts w:ascii="Calibri" w:hAnsi="Calibri"/>
          <w:bCs/>
        </w:rPr>
        <w:t>, per cui la pubblicazione sul server coincide con la distribuzione e l'aggiornamento effettuato sul server è automaticamente reso disponibile a tutti gli utenti;</w:t>
      </w:r>
    </w:p>
    <w:p w:rsidR="005E1C94" w:rsidRDefault="00D042E9" w:rsidP="00C822BF">
      <w:pPr>
        <w:pStyle w:val="NormaleWeb"/>
        <w:numPr>
          <w:ilvl w:val="0"/>
          <w:numId w:val="8"/>
        </w:numPr>
        <w:spacing w:line="360" w:lineRule="auto"/>
        <w:jc w:val="both"/>
        <w:rPr>
          <w:rFonts w:ascii="Calibri" w:hAnsi="Calibri"/>
          <w:bCs/>
        </w:rPr>
      </w:pPr>
      <w:r w:rsidRPr="005E1C94">
        <w:rPr>
          <w:rFonts w:ascii="Calibri" w:hAnsi="Calibri"/>
          <w:b/>
        </w:rPr>
        <w:t>accesso multipiattaforma</w:t>
      </w:r>
      <w:r w:rsidRPr="00D56DC4">
        <w:rPr>
          <w:rFonts w:ascii="Calibri" w:hAnsi="Calibri"/>
        </w:rPr>
        <w:t>:</w:t>
      </w:r>
      <w:r w:rsidRPr="00D56DC4">
        <w:rPr>
          <w:rFonts w:ascii="Calibri" w:hAnsi="Calibri"/>
          <w:bCs/>
        </w:rPr>
        <w:t xml:space="preserve"> l'accesso all'applicazione è indipendente dall'hardware e dal sistema operativo utilizzato dagli utenti;</w:t>
      </w:r>
    </w:p>
    <w:p w:rsidR="00D042E9" w:rsidRPr="005E1C94" w:rsidRDefault="00D042E9" w:rsidP="00C822BF">
      <w:pPr>
        <w:pStyle w:val="NormaleWeb"/>
        <w:numPr>
          <w:ilvl w:val="0"/>
          <w:numId w:val="8"/>
        </w:numPr>
        <w:spacing w:line="360" w:lineRule="auto"/>
        <w:jc w:val="both"/>
        <w:rPr>
          <w:rFonts w:ascii="Calibri" w:hAnsi="Calibri"/>
          <w:bCs/>
        </w:rPr>
      </w:pPr>
      <w:r w:rsidRPr="005E1C94">
        <w:rPr>
          <w:rFonts w:ascii="Calibri" w:hAnsi="Calibri"/>
          <w:b/>
        </w:rPr>
        <w:t>scalabilità</w:t>
      </w:r>
      <w:r w:rsidRPr="005E1C94">
        <w:rPr>
          <w:rFonts w:ascii="Calibri" w:hAnsi="Calibri"/>
        </w:rPr>
        <w:t>:</w:t>
      </w:r>
      <w:r w:rsidRPr="005E1C94">
        <w:rPr>
          <w:rFonts w:ascii="Calibri" w:hAnsi="Calibri"/>
          <w:bCs/>
        </w:rPr>
        <w:t xml:space="preserve"> </w:t>
      </w:r>
      <w:r w:rsidR="005E1C94">
        <w:rPr>
          <w:rFonts w:ascii="Calibri" w:hAnsi="Calibri"/>
          <w:bCs/>
        </w:rPr>
        <w:t xml:space="preserve">ALIREP è </w:t>
      </w:r>
      <w:r w:rsidRPr="005E1C94">
        <w:rPr>
          <w:rFonts w:ascii="Calibri" w:hAnsi="Calibri"/>
          <w:bCs/>
        </w:rPr>
        <w:t xml:space="preserve">progettata </w:t>
      </w:r>
      <w:r w:rsidR="005E1C94">
        <w:rPr>
          <w:rFonts w:ascii="Calibri" w:hAnsi="Calibri"/>
          <w:bCs/>
        </w:rPr>
        <w:t>per</w:t>
      </w:r>
      <w:r w:rsidRPr="005E1C94">
        <w:rPr>
          <w:rFonts w:ascii="Calibri" w:hAnsi="Calibri"/>
          <w:bCs/>
        </w:rPr>
        <w:t xml:space="preserve"> crescere insieme alle esigenze dell'azi</w:t>
      </w:r>
      <w:r w:rsidR="005E1C94">
        <w:rPr>
          <w:rFonts w:ascii="Calibri" w:hAnsi="Calibri"/>
          <w:bCs/>
        </w:rPr>
        <w:t>enda senza particolari problemi di adeguamento delle architetture</w:t>
      </w:r>
    </w:p>
    <w:p w:rsidR="00D042E9" w:rsidRPr="00D56DC4" w:rsidRDefault="005E1C94" w:rsidP="005E1C94">
      <w:pPr>
        <w:pStyle w:val="NormaleWeb"/>
        <w:spacing w:line="360" w:lineRule="auto"/>
        <w:jc w:val="both"/>
        <w:rPr>
          <w:rFonts w:ascii="Calibri" w:hAnsi="Calibri"/>
          <w:bCs/>
        </w:rPr>
      </w:pPr>
      <w:r>
        <w:rPr>
          <w:rFonts w:ascii="Calibri" w:hAnsi="Calibri"/>
          <w:bCs/>
        </w:rPr>
        <w:t>Il</w:t>
      </w:r>
      <w:r w:rsidR="00D042E9" w:rsidRPr="00D56DC4">
        <w:rPr>
          <w:rFonts w:ascii="Calibri" w:hAnsi="Calibri"/>
          <w:bCs/>
        </w:rPr>
        <w:t xml:space="preserve"> contesto di applicazione è </w:t>
      </w:r>
      <w:r w:rsidR="00D042E9" w:rsidRPr="00D56DC4">
        <w:rPr>
          <w:rFonts w:ascii="Calibri" w:hAnsi="Calibri"/>
        </w:rPr>
        <w:t>Internet</w:t>
      </w:r>
      <w:r w:rsidR="00D042E9" w:rsidRPr="00D56DC4">
        <w:rPr>
          <w:rFonts w:ascii="Calibri" w:hAnsi="Calibri"/>
          <w:bCs/>
        </w:rPr>
        <w:t xml:space="preserve">, </w:t>
      </w:r>
      <w:r>
        <w:rPr>
          <w:rFonts w:ascii="Calibri" w:hAnsi="Calibri"/>
          <w:bCs/>
        </w:rPr>
        <w:t>e per garantire la corretta erogazione sono state considerate</w:t>
      </w:r>
      <w:r w:rsidR="00D042E9" w:rsidRPr="00D56DC4">
        <w:rPr>
          <w:rFonts w:ascii="Calibri" w:hAnsi="Calibri"/>
          <w:bCs/>
        </w:rPr>
        <w:t xml:space="preserve"> la compatibilità con diversi tipi e versione di browser, </w:t>
      </w:r>
      <w:r>
        <w:rPr>
          <w:rFonts w:ascii="Calibri" w:hAnsi="Calibri"/>
          <w:bCs/>
        </w:rPr>
        <w:t>l</w:t>
      </w:r>
      <w:r w:rsidR="00D042E9" w:rsidRPr="00D56DC4">
        <w:rPr>
          <w:rFonts w:ascii="Calibri" w:hAnsi="Calibri"/>
          <w:bCs/>
        </w:rPr>
        <w:t>e velocità di accesso alle risorse e di conseguenza la riduzione delle dimensioni del materiale da scaricare e l'ottimizzazione dei tempi di risposta da parte del server</w:t>
      </w:r>
      <w:r>
        <w:rPr>
          <w:rFonts w:ascii="Calibri" w:hAnsi="Calibri"/>
          <w:bCs/>
        </w:rPr>
        <w:t>.</w:t>
      </w:r>
    </w:p>
    <w:p w:rsidR="00D042E9" w:rsidRPr="00D56DC4" w:rsidRDefault="00D042E9" w:rsidP="005E1C94">
      <w:pPr>
        <w:pStyle w:val="NormaleWeb"/>
        <w:spacing w:line="360" w:lineRule="auto"/>
        <w:ind w:firstLine="709"/>
        <w:jc w:val="both"/>
        <w:rPr>
          <w:rFonts w:ascii="Calibri" w:hAnsi="Calibri"/>
          <w:bCs/>
        </w:rPr>
      </w:pPr>
      <w:r w:rsidRPr="00D56DC4">
        <w:rPr>
          <w:rFonts w:ascii="Calibri" w:hAnsi="Calibri"/>
          <w:bCs/>
        </w:rPr>
        <w:t>I componenti fondamentali di un'applicazione Web sono analoghi per certi versi a quelli di una</w:t>
      </w:r>
      <w:r w:rsidR="005E1C94">
        <w:rPr>
          <w:rFonts w:ascii="Calibri" w:hAnsi="Calibri"/>
          <w:bCs/>
        </w:rPr>
        <w:t xml:space="preserve"> </w:t>
      </w:r>
      <w:r w:rsidRPr="00D56DC4">
        <w:rPr>
          <w:rFonts w:ascii="Calibri" w:hAnsi="Calibri"/>
          <w:bCs/>
        </w:rPr>
        <w:t>tradizionale applicazione client/</w:t>
      </w:r>
      <w:proofErr w:type="spellStart"/>
      <w:r w:rsidRPr="00D56DC4">
        <w:rPr>
          <w:rFonts w:ascii="Calibri" w:hAnsi="Calibri"/>
          <w:bCs/>
        </w:rPr>
        <w:t>server.Una</w:t>
      </w:r>
      <w:proofErr w:type="spellEnd"/>
      <w:r w:rsidRPr="00D56DC4">
        <w:rPr>
          <w:rFonts w:ascii="Calibri" w:hAnsi="Calibri"/>
          <w:bCs/>
        </w:rPr>
        <w:t xml:space="preserve"> tipica applicazione client/server è costituita da un client che implementa l'interfaccia utente con alcune funzionalità di elaborazione e di comunicazione e da un server che fornisce una serie di servizi come la gestione e l'accesso ai dati di un database.</w:t>
      </w:r>
      <w:r w:rsidR="005E1C94">
        <w:rPr>
          <w:rFonts w:ascii="Calibri" w:hAnsi="Calibri"/>
          <w:bCs/>
        </w:rPr>
        <w:t xml:space="preserve"> </w:t>
      </w:r>
      <w:r w:rsidRPr="00D56DC4">
        <w:rPr>
          <w:rFonts w:ascii="Calibri" w:hAnsi="Calibri"/>
          <w:bCs/>
        </w:rPr>
        <w:t xml:space="preserve">Nell'ambito Web l'interazione tra client e server è un po' più articolata per consentire l'integrazione di componenti di varia natura. Un'applicazione Web si basa su elementi </w:t>
      </w:r>
      <w:r w:rsidRPr="00D56DC4">
        <w:rPr>
          <w:rFonts w:ascii="Calibri" w:hAnsi="Calibri"/>
          <w:bCs/>
        </w:rPr>
        <w:lastRenderedPageBreak/>
        <w:t>software standard indipendenti dalle caratteristiche della particolare applicazione e dalla piattaforma software e hardware su cui viene eseguita.</w:t>
      </w:r>
      <w:r w:rsidR="005E1C94">
        <w:rPr>
          <w:rFonts w:ascii="Calibri" w:hAnsi="Calibri"/>
          <w:bCs/>
        </w:rPr>
        <w:t xml:space="preserve"> ALIREP</w:t>
      </w:r>
      <w:r w:rsidRPr="00D56DC4">
        <w:rPr>
          <w:rFonts w:ascii="Calibri" w:hAnsi="Calibri"/>
          <w:bCs/>
        </w:rPr>
        <w:t xml:space="preserve"> si sviluppa su tre livelli logico-funzionali (applicazioni Three-</w:t>
      </w:r>
      <w:proofErr w:type="spellStart"/>
      <w:r w:rsidRPr="00D56DC4">
        <w:rPr>
          <w:rFonts w:ascii="Calibri" w:hAnsi="Calibri"/>
          <w:bCs/>
        </w:rPr>
        <w:t>Tier</w:t>
      </w:r>
      <w:proofErr w:type="spellEnd"/>
      <w:r w:rsidRPr="00D56DC4">
        <w:rPr>
          <w:rFonts w:ascii="Calibri" w:hAnsi="Calibri"/>
          <w:bCs/>
        </w:rPr>
        <w:t>)</w:t>
      </w:r>
      <w:r w:rsidR="005E1C94">
        <w:rPr>
          <w:rFonts w:ascii="Calibri" w:hAnsi="Calibri"/>
          <w:bCs/>
        </w:rPr>
        <w:t>:</w:t>
      </w:r>
      <w:r w:rsidRPr="00D56DC4">
        <w:rPr>
          <w:rFonts w:ascii="Calibri" w:hAnsi="Calibri"/>
          <w:bCs/>
        </w:rPr>
        <w:t xml:space="preserve"> </w:t>
      </w:r>
    </w:p>
    <w:p w:rsidR="00D042E9" w:rsidRPr="00D56DC4" w:rsidRDefault="00C03347" w:rsidP="005E1C94">
      <w:pPr>
        <w:pStyle w:val="NormaleWeb"/>
        <w:spacing w:line="360" w:lineRule="auto"/>
        <w:jc w:val="both"/>
        <w:rPr>
          <w:rFonts w:ascii="Calibri" w:hAnsi="Calibri"/>
          <w:bCs/>
        </w:rPr>
      </w:pPr>
      <w:r w:rsidRPr="00C03347">
        <w:rPr>
          <w:rFonts w:ascii="Calibri" w:hAnsi="Calibri"/>
          <w:b/>
        </w:rPr>
        <w:t>LIVELLO DI PRESENTAZIONE</w:t>
      </w:r>
      <w:r w:rsidRPr="00D56DC4">
        <w:rPr>
          <w:rFonts w:ascii="Calibri" w:hAnsi="Calibri"/>
          <w:bCs/>
        </w:rPr>
        <w:t xml:space="preserve"> </w:t>
      </w:r>
      <w:r w:rsidR="00D042E9" w:rsidRPr="00D56DC4">
        <w:rPr>
          <w:rFonts w:ascii="Calibri" w:hAnsi="Calibri"/>
          <w:bCs/>
        </w:rPr>
        <w:t>- rappresenta l'interfaccia utente dell'applicazione e si occupa di acquisire dati e visualizzare risultati;</w:t>
      </w:r>
    </w:p>
    <w:p w:rsidR="00D042E9" w:rsidRPr="00D56DC4" w:rsidRDefault="00C03347" w:rsidP="005E1C94">
      <w:pPr>
        <w:pStyle w:val="NormaleWeb"/>
        <w:spacing w:line="360" w:lineRule="auto"/>
        <w:jc w:val="both"/>
        <w:rPr>
          <w:rFonts w:ascii="Calibri" w:hAnsi="Calibri"/>
          <w:bCs/>
        </w:rPr>
      </w:pPr>
      <w:r w:rsidRPr="00C03347">
        <w:rPr>
          <w:rFonts w:ascii="Calibri" w:hAnsi="Calibri"/>
          <w:b/>
        </w:rPr>
        <w:t>LIVELLO INTERMEDIO</w:t>
      </w:r>
      <w:r w:rsidRPr="00C03347">
        <w:rPr>
          <w:rFonts w:ascii="Calibri" w:hAnsi="Calibri"/>
          <w:b/>
          <w:bCs/>
        </w:rPr>
        <w:t xml:space="preserve"> </w:t>
      </w:r>
      <w:r w:rsidR="00D042E9" w:rsidRPr="00D56DC4">
        <w:rPr>
          <w:rFonts w:ascii="Calibri" w:hAnsi="Calibri"/>
          <w:bCs/>
        </w:rPr>
        <w:t xml:space="preserve">- si occupa delle elaborazioni dei dati in base alla cosiddetta </w:t>
      </w:r>
      <w:proofErr w:type="spellStart"/>
      <w:r w:rsidR="00D042E9" w:rsidRPr="00D56DC4">
        <w:rPr>
          <w:rFonts w:ascii="Calibri" w:hAnsi="Calibri"/>
          <w:bCs/>
        </w:rPr>
        <w:t>busines</w:t>
      </w:r>
      <w:proofErr w:type="spellEnd"/>
      <w:r w:rsidR="00D042E9" w:rsidRPr="00D56DC4">
        <w:rPr>
          <w:rFonts w:ascii="Calibri" w:hAnsi="Calibri"/>
          <w:bCs/>
        </w:rPr>
        <w:t xml:space="preserve"> </w:t>
      </w:r>
      <w:proofErr w:type="spellStart"/>
      <w:r w:rsidR="00D042E9" w:rsidRPr="00D56DC4">
        <w:rPr>
          <w:rFonts w:ascii="Calibri" w:hAnsi="Calibri"/>
          <w:bCs/>
        </w:rPr>
        <w:t>logic</w:t>
      </w:r>
      <w:proofErr w:type="spellEnd"/>
      <w:r w:rsidR="00D042E9" w:rsidRPr="00D56DC4">
        <w:rPr>
          <w:rFonts w:ascii="Calibri" w:hAnsi="Calibri"/>
          <w:bCs/>
        </w:rPr>
        <w:t>, cioè all'insieme delle regole per cui i dati sono considerati significativi e le loro relazioni consistenti; le elaborazioni del livello intermedio generano i risultati richiesti dall'utente;</w:t>
      </w:r>
    </w:p>
    <w:p w:rsidR="00D042E9" w:rsidRPr="00D56DC4" w:rsidRDefault="00C03347" w:rsidP="005E1C94">
      <w:pPr>
        <w:pStyle w:val="NormaleWeb"/>
        <w:spacing w:line="360" w:lineRule="auto"/>
        <w:jc w:val="both"/>
        <w:rPr>
          <w:rFonts w:ascii="Calibri" w:hAnsi="Calibri"/>
          <w:bCs/>
        </w:rPr>
      </w:pPr>
      <w:r w:rsidRPr="00C03347">
        <w:rPr>
          <w:rFonts w:ascii="Calibri" w:hAnsi="Calibri"/>
          <w:b/>
        </w:rPr>
        <w:t>LIVELLO DATI</w:t>
      </w:r>
      <w:r w:rsidRPr="00D56DC4">
        <w:rPr>
          <w:rFonts w:ascii="Calibri" w:hAnsi="Calibri"/>
          <w:bCs/>
        </w:rPr>
        <w:t xml:space="preserve"> </w:t>
      </w:r>
      <w:r w:rsidR="00D042E9" w:rsidRPr="00D56DC4">
        <w:rPr>
          <w:rFonts w:ascii="Calibri" w:hAnsi="Calibri"/>
          <w:bCs/>
        </w:rPr>
        <w:t>- rappresenta l'insieme dei servizi offerti da applicazioni indipendenti dal Web, come ad esempio un gestore di database, un sistema di gestione di posta elettronica, ecc.</w:t>
      </w:r>
    </w:p>
    <w:p w:rsidR="00D042E9" w:rsidRPr="00D56DC4" w:rsidRDefault="00D042E9" w:rsidP="005E1C94">
      <w:pPr>
        <w:pStyle w:val="NormaleWeb"/>
        <w:spacing w:line="360" w:lineRule="auto"/>
        <w:jc w:val="both"/>
        <w:rPr>
          <w:rFonts w:ascii="Calibri" w:hAnsi="Calibri"/>
          <w:bCs/>
        </w:rPr>
      </w:pPr>
      <w:r w:rsidRPr="00D56DC4">
        <w:rPr>
          <w:rFonts w:ascii="Calibri" w:hAnsi="Calibri"/>
          <w:bCs/>
        </w:rPr>
        <w:t xml:space="preserve">Nella seguente figura è mostrata l'architettura </w:t>
      </w:r>
      <w:r w:rsidR="00C03347">
        <w:rPr>
          <w:rFonts w:ascii="Calibri" w:hAnsi="Calibri"/>
          <w:bCs/>
        </w:rPr>
        <w:t>di ALIREP</w:t>
      </w:r>
    </w:p>
    <w:p w:rsidR="00D042E9" w:rsidRPr="00D56DC4" w:rsidRDefault="0061007D" w:rsidP="00C03347">
      <w:pPr>
        <w:pStyle w:val="NormaleWeb"/>
        <w:spacing w:line="360" w:lineRule="auto"/>
        <w:jc w:val="center"/>
        <w:rPr>
          <w:rFonts w:ascii="Calibri" w:hAnsi="Calibri"/>
          <w:bCs/>
        </w:rPr>
      </w:pPr>
      <w:r>
        <w:rPr>
          <w:rFonts w:ascii="Calibri" w:hAnsi="Calibri"/>
          <w:bCs/>
          <w:noProof/>
        </w:rPr>
        <w:drawing>
          <wp:inline distT="0" distB="0" distL="0" distR="0">
            <wp:extent cx="4289425" cy="1977390"/>
            <wp:effectExtent l="0" t="0" r="0" b="3810"/>
            <wp:docPr id="3" name="Immagine 3" descr="Schema Architettura tipica di un'applicazione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hema Architettura tipica di un'applicazione We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89425" cy="1977390"/>
                    </a:xfrm>
                    <a:prstGeom prst="rect">
                      <a:avLst/>
                    </a:prstGeom>
                    <a:noFill/>
                    <a:ln>
                      <a:noFill/>
                    </a:ln>
                  </pic:spPr>
                </pic:pic>
              </a:graphicData>
            </a:graphic>
          </wp:inline>
        </w:drawing>
      </w:r>
    </w:p>
    <w:p w:rsidR="00C03347" w:rsidRDefault="00C03347" w:rsidP="005E1C94">
      <w:pPr>
        <w:pStyle w:val="NormaleWeb"/>
        <w:spacing w:line="360" w:lineRule="auto"/>
        <w:jc w:val="both"/>
        <w:rPr>
          <w:rFonts w:ascii="Calibri" w:hAnsi="Calibri"/>
          <w:bCs/>
        </w:rPr>
      </w:pPr>
      <w:r>
        <w:rPr>
          <w:rFonts w:ascii="Calibri" w:hAnsi="Calibri"/>
          <w:bCs/>
        </w:rPr>
        <w:t>I</w:t>
      </w:r>
      <w:r w:rsidR="00D042E9" w:rsidRPr="00D56DC4">
        <w:rPr>
          <w:rFonts w:ascii="Calibri" w:hAnsi="Calibri"/>
          <w:bCs/>
        </w:rPr>
        <w:t xml:space="preserve"> livelli logici di un'applicazione Web corrispondono a locazioni fisiche sulla rete. </w:t>
      </w:r>
      <w:r>
        <w:rPr>
          <w:rFonts w:ascii="Calibri" w:hAnsi="Calibri"/>
          <w:bCs/>
        </w:rPr>
        <w:t>In particolare in</w:t>
      </w:r>
      <w:r w:rsidR="00D042E9" w:rsidRPr="00D56DC4">
        <w:rPr>
          <w:rFonts w:ascii="Calibri" w:hAnsi="Calibri"/>
          <w:bCs/>
        </w:rPr>
        <w:t xml:space="preserve"> corrispondenza di ciascun livello </w:t>
      </w:r>
      <w:r>
        <w:rPr>
          <w:rFonts w:ascii="Calibri" w:hAnsi="Calibri"/>
          <w:bCs/>
        </w:rPr>
        <w:t>possiamo individuare la relativa macchina virtuale. Lo schema di rete di ALIREP è rappresentato nella figura seguente</w:t>
      </w:r>
    </w:p>
    <w:p w:rsidR="00C03347" w:rsidRDefault="00C03347" w:rsidP="005E1C94">
      <w:pPr>
        <w:pStyle w:val="NormaleWeb"/>
        <w:spacing w:line="360" w:lineRule="auto"/>
        <w:jc w:val="both"/>
        <w:rPr>
          <w:rFonts w:ascii="Calibri" w:hAnsi="Calibri"/>
          <w:bCs/>
        </w:rPr>
      </w:pPr>
    </w:p>
    <w:p w:rsidR="00C03347" w:rsidRDefault="00C03347" w:rsidP="005E1C94">
      <w:pPr>
        <w:pStyle w:val="NormaleWeb"/>
        <w:spacing w:line="360" w:lineRule="auto"/>
        <w:jc w:val="both"/>
        <w:rPr>
          <w:rFonts w:ascii="Calibri" w:hAnsi="Calibri"/>
          <w:bCs/>
        </w:rPr>
      </w:pPr>
    </w:p>
    <w:p w:rsidR="00C03347" w:rsidRDefault="0061007D" w:rsidP="005E1C94">
      <w:pPr>
        <w:pStyle w:val="NormaleWeb"/>
        <w:spacing w:line="360" w:lineRule="auto"/>
        <w:jc w:val="both"/>
        <w:rPr>
          <w:noProof/>
        </w:rPr>
      </w:pPr>
      <w:r>
        <w:rPr>
          <w:noProof/>
        </w:rPr>
        <w:lastRenderedPageBreak/>
        <w:drawing>
          <wp:inline distT="0" distB="0" distL="0" distR="0">
            <wp:extent cx="6334125" cy="4014470"/>
            <wp:effectExtent l="0" t="0" r="9525" b="5080"/>
            <wp:docPr id="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34125" cy="4014470"/>
                    </a:xfrm>
                    <a:prstGeom prst="rect">
                      <a:avLst/>
                    </a:prstGeom>
                    <a:noFill/>
                    <a:ln>
                      <a:noFill/>
                    </a:ln>
                  </pic:spPr>
                </pic:pic>
              </a:graphicData>
            </a:graphic>
          </wp:inline>
        </w:drawing>
      </w:r>
    </w:p>
    <w:p w:rsidR="00D042E9" w:rsidRPr="00D56DC4" w:rsidRDefault="00D042E9" w:rsidP="005E1C94">
      <w:pPr>
        <w:pStyle w:val="NormaleWeb"/>
        <w:spacing w:line="360" w:lineRule="auto"/>
        <w:jc w:val="both"/>
        <w:rPr>
          <w:rFonts w:ascii="Calibri" w:hAnsi="Calibri"/>
          <w:bCs/>
        </w:rPr>
      </w:pPr>
      <w:r w:rsidRPr="00D56DC4">
        <w:rPr>
          <w:rFonts w:ascii="Calibri" w:hAnsi="Calibri"/>
          <w:bCs/>
        </w:rPr>
        <w:t xml:space="preserve">Di seguito verranno analizzati i livelli architetturali </w:t>
      </w:r>
      <w:r w:rsidR="00C03347">
        <w:rPr>
          <w:rFonts w:ascii="Calibri" w:hAnsi="Calibri"/>
          <w:bCs/>
        </w:rPr>
        <w:t>di ALIREP</w:t>
      </w:r>
      <w:r w:rsidRPr="00D56DC4">
        <w:rPr>
          <w:rFonts w:ascii="Calibri" w:hAnsi="Calibri"/>
          <w:bCs/>
        </w:rPr>
        <w:t xml:space="preserve"> e le varie modalità di progettazione.</w:t>
      </w:r>
    </w:p>
    <w:p w:rsidR="00C03347" w:rsidRPr="00C03347" w:rsidRDefault="00D042E9" w:rsidP="005E1C94">
      <w:pPr>
        <w:pStyle w:val="NormaleWeb"/>
        <w:spacing w:line="360" w:lineRule="auto"/>
        <w:jc w:val="both"/>
        <w:rPr>
          <w:rFonts w:ascii="Calibri" w:hAnsi="Calibri"/>
          <w:b/>
        </w:rPr>
      </w:pPr>
      <w:r w:rsidRPr="00C03347">
        <w:rPr>
          <w:rFonts w:ascii="Calibri" w:hAnsi="Calibri"/>
          <w:b/>
        </w:rPr>
        <w:t>Livello di presentazione</w:t>
      </w:r>
    </w:p>
    <w:p w:rsidR="00C03347" w:rsidRDefault="00D042E9" w:rsidP="005E1C94">
      <w:pPr>
        <w:pStyle w:val="NormaleWeb"/>
        <w:spacing w:line="360" w:lineRule="auto"/>
        <w:jc w:val="both"/>
        <w:rPr>
          <w:rFonts w:ascii="Calibri" w:hAnsi="Calibri"/>
          <w:bCs/>
        </w:rPr>
      </w:pPr>
      <w:r w:rsidRPr="00D56DC4">
        <w:rPr>
          <w:rFonts w:ascii="Calibri" w:hAnsi="Calibri"/>
          <w:bCs/>
        </w:rPr>
        <w:t>Il livello di presentazione costituisce l'interfaccia utente dell'applicazione Web e corrisponde a quello che nelle applicazioni client/server standard è il client.</w:t>
      </w:r>
    </w:p>
    <w:p w:rsidR="00C03347" w:rsidRDefault="00D042E9" w:rsidP="005E1C94">
      <w:pPr>
        <w:pStyle w:val="NormaleWeb"/>
        <w:spacing w:line="360" w:lineRule="auto"/>
        <w:jc w:val="both"/>
        <w:rPr>
          <w:rFonts w:ascii="Calibri" w:hAnsi="Calibri"/>
          <w:bCs/>
        </w:rPr>
      </w:pPr>
      <w:r w:rsidRPr="00D56DC4">
        <w:rPr>
          <w:rFonts w:ascii="Calibri" w:hAnsi="Calibri"/>
          <w:bCs/>
        </w:rPr>
        <w:t xml:space="preserve">Esso è costituito da vari componenti combinati tra loro: browser, documenti HTML, applet Java, controlli ActiveX. La capacità di utilizzo di questi elementi da parte della piattaforma client è uno dei problemi principali nella realizzazione di questo </w:t>
      </w:r>
      <w:proofErr w:type="spellStart"/>
      <w:r w:rsidRPr="00D56DC4">
        <w:rPr>
          <w:rFonts w:ascii="Calibri" w:hAnsi="Calibri"/>
          <w:bCs/>
        </w:rPr>
        <w:t>livello.Le</w:t>
      </w:r>
      <w:proofErr w:type="spellEnd"/>
      <w:r w:rsidRPr="00D56DC4">
        <w:rPr>
          <w:rFonts w:ascii="Calibri" w:hAnsi="Calibri"/>
          <w:bCs/>
        </w:rPr>
        <w:t xml:space="preserve"> soluzioni vanno dalla scelta di sfruttare al massimo le capacità elaborative del client, alla realizzazione di un livello di presentazione universale.</w:t>
      </w:r>
      <w:r w:rsidR="00C03347">
        <w:rPr>
          <w:rFonts w:ascii="Calibri" w:hAnsi="Calibri"/>
          <w:bCs/>
        </w:rPr>
        <w:t xml:space="preserve"> </w:t>
      </w:r>
      <w:r w:rsidRPr="00D56DC4">
        <w:rPr>
          <w:rFonts w:ascii="Calibri" w:hAnsi="Calibri"/>
          <w:bCs/>
        </w:rPr>
        <w:t>In genere l'identificazione del contesto di esecuzione dell'applicazione contribuisce in larga parte a delineare le soluzioni da adottare nella realizzazione del livello di presentazione.</w:t>
      </w:r>
      <w:r w:rsidR="00C03347">
        <w:rPr>
          <w:rFonts w:ascii="Calibri" w:hAnsi="Calibri"/>
          <w:bCs/>
        </w:rPr>
        <w:t xml:space="preserve"> </w:t>
      </w:r>
      <w:r w:rsidRPr="00D56DC4">
        <w:rPr>
          <w:rFonts w:ascii="Calibri" w:hAnsi="Calibri"/>
          <w:bCs/>
        </w:rPr>
        <w:t xml:space="preserve">Un altro elemento da prendere in considerazione è il livello di complessità dell'interfaccia utente dell'applicazione. Il linguaggio HTML, nato per la distribuzione di documenti </w:t>
      </w:r>
      <w:r w:rsidRPr="00D56DC4">
        <w:rPr>
          <w:rFonts w:ascii="Calibri" w:hAnsi="Calibri"/>
          <w:bCs/>
        </w:rPr>
        <w:lastRenderedPageBreak/>
        <w:t>in ambienti distribuiti, non consente di progettare interfacce utenti molto avanzate (drag-and-</w:t>
      </w:r>
      <w:proofErr w:type="spellStart"/>
      <w:r w:rsidRPr="00D56DC4">
        <w:rPr>
          <w:rFonts w:ascii="Calibri" w:hAnsi="Calibri"/>
          <w:bCs/>
        </w:rPr>
        <w:t>drop</w:t>
      </w:r>
      <w:proofErr w:type="spellEnd"/>
      <w:r w:rsidRPr="00D56DC4">
        <w:rPr>
          <w:rFonts w:ascii="Calibri" w:hAnsi="Calibri"/>
          <w:bCs/>
        </w:rPr>
        <w:t xml:space="preserve">, </w:t>
      </w:r>
      <w:proofErr w:type="spellStart"/>
      <w:r w:rsidRPr="00D56DC4">
        <w:rPr>
          <w:rFonts w:ascii="Calibri" w:hAnsi="Calibri"/>
          <w:bCs/>
        </w:rPr>
        <w:t>tree-view</w:t>
      </w:r>
      <w:proofErr w:type="spellEnd"/>
      <w:r w:rsidRPr="00D56DC4">
        <w:rPr>
          <w:rFonts w:ascii="Calibri" w:hAnsi="Calibri"/>
          <w:bCs/>
        </w:rPr>
        <w:t xml:space="preserve"> control, </w:t>
      </w:r>
      <w:proofErr w:type="spellStart"/>
      <w:r w:rsidRPr="00D56DC4">
        <w:rPr>
          <w:rFonts w:ascii="Calibri" w:hAnsi="Calibri"/>
          <w:bCs/>
        </w:rPr>
        <w:t>tabbed</w:t>
      </w:r>
      <w:proofErr w:type="spellEnd"/>
      <w:r w:rsidRPr="00D56DC4">
        <w:rPr>
          <w:rFonts w:ascii="Calibri" w:hAnsi="Calibri"/>
          <w:bCs/>
        </w:rPr>
        <w:t xml:space="preserve"> control, ecc.). Una soluzione è quella di prevedere un insieme di pagine HTML standard, arricchite da applet Java.</w:t>
      </w:r>
      <w:r w:rsidR="00C03347">
        <w:rPr>
          <w:rFonts w:ascii="Calibri" w:hAnsi="Calibri"/>
          <w:bCs/>
        </w:rPr>
        <w:t xml:space="preserve"> </w:t>
      </w:r>
    </w:p>
    <w:p w:rsidR="00C03347" w:rsidRPr="00C03347" w:rsidRDefault="00D042E9" w:rsidP="005E1C94">
      <w:pPr>
        <w:pStyle w:val="NormaleWeb"/>
        <w:spacing w:line="360" w:lineRule="auto"/>
        <w:jc w:val="both"/>
        <w:rPr>
          <w:rFonts w:ascii="Calibri" w:hAnsi="Calibri"/>
          <w:b/>
        </w:rPr>
      </w:pPr>
      <w:r w:rsidRPr="00C03347">
        <w:rPr>
          <w:rFonts w:ascii="Calibri" w:hAnsi="Calibri"/>
          <w:b/>
        </w:rPr>
        <w:t>Livello intermedio</w:t>
      </w:r>
    </w:p>
    <w:p w:rsidR="00D042E9" w:rsidRPr="00D56DC4" w:rsidRDefault="00D042E9" w:rsidP="005E1C94">
      <w:pPr>
        <w:pStyle w:val="NormaleWeb"/>
        <w:spacing w:line="360" w:lineRule="auto"/>
        <w:jc w:val="both"/>
        <w:rPr>
          <w:rFonts w:ascii="Calibri" w:hAnsi="Calibri"/>
          <w:bCs/>
        </w:rPr>
      </w:pPr>
      <w:r w:rsidRPr="00D56DC4">
        <w:rPr>
          <w:rFonts w:ascii="Calibri" w:hAnsi="Calibri"/>
          <w:bCs/>
        </w:rPr>
        <w:t>Il livello intermedio di un'applicazione Web contiene la logica elaborativa dell'applicazione. Esso è in grado di soddisfare le richieste di dati e di elaborazione del client. Le modalità di realizzazione del livello intermedio dipendono spesso dalle caratteristiche e dalle tecnologie supportate dal server Web e/o da componenti installati sul server applicativo. In ogni caso la funzionalità fondamentale del server Web su cui si basa l'intera applicazione è il supporto di elaborazioni.</w:t>
      </w:r>
      <w:r w:rsidRPr="00D56DC4">
        <w:rPr>
          <w:rFonts w:ascii="Calibri" w:hAnsi="Calibri"/>
          <w:bCs/>
        </w:rPr>
        <w:br/>
        <w:t xml:space="preserve">In base alla tipologia di applicazione da sviluppare è opportuno prevedere funzionalità particolari, come ad esempio: </w:t>
      </w:r>
    </w:p>
    <w:p w:rsidR="00D042E9" w:rsidRPr="00D56DC4" w:rsidRDefault="00D042E9" w:rsidP="00C822BF">
      <w:pPr>
        <w:pStyle w:val="NormaleWeb"/>
        <w:numPr>
          <w:ilvl w:val="0"/>
          <w:numId w:val="9"/>
        </w:numPr>
        <w:spacing w:line="360" w:lineRule="auto"/>
        <w:jc w:val="both"/>
        <w:rPr>
          <w:rFonts w:ascii="Calibri" w:hAnsi="Calibri"/>
          <w:bCs/>
        </w:rPr>
      </w:pPr>
      <w:r w:rsidRPr="00D56DC4">
        <w:rPr>
          <w:rFonts w:ascii="Calibri" w:hAnsi="Calibri"/>
        </w:rPr>
        <w:t xml:space="preserve">gestione delle transazioni: </w:t>
      </w:r>
      <w:r w:rsidRPr="00D56DC4">
        <w:rPr>
          <w:rFonts w:ascii="Calibri" w:hAnsi="Calibri"/>
          <w:bCs/>
        </w:rPr>
        <w:t>gestione affidabile del flusso dati;</w:t>
      </w:r>
    </w:p>
    <w:p w:rsidR="00D042E9" w:rsidRPr="00D56DC4" w:rsidRDefault="00D042E9" w:rsidP="00C822BF">
      <w:pPr>
        <w:pStyle w:val="NormaleWeb"/>
        <w:numPr>
          <w:ilvl w:val="0"/>
          <w:numId w:val="9"/>
        </w:numPr>
        <w:spacing w:line="360" w:lineRule="auto"/>
        <w:jc w:val="both"/>
        <w:rPr>
          <w:rFonts w:ascii="Calibri" w:hAnsi="Calibri"/>
          <w:bCs/>
        </w:rPr>
      </w:pPr>
      <w:r w:rsidRPr="00D56DC4">
        <w:rPr>
          <w:rFonts w:ascii="Calibri" w:hAnsi="Calibri"/>
        </w:rPr>
        <w:t>gestione della sicurezza e della riservatezza:</w:t>
      </w:r>
      <w:r w:rsidRPr="00D56DC4">
        <w:rPr>
          <w:rFonts w:ascii="Calibri" w:hAnsi="Calibri"/>
          <w:bCs/>
        </w:rPr>
        <w:t xml:space="preserve"> gestione della sicurezza nell'accesso all'applicazione e la riservatezza nella trasmissione di informazioni; la gestione della sicurezza è spesso realizzata tramite l'autenticazione della password d'utente, mentre la riservatezza si basa su protocolli ad hoc, come SSL (</w:t>
      </w:r>
      <w:proofErr w:type="spellStart"/>
      <w:r w:rsidRPr="00D56DC4">
        <w:rPr>
          <w:rFonts w:ascii="Calibri" w:hAnsi="Calibri"/>
          <w:bCs/>
        </w:rPr>
        <w:t>Secure</w:t>
      </w:r>
      <w:proofErr w:type="spellEnd"/>
      <w:r w:rsidRPr="00D56DC4">
        <w:rPr>
          <w:rFonts w:ascii="Calibri" w:hAnsi="Calibri"/>
          <w:bCs/>
        </w:rPr>
        <w:t xml:space="preserve"> </w:t>
      </w:r>
      <w:proofErr w:type="spellStart"/>
      <w:r w:rsidRPr="00D56DC4">
        <w:rPr>
          <w:rFonts w:ascii="Calibri" w:hAnsi="Calibri"/>
          <w:bCs/>
        </w:rPr>
        <w:t>Socket</w:t>
      </w:r>
      <w:proofErr w:type="spellEnd"/>
      <w:r w:rsidRPr="00D56DC4">
        <w:rPr>
          <w:rFonts w:ascii="Calibri" w:hAnsi="Calibri"/>
          <w:bCs/>
        </w:rPr>
        <w:t xml:space="preserve"> </w:t>
      </w:r>
      <w:proofErr w:type="spellStart"/>
      <w:r w:rsidRPr="00D56DC4">
        <w:rPr>
          <w:rFonts w:ascii="Calibri" w:hAnsi="Calibri"/>
          <w:bCs/>
        </w:rPr>
        <w:t>Layer</w:t>
      </w:r>
      <w:proofErr w:type="spellEnd"/>
      <w:r w:rsidRPr="00D56DC4">
        <w:rPr>
          <w:rFonts w:ascii="Calibri" w:hAnsi="Calibri"/>
          <w:bCs/>
        </w:rPr>
        <w:t>) o PCT (Private Communications Technology).</w:t>
      </w:r>
    </w:p>
    <w:p w:rsidR="00D042E9" w:rsidRPr="00D56DC4" w:rsidRDefault="00D042E9" w:rsidP="00C822BF">
      <w:pPr>
        <w:pStyle w:val="NormaleWeb"/>
        <w:numPr>
          <w:ilvl w:val="0"/>
          <w:numId w:val="9"/>
        </w:numPr>
        <w:spacing w:line="360" w:lineRule="auto"/>
        <w:jc w:val="both"/>
        <w:rPr>
          <w:rFonts w:ascii="Calibri" w:hAnsi="Calibri"/>
          <w:bCs/>
        </w:rPr>
      </w:pPr>
      <w:r w:rsidRPr="00D56DC4">
        <w:rPr>
          <w:rFonts w:ascii="Calibri" w:hAnsi="Calibri"/>
          <w:bCs/>
        </w:rPr>
        <w:t xml:space="preserve">Il livello intermedio di un'applicazione Web può essere costituito da un insieme di script, componenti e programmi interagenti tra di loro e con il server Web tramite le seguenti tecnologie: </w:t>
      </w:r>
    </w:p>
    <w:p w:rsidR="00D042E9" w:rsidRPr="00D56DC4" w:rsidRDefault="00D042E9" w:rsidP="00C822BF">
      <w:pPr>
        <w:pStyle w:val="NormaleWeb"/>
        <w:numPr>
          <w:ilvl w:val="0"/>
          <w:numId w:val="9"/>
        </w:numPr>
        <w:spacing w:line="360" w:lineRule="auto"/>
        <w:jc w:val="both"/>
        <w:rPr>
          <w:rFonts w:ascii="Calibri" w:hAnsi="Calibri"/>
          <w:bCs/>
        </w:rPr>
      </w:pPr>
      <w:r w:rsidRPr="00D56DC4">
        <w:rPr>
          <w:rFonts w:ascii="Calibri" w:hAnsi="Calibri"/>
        </w:rPr>
        <w:t xml:space="preserve">Common Gateway Interface (GCI): </w:t>
      </w:r>
      <w:r w:rsidRPr="00D56DC4">
        <w:rPr>
          <w:rFonts w:ascii="Calibri" w:hAnsi="Calibri"/>
          <w:bCs/>
        </w:rPr>
        <w:t>consente l'attivazione di un programma o di uno script su richiesta del client (portabile su qualsiasi piattaforma).</w:t>
      </w:r>
    </w:p>
    <w:p w:rsidR="00D042E9" w:rsidRPr="00D56DC4" w:rsidRDefault="00D042E9" w:rsidP="00C822BF">
      <w:pPr>
        <w:pStyle w:val="NormaleWeb"/>
        <w:numPr>
          <w:ilvl w:val="0"/>
          <w:numId w:val="9"/>
        </w:numPr>
        <w:spacing w:line="360" w:lineRule="auto"/>
        <w:jc w:val="both"/>
        <w:rPr>
          <w:rFonts w:ascii="Calibri" w:hAnsi="Calibri"/>
          <w:bCs/>
        </w:rPr>
      </w:pPr>
      <w:r w:rsidRPr="00D56DC4">
        <w:rPr>
          <w:rFonts w:ascii="Calibri" w:hAnsi="Calibri"/>
        </w:rPr>
        <w:t xml:space="preserve">Java </w:t>
      </w:r>
      <w:proofErr w:type="spellStart"/>
      <w:r w:rsidRPr="00D56DC4">
        <w:rPr>
          <w:rFonts w:ascii="Calibri" w:hAnsi="Calibri"/>
        </w:rPr>
        <w:t>Servlet</w:t>
      </w:r>
      <w:proofErr w:type="spellEnd"/>
      <w:r w:rsidRPr="00D56DC4">
        <w:rPr>
          <w:rFonts w:ascii="Calibri" w:hAnsi="Calibri"/>
        </w:rPr>
        <w:t>:</w:t>
      </w:r>
      <w:r w:rsidRPr="00D56DC4">
        <w:rPr>
          <w:rFonts w:ascii="Calibri" w:hAnsi="Calibri"/>
          <w:bCs/>
        </w:rPr>
        <w:t xml:space="preserve"> consente di eseguire classi Java su richiesta del client (portabile su qualsiasi piattaforma)</w:t>
      </w:r>
    </w:p>
    <w:p w:rsidR="002A6341" w:rsidRDefault="002A6341" w:rsidP="005E1C94">
      <w:pPr>
        <w:pStyle w:val="NormaleWeb"/>
        <w:spacing w:line="360" w:lineRule="auto"/>
        <w:jc w:val="both"/>
        <w:rPr>
          <w:rFonts w:ascii="Calibri" w:hAnsi="Calibri"/>
          <w:b/>
        </w:rPr>
      </w:pPr>
    </w:p>
    <w:p w:rsidR="002A6341" w:rsidRDefault="002A6341" w:rsidP="005E1C94">
      <w:pPr>
        <w:pStyle w:val="NormaleWeb"/>
        <w:spacing w:line="360" w:lineRule="auto"/>
        <w:jc w:val="both"/>
        <w:rPr>
          <w:rFonts w:ascii="Calibri" w:hAnsi="Calibri"/>
          <w:b/>
        </w:rPr>
      </w:pPr>
    </w:p>
    <w:p w:rsidR="00C03347" w:rsidRPr="00C03347" w:rsidRDefault="00D042E9" w:rsidP="005E1C94">
      <w:pPr>
        <w:pStyle w:val="NormaleWeb"/>
        <w:spacing w:line="360" w:lineRule="auto"/>
        <w:jc w:val="both"/>
        <w:rPr>
          <w:rFonts w:ascii="Calibri" w:hAnsi="Calibri"/>
          <w:b/>
        </w:rPr>
      </w:pPr>
      <w:r w:rsidRPr="00C03347">
        <w:rPr>
          <w:rFonts w:ascii="Calibri" w:hAnsi="Calibri"/>
          <w:b/>
        </w:rPr>
        <w:lastRenderedPageBreak/>
        <w:t>Livello dati</w:t>
      </w:r>
    </w:p>
    <w:p w:rsidR="00D042E9" w:rsidRPr="00D56DC4" w:rsidRDefault="00D042E9" w:rsidP="005E1C94">
      <w:pPr>
        <w:pStyle w:val="NormaleWeb"/>
        <w:spacing w:line="360" w:lineRule="auto"/>
        <w:jc w:val="both"/>
        <w:rPr>
          <w:rFonts w:ascii="Calibri" w:hAnsi="Calibri"/>
          <w:bCs/>
        </w:rPr>
      </w:pPr>
      <w:r w:rsidRPr="00D56DC4">
        <w:rPr>
          <w:rFonts w:ascii="Calibri" w:hAnsi="Calibri"/>
          <w:bCs/>
        </w:rPr>
        <w:t>Il livello dati fornisce servizi non direttamente disponibili tramite il Server Web. Questi servizi sono generalmente forniti da applicazioni indipendenti dall'ambiente Web e spesso costituiscono le applicazioni preesistenti in un'azienda.</w:t>
      </w:r>
      <w:r w:rsidR="00C03347">
        <w:rPr>
          <w:rFonts w:ascii="Calibri" w:hAnsi="Calibri"/>
          <w:bCs/>
        </w:rPr>
        <w:t xml:space="preserve"> </w:t>
      </w:r>
      <w:r w:rsidRPr="00D56DC4">
        <w:rPr>
          <w:rFonts w:ascii="Calibri" w:hAnsi="Calibri"/>
          <w:bCs/>
        </w:rPr>
        <w:t xml:space="preserve">Tipici esempi di applicazioni presenti a questo livello sono: </w:t>
      </w:r>
    </w:p>
    <w:p w:rsidR="00D042E9" w:rsidRPr="00D56DC4" w:rsidRDefault="00D042E9" w:rsidP="005E1C94">
      <w:pPr>
        <w:pStyle w:val="NormaleWeb"/>
        <w:spacing w:line="360" w:lineRule="auto"/>
        <w:jc w:val="both"/>
        <w:rPr>
          <w:rFonts w:ascii="Calibri" w:hAnsi="Calibri"/>
          <w:bCs/>
        </w:rPr>
      </w:pPr>
      <w:r w:rsidRPr="00D56DC4">
        <w:rPr>
          <w:rFonts w:ascii="Calibri" w:hAnsi="Calibri"/>
          <w:bCs/>
        </w:rPr>
        <w:t>server dati (DBMS);</w:t>
      </w:r>
    </w:p>
    <w:p w:rsidR="00D042E9" w:rsidRPr="00D56DC4" w:rsidRDefault="00D042E9" w:rsidP="005E1C94">
      <w:pPr>
        <w:pStyle w:val="NormaleWeb"/>
        <w:spacing w:line="360" w:lineRule="auto"/>
        <w:jc w:val="both"/>
        <w:rPr>
          <w:rFonts w:ascii="Calibri" w:hAnsi="Calibri"/>
          <w:bCs/>
        </w:rPr>
      </w:pPr>
      <w:r w:rsidRPr="00D56DC4">
        <w:rPr>
          <w:rFonts w:ascii="Calibri" w:hAnsi="Calibri"/>
          <w:bCs/>
        </w:rPr>
        <w:t>server di mail;</w:t>
      </w:r>
    </w:p>
    <w:p w:rsidR="00D042E9" w:rsidRPr="00D56DC4" w:rsidRDefault="00D042E9" w:rsidP="005E1C94">
      <w:pPr>
        <w:pStyle w:val="NormaleWeb"/>
        <w:spacing w:line="360" w:lineRule="auto"/>
        <w:jc w:val="both"/>
        <w:rPr>
          <w:rFonts w:ascii="Calibri" w:hAnsi="Calibri"/>
          <w:bCs/>
        </w:rPr>
      </w:pPr>
      <w:r w:rsidRPr="00D56DC4">
        <w:rPr>
          <w:rFonts w:ascii="Calibri" w:hAnsi="Calibri"/>
          <w:bCs/>
        </w:rPr>
        <w:t>server di documentazione elettronica.</w:t>
      </w:r>
    </w:p>
    <w:p w:rsidR="00D042E9" w:rsidRPr="00D56DC4" w:rsidRDefault="00D042E9" w:rsidP="005E1C94">
      <w:pPr>
        <w:pStyle w:val="NormaleWeb"/>
        <w:spacing w:line="360" w:lineRule="auto"/>
        <w:jc w:val="both"/>
        <w:rPr>
          <w:rFonts w:ascii="Calibri" w:hAnsi="Calibri"/>
          <w:bCs/>
        </w:rPr>
      </w:pPr>
      <w:r w:rsidRPr="00D56DC4">
        <w:rPr>
          <w:rFonts w:ascii="Calibri" w:hAnsi="Calibri"/>
          <w:bCs/>
        </w:rPr>
        <w:t>In genere è opportuno prevedere dei componenti dell'architettura dell'applicazione che fungono da connettori tra il livello intermedio e il livello dati. Infatti, utilizzando dei connettori per l'interazione con applicazioni esterne non standard si facilita la manutenibilità nel caso in cui queste vengano modificate o sostituite (es. ODBC, OLEDB).</w:t>
      </w:r>
    </w:p>
    <w:p w:rsidR="00D042E9" w:rsidRPr="00B85F8C" w:rsidRDefault="00E81AEA" w:rsidP="008323C8">
      <w:pPr>
        <w:jc w:val="both"/>
        <w:rPr>
          <w:rFonts w:ascii="Calibri" w:hAnsi="Calibri"/>
          <w:b/>
          <w:color w:val="548DD4"/>
          <w:szCs w:val="22"/>
        </w:rPr>
      </w:pPr>
      <w:r>
        <w:rPr>
          <w:rFonts w:ascii="Calibri" w:hAnsi="Calibri"/>
          <w:b/>
          <w:color w:val="548DD4"/>
          <w:szCs w:val="22"/>
        </w:rPr>
        <w:br w:type="page"/>
      </w:r>
    </w:p>
    <w:p w:rsidR="008323C8" w:rsidRPr="00C83045" w:rsidRDefault="00E95F39" w:rsidP="00C83045">
      <w:pPr>
        <w:pStyle w:val="Titolo"/>
        <w:rPr>
          <w:rPrChange w:id="155" w:author="admin" w:date="2018-01-26T07:08:00Z">
            <w:rPr>
              <w14:shadow w14:blurRad="50800" w14:dist="38100" w14:dir="2700000" w14:sx="100000" w14:sy="100000" w14:kx="0" w14:ky="0" w14:algn="tl">
                <w14:srgbClr w14:val="000000">
                  <w14:alpha w14:val="60000"/>
                </w14:srgbClr>
              </w14:shadow>
            </w:rPr>
          </w:rPrChange>
        </w:rPr>
        <w:pPrChange w:id="156" w:author="admin" w:date="2018-01-26T07:08:00Z">
          <w:pPr>
            <w:pStyle w:val="Citazioneintensa"/>
            <w:ind w:left="360"/>
            <w:jc w:val="both"/>
          </w:pPr>
        </w:pPrChange>
      </w:pPr>
      <w:bookmarkStart w:id="157" w:name="_Toc504714036"/>
      <w:r w:rsidRPr="00C83045">
        <w:rPr>
          <w:rPrChange w:id="158" w:author="admin" w:date="2018-01-26T07:08:00Z">
            <w:rPr>
              <w14:shadow w14:blurRad="50800" w14:dist="38100" w14:dir="2700000" w14:sx="100000" w14:sy="100000" w14:kx="0" w14:ky="0" w14:algn="tl">
                <w14:srgbClr w14:val="000000">
                  <w14:alpha w14:val="60000"/>
                </w14:srgbClr>
              </w14:shadow>
            </w:rPr>
          </w:rPrChange>
        </w:rPr>
        <w:lastRenderedPageBreak/>
        <w:t>1</w:t>
      </w:r>
      <w:r w:rsidR="008323C8" w:rsidRPr="00C83045">
        <w:rPr>
          <w:rPrChange w:id="159" w:author="admin" w:date="2018-01-26T07:08:00Z">
            <w:rPr>
              <w14:shadow w14:blurRad="50800" w14:dist="38100" w14:dir="2700000" w14:sx="100000" w14:sy="100000" w14:kx="0" w14:ky="0" w14:algn="tl">
                <w14:srgbClr w14:val="000000">
                  <w14:alpha w14:val="60000"/>
                </w14:srgbClr>
              </w14:shadow>
            </w:rPr>
          </w:rPrChange>
        </w:rPr>
        <w:t>.</w:t>
      </w:r>
      <w:r w:rsidR="002A6341" w:rsidRPr="00C83045">
        <w:rPr>
          <w:rPrChange w:id="160" w:author="admin" w:date="2018-01-26T07:08:00Z">
            <w:rPr>
              <w14:shadow w14:blurRad="50800" w14:dist="38100" w14:dir="2700000" w14:sx="100000" w14:sy="100000" w14:kx="0" w14:ky="0" w14:algn="tl">
                <w14:srgbClr w14:val="000000">
                  <w14:alpha w14:val="60000"/>
                </w14:srgbClr>
              </w14:shadow>
            </w:rPr>
          </w:rPrChange>
        </w:rPr>
        <w:t>3</w:t>
      </w:r>
      <w:r w:rsidR="008323C8" w:rsidRPr="00C83045">
        <w:rPr>
          <w:rPrChange w:id="161" w:author="admin" w:date="2018-01-26T07:08:00Z">
            <w:rPr>
              <w14:shadow w14:blurRad="50800" w14:dist="38100" w14:dir="2700000" w14:sx="100000" w14:sy="100000" w14:kx="0" w14:ky="0" w14:algn="tl">
                <w14:srgbClr w14:val="000000">
                  <w14:alpha w14:val="60000"/>
                </w14:srgbClr>
              </w14:shadow>
            </w:rPr>
          </w:rPrChange>
        </w:rPr>
        <w:t xml:space="preserve"> - </w:t>
      </w:r>
      <w:r w:rsidR="00AC67D1" w:rsidRPr="00C83045">
        <w:rPr>
          <w:rPrChange w:id="162" w:author="admin" w:date="2018-01-26T07:08:00Z">
            <w:rPr>
              <w14:shadow w14:blurRad="50800" w14:dist="38100" w14:dir="2700000" w14:sx="100000" w14:sy="100000" w14:kx="0" w14:ky="0" w14:algn="tl">
                <w14:srgbClr w14:val="000000">
                  <w14:alpha w14:val="60000"/>
                </w14:srgbClr>
              </w14:shadow>
            </w:rPr>
          </w:rPrChange>
        </w:rPr>
        <w:t>OUTSOURCING</w:t>
      </w:r>
      <w:r w:rsidR="008323C8" w:rsidRPr="00C83045">
        <w:rPr>
          <w:rPrChange w:id="163" w:author="admin" w:date="2018-01-26T07:08:00Z">
            <w:rPr>
              <w14:shadow w14:blurRad="50800" w14:dist="38100" w14:dir="2700000" w14:sx="100000" w14:sy="100000" w14:kx="0" w14:ky="0" w14:algn="tl">
                <w14:srgbClr w14:val="000000">
                  <w14:alpha w14:val="60000"/>
                </w14:srgbClr>
              </w14:shadow>
            </w:rPr>
          </w:rPrChange>
        </w:rPr>
        <w:t xml:space="preserve"> TASKS</w:t>
      </w:r>
      <w:bookmarkEnd w:id="157"/>
    </w:p>
    <w:p w:rsidR="008323C8" w:rsidRPr="008323C8" w:rsidRDefault="008323C8" w:rsidP="008323C8">
      <w:pPr>
        <w:jc w:val="both"/>
        <w:rPr>
          <w:rFonts w:ascii="Calibri" w:hAnsi="Calibri"/>
          <w:color w:val="000000"/>
          <w:sz w:val="22"/>
          <w:szCs w:val="22"/>
        </w:rPr>
      </w:pPr>
    </w:p>
    <w:p w:rsidR="008323C8" w:rsidRDefault="008323C8" w:rsidP="008323C8">
      <w:pPr>
        <w:autoSpaceDE w:val="0"/>
        <w:autoSpaceDN w:val="0"/>
        <w:adjustRightInd w:val="0"/>
        <w:snapToGrid w:val="0"/>
        <w:rPr>
          <w:rFonts w:ascii="Calibri" w:hAnsi="Calibri"/>
        </w:rPr>
      </w:pPr>
      <w:r w:rsidRPr="00B85F8C">
        <w:rPr>
          <w:rFonts w:ascii="Calibri" w:hAnsi="Calibri"/>
        </w:rPr>
        <w:t>Di seguito riportiamo le attività indispensabili per l’erogazione del servizio</w:t>
      </w:r>
    </w:p>
    <w:p w:rsidR="00414BA7" w:rsidRDefault="00414BA7" w:rsidP="008323C8">
      <w:pPr>
        <w:autoSpaceDE w:val="0"/>
        <w:autoSpaceDN w:val="0"/>
        <w:adjustRightInd w:val="0"/>
        <w:snapToGrid w:val="0"/>
        <w:rPr>
          <w:rFonts w:ascii="Calibri" w:hAnsi="Calibri"/>
        </w:rPr>
      </w:pPr>
    </w:p>
    <w:p w:rsidR="00414BA7" w:rsidRPr="0079091C" w:rsidRDefault="00414BA7" w:rsidP="00414BA7">
      <w:pPr>
        <w:rPr>
          <w:lang w:val="x-none"/>
        </w:rPr>
      </w:pPr>
    </w:p>
    <w:tbl>
      <w:tblPr>
        <w:tblW w:w="0" w:type="auto"/>
        <w:tblBorders>
          <w:top w:val="single" w:sz="8" w:space="0" w:color="9BBB59"/>
          <w:bottom w:val="single" w:sz="8" w:space="0" w:color="9BBB59"/>
        </w:tblBorders>
        <w:tblLayout w:type="fixed"/>
        <w:tblLook w:val="04A0" w:firstRow="1" w:lastRow="0" w:firstColumn="1" w:lastColumn="0" w:noHBand="0" w:noVBand="1"/>
      </w:tblPr>
      <w:tblGrid>
        <w:gridCol w:w="9747"/>
      </w:tblGrid>
      <w:tr w:rsidR="00414BA7" w:rsidRPr="00E20DE2" w:rsidTr="00BE1A61">
        <w:tc>
          <w:tcPr>
            <w:tcW w:w="9747" w:type="dxa"/>
            <w:tcBorders>
              <w:top w:val="single" w:sz="8" w:space="0" w:color="9BBB59"/>
              <w:left w:val="nil"/>
              <w:bottom w:val="single" w:sz="8" w:space="0" w:color="9BBB59"/>
              <w:right w:val="nil"/>
            </w:tcBorders>
          </w:tcPr>
          <w:p w:rsidR="00414BA7" w:rsidRPr="00E20DE2" w:rsidRDefault="00414BA7" w:rsidP="00BE1A61">
            <w:pPr>
              <w:rPr>
                <w:rFonts w:ascii="Calibri" w:hAnsi="Calibri"/>
                <w:b/>
                <w:bCs/>
                <w:color w:val="000000"/>
                <w:sz w:val="20"/>
                <w:szCs w:val="22"/>
              </w:rPr>
            </w:pPr>
            <w:r>
              <w:rPr>
                <w:rFonts w:ascii="Calibri" w:hAnsi="Calibri"/>
                <w:b/>
                <w:bCs/>
                <w:color w:val="000000"/>
                <w:sz w:val="22"/>
                <w:szCs w:val="22"/>
              </w:rPr>
              <w:t>SYSTEM ADMIN</w:t>
            </w:r>
          </w:p>
        </w:tc>
      </w:tr>
      <w:tr w:rsidR="00414BA7" w:rsidRPr="00E24B3F" w:rsidTr="00BE1A61">
        <w:tc>
          <w:tcPr>
            <w:tcW w:w="9747" w:type="dxa"/>
            <w:tcBorders>
              <w:left w:val="nil"/>
              <w:right w:val="nil"/>
            </w:tcBorders>
            <w:shd w:val="clear" w:color="auto" w:fill="E6EED5"/>
          </w:tcPr>
          <w:p w:rsidR="00414BA7" w:rsidRPr="007F0CE4" w:rsidRDefault="00414BA7" w:rsidP="00C822BF">
            <w:pPr>
              <w:numPr>
                <w:ilvl w:val="2"/>
                <w:numId w:val="3"/>
              </w:numPr>
              <w:ind w:left="1843" w:hanging="425"/>
              <w:rPr>
                <w:rFonts w:ascii="Calibri" w:hAnsi="Calibri"/>
                <w:bCs/>
                <w:color w:val="000000"/>
                <w:sz w:val="22"/>
                <w:szCs w:val="22"/>
              </w:rPr>
            </w:pPr>
            <w:r w:rsidRPr="007F0CE4">
              <w:rPr>
                <w:rFonts w:ascii="Calibri" w:hAnsi="Calibri"/>
                <w:bCs/>
                <w:color w:val="000000"/>
                <w:sz w:val="22"/>
                <w:szCs w:val="22"/>
              </w:rPr>
              <w:t xml:space="preserve">Controllo Log </w:t>
            </w:r>
            <w:r>
              <w:rPr>
                <w:rFonts w:ascii="Calibri" w:hAnsi="Calibri"/>
                <w:bCs/>
                <w:color w:val="000000"/>
                <w:sz w:val="22"/>
                <w:szCs w:val="22"/>
              </w:rPr>
              <w:t>applicativo</w:t>
            </w:r>
          </w:p>
        </w:tc>
      </w:tr>
      <w:tr w:rsidR="00414BA7" w:rsidRPr="00E20DE2" w:rsidTr="00BE1A61">
        <w:tc>
          <w:tcPr>
            <w:tcW w:w="9747" w:type="dxa"/>
          </w:tcPr>
          <w:p w:rsidR="00414BA7" w:rsidRPr="007F0CE4" w:rsidRDefault="00414BA7" w:rsidP="00C822BF">
            <w:pPr>
              <w:numPr>
                <w:ilvl w:val="2"/>
                <w:numId w:val="3"/>
              </w:numPr>
              <w:ind w:left="1843" w:hanging="425"/>
              <w:rPr>
                <w:rFonts w:ascii="Calibri" w:hAnsi="Calibri"/>
                <w:bCs/>
                <w:color w:val="000000"/>
                <w:sz w:val="22"/>
                <w:szCs w:val="22"/>
              </w:rPr>
            </w:pPr>
            <w:r w:rsidRPr="007F0CE4">
              <w:rPr>
                <w:rFonts w:ascii="Calibri" w:hAnsi="Calibri"/>
                <w:bCs/>
                <w:color w:val="000000"/>
                <w:sz w:val="22"/>
                <w:szCs w:val="22"/>
              </w:rPr>
              <w:t xml:space="preserve">Accessi </w:t>
            </w:r>
            <w:r>
              <w:rPr>
                <w:rFonts w:ascii="Calibri" w:hAnsi="Calibri"/>
                <w:bCs/>
                <w:color w:val="000000"/>
                <w:sz w:val="22"/>
                <w:szCs w:val="22"/>
              </w:rPr>
              <w:t>terminal server</w:t>
            </w:r>
          </w:p>
        </w:tc>
      </w:tr>
      <w:tr w:rsidR="00414BA7" w:rsidRPr="00E20DE2" w:rsidTr="00BE1A61">
        <w:tc>
          <w:tcPr>
            <w:tcW w:w="9747" w:type="dxa"/>
            <w:tcBorders>
              <w:left w:val="nil"/>
              <w:right w:val="nil"/>
            </w:tcBorders>
            <w:shd w:val="clear" w:color="auto" w:fill="E6EED5"/>
          </w:tcPr>
          <w:p w:rsidR="00414BA7" w:rsidRPr="007F0CE4" w:rsidRDefault="00414BA7" w:rsidP="00C822BF">
            <w:pPr>
              <w:numPr>
                <w:ilvl w:val="2"/>
                <w:numId w:val="3"/>
              </w:numPr>
              <w:ind w:left="1843" w:hanging="425"/>
              <w:rPr>
                <w:rFonts w:ascii="Calibri" w:hAnsi="Calibri"/>
                <w:bCs/>
                <w:color w:val="000000"/>
                <w:sz w:val="22"/>
                <w:szCs w:val="22"/>
              </w:rPr>
            </w:pPr>
            <w:r w:rsidRPr="007F0CE4">
              <w:rPr>
                <w:rFonts w:ascii="Calibri" w:hAnsi="Calibri"/>
                <w:bCs/>
                <w:color w:val="000000"/>
                <w:sz w:val="22"/>
                <w:szCs w:val="22"/>
              </w:rPr>
              <w:t>Accessi DB</w:t>
            </w:r>
          </w:p>
        </w:tc>
      </w:tr>
      <w:tr w:rsidR="00414BA7" w:rsidRPr="00E20DE2" w:rsidTr="00BE1A61">
        <w:tc>
          <w:tcPr>
            <w:tcW w:w="9747" w:type="dxa"/>
          </w:tcPr>
          <w:p w:rsidR="00414BA7" w:rsidRPr="007F0CE4" w:rsidRDefault="00414BA7" w:rsidP="00C822BF">
            <w:pPr>
              <w:numPr>
                <w:ilvl w:val="2"/>
                <w:numId w:val="3"/>
              </w:numPr>
              <w:ind w:left="1843" w:hanging="425"/>
              <w:rPr>
                <w:rFonts w:ascii="Calibri" w:hAnsi="Calibri"/>
                <w:bCs/>
                <w:color w:val="000000"/>
                <w:sz w:val="22"/>
                <w:szCs w:val="22"/>
              </w:rPr>
            </w:pPr>
            <w:r w:rsidRPr="007F0CE4">
              <w:rPr>
                <w:rFonts w:ascii="Calibri" w:hAnsi="Calibri"/>
                <w:bCs/>
                <w:color w:val="000000"/>
                <w:sz w:val="22"/>
                <w:szCs w:val="22"/>
              </w:rPr>
              <w:t>Antivirus</w:t>
            </w:r>
          </w:p>
        </w:tc>
      </w:tr>
      <w:tr w:rsidR="00414BA7" w:rsidRPr="00E20DE2" w:rsidTr="00BE1A61">
        <w:trPr>
          <w:trHeight w:val="80"/>
        </w:trPr>
        <w:tc>
          <w:tcPr>
            <w:tcW w:w="9747" w:type="dxa"/>
            <w:tcBorders>
              <w:left w:val="nil"/>
              <w:right w:val="nil"/>
            </w:tcBorders>
            <w:shd w:val="clear" w:color="auto" w:fill="E6EED5"/>
          </w:tcPr>
          <w:p w:rsidR="00414BA7" w:rsidRPr="007F0CE4" w:rsidRDefault="00414BA7" w:rsidP="00C822BF">
            <w:pPr>
              <w:numPr>
                <w:ilvl w:val="2"/>
                <w:numId w:val="3"/>
              </w:numPr>
              <w:ind w:left="1843" w:hanging="425"/>
              <w:rPr>
                <w:rFonts w:ascii="Calibri" w:hAnsi="Calibri"/>
                <w:bCs/>
                <w:color w:val="000000"/>
                <w:sz w:val="22"/>
                <w:szCs w:val="22"/>
              </w:rPr>
            </w:pPr>
            <w:proofErr w:type="spellStart"/>
            <w:r w:rsidRPr="007F0CE4">
              <w:rPr>
                <w:rFonts w:ascii="Calibri" w:hAnsi="Calibri"/>
                <w:bCs/>
                <w:color w:val="000000"/>
                <w:sz w:val="22"/>
                <w:szCs w:val="22"/>
              </w:rPr>
              <w:t>Monitoring</w:t>
            </w:r>
            <w:proofErr w:type="spellEnd"/>
            <w:r w:rsidRPr="007F0CE4">
              <w:rPr>
                <w:rFonts w:ascii="Calibri" w:hAnsi="Calibri"/>
                <w:bCs/>
                <w:color w:val="000000"/>
                <w:sz w:val="22"/>
                <w:szCs w:val="22"/>
              </w:rPr>
              <w:t xml:space="preserve"> Backup periodico giornaliero</w:t>
            </w:r>
          </w:p>
        </w:tc>
      </w:tr>
    </w:tbl>
    <w:p w:rsidR="00414BA7" w:rsidRDefault="00414BA7" w:rsidP="00414BA7"/>
    <w:p w:rsidR="008323C8" w:rsidRPr="0079091C" w:rsidRDefault="008323C8" w:rsidP="008323C8">
      <w:pPr>
        <w:rPr>
          <w:lang w:val="x-none"/>
        </w:rPr>
      </w:pPr>
    </w:p>
    <w:tbl>
      <w:tblPr>
        <w:tblW w:w="0" w:type="auto"/>
        <w:tblBorders>
          <w:top w:val="single" w:sz="8" w:space="0" w:color="9BBB59"/>
          <w:bottom w:val="single" w:sz="8" w:space="0" w:color="9BBB59"/>
        </w:tblBorders>
        <w:tblLayout w:type="fixed"/>
        <w:tblLook w:val="04A0" w:firstRow="1" w:lastRow="0" w:firstColumn="1" w:lastColumn="0" w:noHBand="0" w:noVBand="1"/>
      </w:tblPr>
      <w:tblGrid>
        <w:gridCol w:w="9747"/>
      </w:tblGrid>
      <w:tr w:rsidR="008323C8" w:rsidRPr="00E20DE2" w:rsidTr="00D60690">
        <w:tc>
          <w:tcPr>
            <w:tcW w:w="9747" w:type="dxa"/>
            <w:tcBorders>
              <w:top w:val="single" w:sz="8" w:space="0" w:color="9BBB59"/>
              <w:left w:val="nil"/>
              <w:bottom w:val="single" w:sz="8" w:space="0" w:color="9BBB59"/>
              <w:right w:val="nil"/>
            </w:tcBorders>
          </w:tcPr>
          <w:p w:rsidR="008323C8" w:rsidRPr="00E20DE2" w:rsidRDefault="008323C8" w:rsidP="00D60690">
            <w:pPr>
              <w:rPr>
                <w:rFonts w:ascii="Calibri" w:hAnsi="Calibri"/>
                <w:b/>
                <w:bCs/>
                <w:color w:val="000000"/>
                <w:sz w:val="20"/>
                <w:szCs w:val="22"/>
              </w:rPr>
            </w:pPr>
            <w:r w:rsidRPr="00E20DE2">
              <w:rPr>
                <w:rFonts w:ascii="Calibri" w:hAnsi="Calibri"/>
                <w:b/>
                <w:bCs/>
                <w:color w:val="000000"/>
                <w:sz w:val="22"/>
                <w:szCs w:val="22"/>
              </w:rPr>
              <w:t>MONITORING</w:t>
            </w:r>
          </w:p>
        </w:tc>
      </w:tr>
      <w:tr w:rsidR="008323C8" w:rsidRPr="00E24B3F" w:rsidTr="00D60690">
        <w:tc>
          <w:tcPr>
            <w:tcW w:w="9747" w:type="dxa"/>
            <w:tcBorders>
              <w:left w:val="nil"/>
              <w:right w:val="nil"/>
            </w:tcBorders>
            <w:shd w:val="clear" w:color="auto" w:fill="E6EED5"/>
          </w:tcPr>
          <w:p w:rsidR="008323C8" w:rsidRPr="007F0CE4" w:rsidRDefault="008323C8" w:rsidP="00C822BF">
            <w:pPr>
              <w:numPr>
                <w:ilvl w:val="2"/>
                <w:numId w:val="3"/>
              </w:numPr>
              <w:ind w:left="1843" w:hanging="425"/>
              <w:rPr>
                <w:rFonts w:ascii="Calibri" w:hAnsi="Calibri"/>
                <w:bCs/>
                <w:color w:val="000000"/>
                <w:sz w:val="22"/>
                <w:szCs w:val="22"/>
              </w:rPr>
            </w:pPr>
            <w:r w:rsidRPr="007F0CE4">
              <w:rPr>
                <w:rFonts w:ascii="Calibri" w:hAnsi="Calibri"/>
                <w:bCs/>
                <w:color w:val="000000"/>
                <w:sz w:val="22"/>
                <w:szCs w:val="22"/>
              </w:rPr>
              <w:t xml:space="preserve">Controllo Log </w:t>
            </w:r>
            <w:r>
              <w:rPr>
                <w:rFonts w:ascii="Calibri" w:hAnsi="Calibri"/>
                <w:bCs/>
                <w:color w:val="000000"/>
                <w:sz w:val="22"/>
                <w:szCs w:val="22"/>
              </w:rPr>
              <w:t>applicativo</w:t>
            </w:r>
          </w:p>
        </w:tc>
      </w:tr>
      <w:tr w:rsidR="008323C8" w:rsidRPr="00E20DE2" w:rsidTr="00D60690">
        <w:tc>
          <w:tcPr>
            <w:tcW w:w="9747" w:type="dxa"/>
          </w:tcPr>
          <w:p w:rsidR="008323C8" w:rsidRPr="007F0CE4" w:rsidRDefault="008323C8" w:rsidP="00C822BF">
            <w:pPr>
              <w:numPr>
                <w:ilvl w:val="2"/>
                <w:numId w:val="3"/>
              </w:numPr>
              <w:ind w:left="1843" w:hanging="425"/>
              <w:rPr>
                <w:rFonts w:ascii="Calibri" w:hAnsi="Calibri"/>
                <w:bCs/>
                <w:color w:val="000000"/>
                <w:sz w:val="22"/>
                <w:szCs w:val="22"/>
              </w:rPr>
            </w:pPr>
            <w:r w:rsidRPr="007F0CE4">
              <w:rPr>
                <w:rFonts w:ascii="Calibri" w:hAnsi="Calibri"/>
                <w:bCs/>
                <w:color w:val="000000"/>
                <w:sz w:val="22"/>
                <w:szCs w:val="22"/>
              </w:rPr>
              <w:t xml:space="preserve">Accessi </w:t>
            </w:r>
            <w:r>
              <w:rPr>
                <w:rFonts w:ascii="Calibri" w:hAnsi="Calibri"/>
                <w:bCs/>
                <w:color w:val="000000"/>
                <w:sz w:val="22"/>
                <w:szCs w:val="22"/>
              </w:rPr>
              <w:t>terminal server</w:t>
            </w:r>
          </w:p>
        </w:tc>
      </w:tr>
      <w:tr w:rsidR="008323C8" w:rsidRPr="00E20DE2" w:rsidTr="00D60690">
        <w:tc>
          <w:tcPr>
            <w:tcW w:w="9747" w:type="dxa"/>
            <w:tcBorders>
              <w:left w:val="nil"/>
              <w:right w:val="nil"/>
            </w:tcBorders>
            <w:shd w:val="clear" w:color="auto" w:fill="E6EED5"/>
          </w:tcPr>
          <w:p w:rsidR="008323C8" w:rsidRPr="007F0CE4" w:rsidRDefault="008323C8" w:rsidP="00C822BF">
            <w:pPr>
              <w:numPr>
                <w:ilvl w:val="2"/>
                <w:numId w:val="3"/>
              </w:numPr>
              <w:ind w:left="1843" w:hanging="425"/>
              <w:rPr>
                <w:rFonts w:ascii="Calibri" w:hAnsi="Calibri"/>
                <w:bCs/>
                <w:color w:val="000000"/>
                <w:sz w:val="22"/>
                <w:szCs w:val="22"/>
              </w:rPr>
            </w:pPr>
            <w:r w:rsidRPr="007F0CE4">
              <w:rPr>
                <w:rFonts w:ascii="Calibri" w:hAnsi="Calibri"/>
                <w:bCs/>
                <w:color w:val="000000"/>
                <w:sz w:val="22"/>
                <w:szCs w:val="22"/>
              </w:rPr>
              <w:t>Accessi DB</w:t>
            </w:r>
          </w:p>
        </w:tc>
      </w:tr>
      <w:tr w:rsidR="008323C8" w:rsidRPr="00E20DE2" w:rsidTr="00D60690">
        <w:tc>
          <w:tcPr>
            <w:tcW w:w="9747" w:type="dxa"/>
          </w:tcPr>
          <w:p w:rsidR="008323C8" w:rsidRPr="007F0CE4" w:rsidRDefault="008323C8" w:rsidP="00C822BF">
            <w:pPr>
              <w:numPr>
                <w:ilvl w:val="2"/>
                <w:numId w:val="3"/>
              </w:numPr>
              <w:ind w:left="1843" w:hanging="425"/>
              <w:rPr>
                <w:rFonts w:ascii="Calibri" w:hAnsi="Calibri"/>
                <w:bCs/>
                <w:color w:val="000000"/>
                <w:sz w:val="22"/>
                <w:szCs w:val="22"/>
              </w:rPr>
            </w:pPr>
            <w:r w:rsidRPr="007F0CE4">
              <w:rPr>
                <w:rFonts w:ascii="Calibri" w:hAnsi="Calibri"/>
                <w:bCs/>
                <w:color w:val="000000"/>
                <w:sz w:val="22"/>
                <w:szCs w:val="22"/>
              </w:rPr>
              <w:t>Antivirus</w:t>
            </w:r>
          </w:p>
        </w:tc>
      </w:tr>
      <w:tr w:rsidR="008323C8" w:rsidRPr="00E20DE2" w:rsidTr="00D60690">
        <w:trPr>
          <w:trHeight w:val="80"/>
        </w:trPr>
        <w:tc>
          <w:tcPr>
            <w:tcW w:w="9747" w:type="dxa"/>
            <w:tcBorders>
              <w:left w:val="nil"/>
              <w:right w:val="nil"/>
            </w:tcBorders>
            <w:shd w:val="clear" w:color="auto" w:fill="E6EED5"/>
          </w:tcPr>
          <w:p w:rsidR="008323C8" w:rsidRPr="007F0CE4" w:rsidRDefault="008323C8" w:rsidP="00C822BF">
            <w:pPr>
              <w:numPr>
                <w:ilvl w:val="2"/>
                <w:numId w:val="3"/>
              </w:numPr>
              <w:ind w:left="1843" w:hanging="425"/>
              <w:rPr>
                <w:rFonts w:ascii="Calibri" w:hAnsi="Calibri"/>
                <w:bCs/>
                <w:color w:val="000000"/>
                <w:sz w:val="22"/>
                <w:szCs w:val="22"/>
              </w:rPr>
            </w:pPr>
            <w:proofErr w:type="spellStart"/>
            <w:r w:rsidRPr="007F0CE4">
              <w:rPr>
                <w:rFonts w:ascii="Calibri" w:hAnsi="Calibri"/>
                <w:bCs/>
                <w:color w:val="000000"/>
                <w:sz w:val="22"/>
                <w:szCs w:val="22"/>
              </w:rPr>
              <w:t>Monitoring</w:t>
            </w:r>
            <w:proofErr w:type="spellEnd"/>
            <w:r w:rsidRPr="007F0CE4">
              <w:rPr>
                <w:rFonts w:ascii="Calibri" w:hAnsi="Calibri"/>
                <w:bCs/>
                <w:color w:val="000000"/>
                <w:sz w:val="22"/>
                <w:szCs w:val="22"/>
              </w:rPr>
              <w:t xml:space="preserve"> Backup periodico giornaliero</w:t>
            </w:r>
          </w:p>
        </w:tc>
      </w:tr>
    </w:tbl>
    <w:p w:rsidR="008323C8" w:rsidRDefault="008323C8" w:rsidP="008323C8"/>
    <w:p w:rsidR="008323C8" w:rsidRDefault="008323C8" w:rsidP="008323C8"/>
    <w:tbl>
      <w:tblPr>
        <w:tblW w:w="0" w:type="auto"/>
        <w:tblBorders>
          <w:top w:val="single" w:sz="8" w:space="0" w:color="9BBB59"/>
          <w:bottom w:val="single" w:sz="8" w:space="0" w:color="9BBB59"/>
        </w:tblBorders>
        <w:tblLook w:val="04A0" w:firstRow="1" w:lastRow="0" w:firstColumn="1" w:lastColumn="0" w:noHBand="0" w:noVBand="1"/>
      </w:tblPr>
      <w:tblGrid>
        <w:gridCol w:w="9778"/>
      </w:tblGrid>
      <w:tr w:rsidR="008323C8" w:rsidRPr="00755C1F" w:rsidTr="00D60690">
        <w:tc>
          <w:tcPr>
            <w:tcW w:w="9778" w:type="dxa"/>
            <w:tcBorders>
              <w:top w:val="single" w:sz="8" w:space="0" w:color="9BBB59"/>
              <w:left w:val="nil"/>
              <w:bottom w:val="single" w:sz="8" w:space="0" w:color="9BBB59"/>
              <w:right w:val="nil"/>
            </w:tcBorders>
          </w:tcPr>
          <w:p w:rsidR="008323C8" w:rsidRPr="00755C1F" w:rsidRDefault="008323C8" w:rsidP="00AC67D1">
            <w:pPr>
              <w:jc w:val="both"/>
              <w:rPr>
                <w:rFonts w:ascii="Calibri" w:hAnsi="Calibri"/>
                <w:b/>
                <w:bCs/>
                <w:color w:val="000000"/>
                <w:sz w:val="22"/>
                <w:szCs w:val="22"/>
              </w:rPr>
            </w:pPr>
            <w:r w:rsidRPr="00755C1F">
              <w:rPr>
                <w:rFonts w:ascii="Calibri" w:hAnsi="Calibri"/>
                <w:b/>
                <w:bCs/>
                <w:color w:val="000000"/>
                <w:sz w:val="22"/>
                <w:szCs w:val="22"/>
              </w:rPr>
              <w:t xml:space="preserve">SUPPORTO </w:t>
            </w:r>
            <w:r>
              <w:rPr>
                <w:rFonts w:ascii="Calibri" w:hAnsi="Calibri"/>
                <w:b/>
                <w:bCs/>
                <w:color w:val="000000"/>
                <w:sz w:val="22"/>
                <w:szCs w:val="22"/>
              </w:rPr>
              <w:t>SISTEMISTICO –</w:t>
            </w:r>
            <w:r w:rsidRPr="00755C1F">
              <w:rPr>
                <w:rFonts w:ascii="Calibri" w:hAnsi="Calibri"/>
                <w:b/>
                <w:bCs/>
                <w:color w:val="000000"/>
                <w:sz w:val="22"/>
                <w:szCs w:val="22"/>
              </w:rPr>
              <w:t>LIVELLI DI INTERVENTO</w:t>
            </w:r>
          </w:p>
        </w:tc>
      </w:tr>
      <w:tr w:rsidR="008323C8" w:rsidRPr="00755C1F" w:rsidTr="00D60690">
        <w:tc>
          <w:tcPr>
            <w:tcW w:w="9778" w:type="dxa"/>
            <w:tcBorders>
              <w:left w:val="nil"/>
              <w:right w:val="nil"/>
            </w:tcBorders>
            <w:shd w:val="clear" w:color="auto" w:fill="E6EED5"/>
          </w:tcPr>
          <w:p w:rsidR="008323C8" w:rsidRPr="00E20DE2" w:rsidRDefault="008323C8" w:rsidP="00C822BF">
            <w:pPr>
              <w:numPr>
                <w:ilvl w:val="2"/>
                <w:numId w:val="3"/>
              </w:numPr>
              <w:ind w:left="1788"/>
              <w:jc w:val="both"/>
              <w:rPr>
                <w:rFonts w:ascii="Calibri" w:hAnsi="Calibri"/>
                <w:bCs/>
                <w:color w:val="000000"/>
                <w:sz w:val="22"/>
                <w:szCs w:val="22"/>
                <w:lang w:val="en-US"/>
              </w:rPr>
            </w:pPr>
            <w:proofErr w:type="spellStart"/>
            <w:r w:rsidRPr="00E20DE2">
              <w:rPr>
                <w:rFonts w:ascii="Calibri" w:hAnsi="Calibri"/>
                <w:bCs/>
                <w:color w:val="000000"/>
                <w:sz w:val="22"/>
                <w:szCs w:val="22"/>
                <w:lang w:val="en-US"/>
              </w:rPr>
              <w:t>Supporto</w:t>
            </w:r>
            <w:proofErr w:type="spellEnd"/>
            <w:r w:rsidRPr="00E20DE2">
              <w:rPr>
                <w:rFonts w:ascii="Calibri" w:hAnsi="Calibri"/>
                <w:bCs/>
                <w:color w:val="000000"/>
                <w:sz w:val="22"/>
                <w:szCs w:val="22"/>
                <w:lang w:val="en-US"/>
              </w:rPr>
              <w:t xml:space="preserve"> </w:t>
            </w:r>
            <w:proofErr w:type="spellStart"/>
            <w:r w:rsidRPr="00E20DE2">
              <w:rPr>
                <w:rFonts w:ascii="Calibri" w:hAnsi="Calibri"/>
                <w:bCs/>
                <w:color w:val="000000"/>
                <w:sz w:val="22"/>
                <w:szCs w:val="22"/>
                <w:lang w:val="en-US"/>
              </w:rPr>
              <w:t>gestione</w:t>
            </w:r>
            <w:proofErr w:type="spellEnd"/>
            <w:r w:rsidRPr="00E20DE2">
              <w:rPr>
                <w:rFonts w:ascii="Calibri" w:hAnsi="Calibri"/>
                <w:bCs/>
                <w:color w:val="000000"/>
                <w:sz w:val="22"/>
                <w:szCs w:val="22"/>
                <w:lang w:val="en-US"/>
              </w:rPr>
              <w:t xml:space="preserve"> </w:t>
            </w:r>
          </w:p>
        </w:tc>
      </w:tr>
      <w:tr w:rsidR="008323C8" w:rsidRPr="00755C1F" w:rsidTr="00D60690">
        <w:tc>
          <w:tcPr>
            <w:tcW w:w="9778" w:type="dxa"/>
          </w:tcPr>
          <w:p w:rsidR="008323C8" w:rsidRPr="00E20DE2" w:rsidRDefault="008323C8" w:rsidP="00C822BF">
            <w:pPr>
              <w:numPr>
                <w:ilvl w:val="2"/>
                <w:numId w:val="3"/>
              </w:numPr>
              <w:ind w:left="1788"/>
              <w:jc w:val="both"/>
              <w:rPr>
                <w:rFonts w:ascii="Calibri" w:hAnsi="Calibri"/>
                <w:bCs/>
                <w:color w:val="000000"/>
                <w:sz w:val="22"/>
                <w:szCs w:val="22"/>
              </w:rPr>
            </w:pPr>
            <w:r w:rsidRPr="00E20DE2">
              <w:rPr>
                <w:rFonts w:ascii="Calibri" w:hAnsi="Calibri"/>
                <w:bCs/>
                <w:color w:val="000000"/>
                <w:sz w:val="22"/>
                <w:szCs w:val="22"/>
              </w:rPr>
              <w:t>Ottimizzazione dell’utilizzo di risorse del Sistema</w:t>
            </w:r>
          </w:p>
        </w:tc>
      </w:tr>
      <w:tr w:rsidR="008323C8" w:rsidRPr="00755C1F" w:rsidTr="00D60690">
        <w:tc>
          <w:tcPr>
            <w:tcW w:w="9778" w:type="dxa"/>
            <w:tcBorders>
              <w:left w:val="nil"/>
              <w:right w:val="nil"/>
            </w:tcBorders>
            <w:shd w:val="clear" w:color="auto" w:fill="E6EED5"/>
          </w:tcPr>
          <w:p w:rsidR="008323C8" w:rsidRPr="00E20DE2" w:rsidRDefault="008323C8" w:rsidP="00C822BF">
            <w:pPr>
              <w:numPr>
                <w:ilvl w:val="3"/>
                <w:numId w:val="4"/>
              </w:numPr>
              <w:jc w:val="both"/>
              <w:rPr>
                <w:rFonts w:ascii="Calibri" w:hAnsi="Calibri"/>
                <w:bCs/>
                <w:color w:val="000000"/>
                <w:sz w:val="22"/>
                <w:szCs w:val="22"/>
              </w:rPr>
            </w:pPr>
            <w:r w:rsidRPr="00E20DE2">
              <w:rPr>
                <w:rFonts w:ascii="Calibri" w:hAnsi="Calibri"/>
                <w:bCs/>
                <w:color w:val="000000"/>
                <w:sz w:val="22"/>
                <w:szCs w:val="22"/>
              </w:rPr>
              <w:t>Distribuzione del carico di accessi sul Web-Container</w:t>
            </w:r>
          </w:p>
        </w:tc>
      </w:tr>
      <w:tr w:rsidR="008323C8" w:rsidRPr="00755C1F" w:rsidTr="00D60690">
        <w:tc>
          <w:tcPr>
            <w:tcW w:w="9778" w:type="dxa"/>
          </w:tcPr>
          <w:p w:rsidR="008323C8" w:rsidRPr="00E20DE2" w:rsidRDefault="008323C8" w:rsidP="00C822BF">
            <w:pPr>
              <w:numPr>
                <w:ilvl w:val="3"/>
                <w:numId w:val="4"/>
              </w:numPr>
              <w:jc w:val="both"/>
              <w:rPr>
                <w:rFonts w:ascii="Calibri" w:hAnsi="Calibri"/>
                <w:bCs/>
                <w:color w:val="000000"/>
                <w:sz w:val="22"/>
                <w:szCs w:val="22"/>
              </w:rPr>
            </w:pPr>
            <w:r w:rsidRPr="00E20DE2">
              <w:rPr>
                <w:rFonts w:ascii="Calibri" w:hAnsi="Calibri"/>
                <w:bCs/>
                <w:color w:val="000000"/>
                <w:sz w:val="22"/>
                <w:szCs w:val="22"/>
              </w:rPr>
              <w:t>Bilanciamento della gestione del traffico</w:t>
            </w:r>
          </w:p>
        </w:tc>
      </w:tr>
      <w:tr w:rsidR="008323C8" w:rsidRPr="00755C1F" w:rsidTr="00D60690">
        <w:tc>
          <w:tcPr>
            <w:tcW w:w="9778" w:type="dxa"/>
            <w:tcBorders>
              <w:left w:val="nil"/>
              <w:right w:val="nil"/>
            </w:tcBorders>
            <w:shd w:val="clear" w:color="auto" w:fill="E6EED5"/>
          </w:tcPr>
          <w:p w:rsidR="008323C8" w:rsidRPr="00E20DE2" w:rsidRDefault="008323C8" w:rsidP="00C822BF">
            <w:pPr>
              <w:numPr>
                <w:ilvl w:val="3"/>
                <w:numId w:val="4"/>
              </w:numPr>
              <w:jc w:val="both"/>
              <w:rPr>
                <w:rFonts w:ascii="Calibri" w:hAnsi="Calibri"/>
                <w:bCs/>
                <w:color w:val="000000"/>
                <w:sz w:val="22"/>
                <w:szCs w:val="22"/>
              </w:rPr>
            </w:pPr>
            <w:r w:rsidRPr="00E20DE2">
              <w:rPr>
                <w:rFonts w:ascii="Calibri" w:hAnsi="Calibri"/>
                <w:bCs/>
                <w:color w:val="000000"/>
                <w:sz w:val="22"/>
                <w:szCs w:val="22"/>
              </w:rPr>
              <w:t>Ottimizzazione della distribuzione della memoria</w:t>
            </w:r>
          </w:p>
        </w:tc>
      </w:tr>
      <w:tr w:rsidR="008323C8" w:rsidRPr="00755C1F" w:rsidTr="00D60690">
        <w:tc>
          <w:tcPr>
            <w:tcW w:w="9778" w:type="dxa"/>
          </w:tcPr>
          <w:p w:rsidR="008323C8" w:rsidRPr="00E20DE2" w:rsidRDefault="008323C8" w:rsidP="00C822BF">
            <w:pPr>
              <w:numPr>
                <w:ilvl w:val="3"/>
                <w:numId w:val="4"/>
              </w:numPr>
              <w:jc w:val="both"/>
              <w:rPr>
                <w:rFonts w:ascii="Calibri" w:hAnsi="Calibri"/>
                <w:bCs/>
                <w:color w:val="000000"/>
                <w:sz w:val="22"/>
                <w:szCs w:val="22"/>
              </w:rPr>
            </w:pPr>
            <w:r w:rsidRPr="00E20DE2">
              <w:rPr>
                <w:rFonts w:ascii="Calibri" w:hAnsi="Calibri"/>
                <w:bCs/>
                <w:color w:val="000000"/>
                <w:sz w:val="22"/>
                <w:szCs w:val="22"/>
              </w:rPr>
              <w:t>Archiviazione Log storici</w:t>
            </w:r>
          </w:p>
        </w:tc>
      </w:tr>
      <w:tr w:rsidR="008323C8" w:rsidRPr="00755C1F" w:rsidTr="00D60690">
        <w:tc>
          <w:tcPr>
            <w:tcW w:w="9778" w:type="dxa"/>
            <w:tcBorders>
              <w:left w:val="nil"/>
              <w:right w:val="nil"/>
            </w:tcBorders>
            <w:shd w:val="clear" w:color="auto" w:fill="E6EED5"/>
          </w:tcPr>
          <w:p w:rsidR="008323C8" w:rsidRPr="00E20DE2" w:rsidRDefault="008323C8" w:rsidP="00C822BF">
            <w:pPr>
              <w:numPr>
                <w:ilvl w:val="2"/>
                <w:numId w:val="3"/>
              </w:numPr>
              <w:ind w:left="1788"/>
              <w:jc w:val="both"/>
              <w:rPr>
                <w:rFonts w:ascii="Calibri" w:hAnsi="Calibri"/>
                <w:bCs/>
                <w:color w:val="000000"/>
                <w:sz w:val="22"/>
                <w:szCs w:val="22"/>
              </w:rPr>
            </w:pPr>
            <w:r w:rsidRPr="00E20DE2">
              <w:rPr>
                <w:rFonts w:ascii="Calibri" w:hAnsi="Calibri"/>
                <w:bCs/>
                <w:color w:val="000000"/>
                <w:sz w:val="22"/>
                <w:szCs w:val="22"/>
              </w:rPr>
              <w:t xml:space="preserve">Avvio/Arresto/Riavvio </w:t>
            </w:r>
            <w:r>
              <w:rPr>
                <w:rFonts w:ascii="Calibri" w:hAnsi="Calibri"/>
                <w:bCs/>
                <w:color w:val="000000"/>
                <w:sz w:val="22"/>
                <w:szCs w:val="22"/>
              </w:rPr>
              <w:t>database</w:t>
            </w:r>
            <w:r w:rsidRPr="00E20DE2">
              <w:rPr>
                <w:rFonts w:ascii="Calibri" w:hAnsi="Calibri"/>
                <w:bCs/>
                <w:color w:val="000000"/>
                <w:sz w:val="22"/>
                <w:szCs w:val="22"/>
              </w:rPr>
              <w:t xml:space="preserve"> per intervento</w:t>
            </w:r>
          </w:p>
        </w:tc>
      </w:tr>
      <w:tr w:rsidR="008323C8" w:rsidRPr="00755C1F" w:rsidTr="00D60690">
        <w:tc>
          <w:tcPr>
            <w:tcW w:w="9778" w:type="dxa"/>
          </w:tcPr>
          <w:p w:rsidR="008323C8" w:rsidRPr="00E20DE2" w:rsidRDefault="008323C8" w:rsidP="00C822BF">
            <w:pPr>
              <w:numPr>
                <w:ilvl w:val="2"/>
                <w:numId w:val="3"/>
              </w:numPr>
              <w:ind w:left="1788"/>
              <w:jc w:val="both"/>
              <w:rPr>
                <w:rFonts w:ascii="Calibri" w:hAnsi="Calibri"/>
                <w:bCs/>
                <w:color w:val="000000"/>
                <w:sz w:val="22"/>
                <w:szCs w:val="22"/>
              </w:rPr>
            </w:pPr>
            <w:r w:rsidRPr="00E20DE2">
              <w:rPr>
                <w:rFonts w:ascii="Calibri" w:hAnsi="Calibri"/>
                <w:bCs/>
                <w:color w:val="000000"/>
                <w:sz w:val="22"/>
                <w:szCs w:val="22"/>
              </w:rPr>
              <w:t>Data Base Administration</w:t>
            </w:r>
          </w:p>
        </w:tc>
      </w:tr>
      <w:tr w:rsidR="008323C8" w:rsidRPr="00C83045" w:rsidTr="00D60690">
        <w:tc>
          <w:tcPr>
            <w:tcW w:w="9778" w:type="dxa"/>
            <w:tcBorders>
              <w:left w:val="nil"/>
              <w:right w:val="nil"/>
            </w:tcBorders>
            <w:shd w:val="clear" w:color="auto" w:fill="E6EED5"/>
          </w:tcPr>
          <w:p w:rsidR="008323C8" w:rsidRPr="00E20DE2" w:rsidRDefault="008323C8" w:rsidP="00C822BF">
            <w:pPr>
              <w:numPr>
                <w:ilvl w:val="1"/>
                <w:numId w:val="3"/>
              </w:numPr>
              <w:ind w:left="3544" w:hanging="283"/>
              <w:jc w:val="both"/>
              <w:rPr>
                <w:rFonts w:ascii="Calibri" w:hAnsi="Calibri"/>
                <w:bCs/>
                <w:color w:val="000000"/>
                <w:sz w:val="22"/>
                <w:szCs w:val="22"/>
                <w:lang w:val="en-US"/>
              </w:rPr>
            </w:pPr>
            <w:r w:rsidRPr="00E20DE2">
              <w:rPr>
                <w:rFonts w:ascii="Calibri" w:hAnsi="Calibri"/>
                <w:bCs/>
                <w:color w:val="000000"/>
                <w:sz w:val="22"/>
                <w:szCs w:val="22"/>
                <w:lang w:val="en-US"/>
              </w:rPr>
              <w:t xml:space="preserve">Database </w:t>
            </w:r>
            <w:proofErr w:type="spellStart"/>
            <w:r w:rsidRPr="00E20DE2">
              <w:rPr>
                <w:rFonts w:ascii="Calibri" w:hAnsi="Calibri"/>
                <w:bCs/>
                <w:color w:val="000000"/>
                <w:sz w:val="22"/>
                <w:szCs w:val="22"/>
                <w:lang w:val="en-US"/>
              </w:rPr>
              <w:t>Maintanence</w:t>
            </w:r>
            <w:proofErr w:type="spellEnd"/>
            <w:r w:rsidRPr="00E20DE2">
              <w:rPr>
                <w:rFonts w:ascii="Calibri" w:hAnsi="Calibri"/>
                <w:bCs/>
                <w:color w:val="000000"/>
                <w:sz w:val="22"/>
                <w:szCs w:val="22"/>
                <w:lang w:val="en-US"/>
              </w:rPr>
              <w:t xml:space="preserve"> Plan / Tuning </w:t>
            </w:r>
            <w:proofErr w:type="spellStart"/>
            <w:r w:rsidRPr="00E20DE2">
              <w:rPr>
                <w:rFonts w:ascii="Calibri" w:hAnsi="Calibri"/>
                <w:bCs/>
                <w:color w:val="000000"/>
                <w:sz w:val="22"/>
                <w:szCs w:val="22"/>
                <w:lang w:val="en-US"/>
              </w:rPr>
              <w:t>risorse</w:t>
            </w:r>
            <w:proofErr w:type="spellEnd"/>
            <w:r w:rsidRPr="00E20DE2">
              <w:rPr>
                <w:rFonts w:ascii="Calibri" w:hAnsi="Calibri"/>
                <w:bCs/>
                <w:color w:val="000000"/>
                <w:sz w:val="22"/>
                <w:szCs w:val="22"/>
                <w:lang w:val="en-US"/>
              </w:rPr>
              <w:t xml:space="preserve"> DB</w:t>
            </w:r>
          </w:p>
        </w:tc>
      </w:tr>
      <w:tr w:rsidR="008323C8" w:rsidRPr="00755C1F" w:rsidTr="00D60690">
        <w:tc>
          <w:tcPr>
            <w:tcW w:w="9778" w:type="dxa"/>
            <w:tcBorders>
              <w:left w:val="nil"/>
              <w:right w:val="nil"/>
            </w:tcBorders>
            <w:shd w:val="clear" w:color="auto" w:fill="E6EED5"/>
          </w:tcPr>
          <w:p w:rsidR="008323C8" w:rsidRPr="00E20DE2" w:rsidRDefault="008323C8" w:rsidP="00C822BF">
            <w:pPr>
              <w:numPr>
                <w:ilvl w:val="2"/>
                <w:numId w:val="3"/>
              </w:numPr>
              <w:ind w:left="1788"/>
              <w:jc w:val="both"/>
              <w:rPr>
                <w:rFonts w:ascii="Calibri" w:hAnsi="Calibri"/>
                <w:bCs/>
                <w:color w:val="000000"/>
                <w:sz w:val="22"/>
                <w:szCs w:val="22"/>
              </w:rPr>
            </w:pPr>
            <w:r w:rsidRPr="00E20DE2">
              <w:rPr>
                <w:rFonts w:ascii="Calibri" w:hAnsi="Calibri"/>
                <w:bCs/>
                <w:color w:val="000000"/>
                <w:sz w:val="22"/>
                <w:szCs w:val="22"/>
              </w:rPr>
              <w:t>Gestione sicurezza dei dati</w:t>
            </w:r>
          </w:p>
        </w:tc>
      </w:tr>
      <w:tr w:rsidR="008323C8" w:rsidRPr="00755C1F" w:rsidTr="00D60690">
        <w:tc>
          <w:tcPr>
            <w:tcW w:w="9778" w:type="dxa"/>
          </w:tcPr>
          <w:p w:rsidR="008323C8" w:rsidRPr="00E20DE2" w:rsidRDefault="008323C8" w:rsidP="00C822BF">
            <w:pPr>
              <w:numPr>
                <w:ilvl w:val="3"/>
                <w:numId w:val="4"/>
              </w:numPr>
              <w:jc w:val="both"/>
              <w:rPr>
                <w:rFonts w:ascii="Calibri" w:hAnsi="Calibri"/>
                <w:bCs/>
                <w:color w:val="000000"/>
                <w:sz w:val="22"/>
                <w:szCs w:val="22"/>
              </w:rPr>
            </w:pPr>
            <w:r w:rsidRPr="00E20DE2">
              <w:rPr>
                <w:rFonts w:ascii="Calibri" w:hAnsi="Calibri"/>
                <w:bCs/>
                <w:color w:val="000000"/>
                <w:sz w:val="22"/>
                <w:szCs w:val="22"/>
              </w:rPr>
              <w:t>Gestioni certificati DB</w:t>
            </w:r>
          </w:p>
        </w:tc>
      </w:tr>
      <w:tr w:rsidR="008323C8" w:rsidRPr="00755C1F" w:rsidTr="00D60690">
        <w:tc>
          <w:tcPr>
            <w:tcW w:w="9778" w:type="dxa"/>
            <w:tcBorders>
              <w:left w:val="nil"/>
              <w:right w:val="nil"/>
            </w:tcBorders>
            <w:shd w:val="clear" w:color="auto" w:fill="E6EED5"/>
          </w:tcPr>
          <w:p w:rsidR="008323C8" w:rsidRPr="00E20DE2" w:rsidRDefault="008323C8" w:rsidP="00C822BF">
            <w:pPr>
              <w:numPr>
                <w:ilvl w:val="3"/>
                <w:numId w:val="4"/>
              </w:numPr>
              <w:jc w:val="both"/>
              <w:rPr>
                <w:rFonts w:ascii="Calibri" w:hAnsi="Calibri"/>
                <w:bCs/>
                <w:color w:val="000000"/>
                <w:sz w:val="22"/>
                <w:szCs w:val="22"/>
              </w:rPr>
            </w:pPr>
            <w:r w:rsidRPr="00E20DE2">
              <w:rPr>
                <w:rFonts w:ascii="Calibri" w:hAnsi="Calibri"/>
                <w:bCs/>
                <w:color w:val="000000"/>
                <w:sz w:val="22"/>
                <w:szCs w:val="22"/>
              </w:rPr>
              <w:t>Gestioni certificati HTTPS</w:t>
            </w:r>
          </w:p>
        </w:tc>
      </w:tr>
    </w:tbl>
    <w:p w:rsidR="008323C8" w:rsidRDefault="008323C8" w:rsidP="008323C8">
      <w:pPr>
        <w:ind w:left="3228"/>
        <w:jc w:val="both"/>
        <w:rPr>
          <w:rFonts w:ascii="Calibri" w:hAnsi="Calibri"/>
          <w:color w:val="000000"/>
          <w:sz w:val="22"/>
          <w:szCs w:val="22"/>
        </w:rPr>
      </w:pPr>
    </w:p>
    <w:p w:rsidR="008323C8" w:rsidRPr="00C83045" w:rsidRDefault="00E81AEA" w:rsidP="00C83045">
      <w:pPr>
        <w:pStyle w:val="Titolo"/>
        <w:rPr>
          <w:rPrChange w:id="164" w:author="admin" w:date="2018-01-26T07:08:00Z">
            <w:rPr>
              <w:lang w:val="en-GB"/>
              <w14:shadow w14:blurRad="50800" w14:dist="38100" w14:dir="2700000" w14:sx="100000" w14:sy="100000" w14:kx="0" w14:ky="0" w14:algn="tl">
                <w14:srgbClr w14:val="000000">
                  <w14:alpha w14:val="60000"/>
                </w14:srgbClr>
              </w14:shadow>
            </w:rPr>
          </w:rPrChange>
        </w:rPr>
        <w:pPrChange w:id="165" w:author="admin" w:date="2018-01-26T07:08:00Z">
          <w:pPr>
            <w:pStyle w:val="Citazioneintensa"/>
            <w:ind w:left="360"/>
            <w:jc w:val="both"/>
          </w:pPr>
        </w:pPrChange>
      </w:pPr>
      <w:r w:rsidRPr="0061007D">
        <w:rPr>
          <w:lang w:val="en-GB"/>
          <w14:shadow w14:blurRad="50800" w14:dist="38100" w14:dir="2700000" w14:sx="100000" w14:sy="100000" w14:kx="0" w14:ky="0" w14:algn="tl">
            <w14:srgbClr w14:val="000000">
              <w14:alpha w14:val="60000"/>
            </w14:srgbClr>
          </w14:shadow>
        </w:rPr>
        <w:br w:type="page"/>
      </w:r>
      <w:bookmarkStart w:id="166" w:name="_Toc504714037"/>
      <w:r w:rsidR="002A6341" w:rsidRPr="00C83045">
        <w:rPr>
          <w:rPrChange w:id="167" w:author="admin" w:date="2018-01-26T07:08:00Z">
            <w:rPr>
              <w14:shadow w14:blurRad="50800" w14:dist="38100" w14:dir="2700000" w14:sx="100000" w14:sy="100000" w14:kx="0" w14:ky="0" w14:algn="tl">
                <w14:srgbClr w14:val="000000">
                  <w14:alpha w14:val="60000"/>
                </w14:srgbClr>
              </w14:shadow>
            </w:rPr>
          </w:rPrChange>
        </w:rPr>
        <w:lastRenderedPageBreak/>
        <w:t>1</w:t>
      </w:r>
      <w:r w:rsidR="008323C8" w:rsidRPr="00C83045">
        <w:rPr>
          <w:rPrChange w:id="168" w:author="admin" w:date="2018-01-26T07:08:00Z">
            <w:rPr>
              <w14:shadow w14:blurRad="50800" w14:dist="38100" w14:dir="2700000" w14:sx="100000" w14:sy="100000" w14:kx="0" w14:ky="0" w14:algn="tl">
                <w14:srgbClr w14:val="000000">
                  <w14:alpha w14:val="60000"/>
                </w14:srgbClr>
              </w14:shadow>
            </w:rPr>
          </w:rPrChange>
        </w:rPr>
        <w:t>.</w:t>
      </w:r>
      <w:r w:rsidR="002A6341" w:rsidRPr="00C83045">
        <w:rPr>
          <w:rPrChange w:id="169" w:author="admin" w:date="2018-01-26T07:08:00Z">
            <w:rPr>
              <w14:shadow w14:blurRad="50800" w14:dist="38100" w14:dir="2700000" w14:sx="100000" w14:sy="100000" w14:kx="0" w14:ky="0" w14:algn="tl">
                <w14:srgbClr w14:val="000000">
                  <w14:alpha w14:val="60000"/>
                </w14:srgbClr>
              </w14:shadow>
            </w:rPr>
          </w:rPrChange>
        </w:rPr>
        <w:t>4</w:t>
      </w:r>
      <w:r w:rsidR="008323C8" w:rsidRPr="00C83045">
        <w:rPr>
          <w:rPrChange w:id="170" w:author="admin" w:date="2018-01-26T07:08:00Z">
            <w:rPr>
              <w14:shadow w14:blurRad="50800" w14:dist="38100" w14:dir="2700000" w14:sx="100000" w14:sy="100000" w14:kx="0" w14:ky="0" w14:algn="tl">
                <w14:srgbClr w14:val="000000">
                  <w14:alpha w14:val="60000"/>
                </w14:srgbClr>
              </w14:shadow>
            </w:rPr>
          </w:rPrChange>
        </w:rPr>
        <w:t xml:space="preserve"> - TECHNICAL DETAILS</w:t>
      </w:r>
      <w:bookmarkEnd w:id="166"/>
    </w:p>
    <w:p w:rsidR="008323C8" w:rsidRPr="009E3F9C" w:rsidRDefault="008323C8" w:rsidP="008323C8">
      <w:pPr>
        <w:ind w:firstLine="708"/>
        <w:jc w:val="both"/>
        <w:rPr>
          <w:rFonts w:ascii="Arial" w:hAnsi="Arial" w:cs="Arial"/>
          <w:b/>
          <w:i/>
          <w:sz w:val="22"/>
          <w:szCs w:val="22"/>
          <w:lang w:val="en-GB"/>
        </w:rPr>
      </w:pPr>
      <w:r w:rsidRPr="009E3F9C">
        <w:rPr>
          <w:rFonts w:ascii="Arial" w:hAnsi="Arial" w:cs="Arial"/>
          <w:b/>
          <w:i/>
          <w:sz w:val="22"/>
          <w:szCs w:val="22"/>
          <w:lang w:val="en-GB"/>
        </w:rPr>
        <w:t xml:space="preserve">Server HP </w:t>
      </w:r>
      <w:r>
        <w:rPr>
          <w:rFonts w:ascii="Arial" w:hAnsi="Arial" w:cs="Arial"/>
          <w:b/>
          <w:i/>
          <w:sz w:val="22"/>
          <w:szCs w:val="22"/>
          <w:lang w:val="en-GB"/>
        </w:rPr>
        <w:t>DL</w:t>
      </w:r>
      <w:r w:rsidRPr="009E3F9C">
        <w:rPr>
          <w:rFonts w:ascii="Arial" w:hAnsi="Arial" w:cs="Arial"/>
          <w:b/>
          <w:i/>
          <w:sz w:val="22"/>
          <w:szCs w:val="22"/>
          <w:lang w:val="en-GB"/>
        </w:rPr>
        <w:t>3</w:t>
      </w:r>
      <w:r>
        <w:rPr>
          <w:rFonts w:ascii="Arial" w:hAnsi="Arial" w:cs="Arial"/>
          <w:b/>
          <w:i/>
          <w:sz w:val="22"/>
          <w:szCs w:val="22"/>
          <w:lang w:val="en-GB"/>
        </w:rPr>
        <w:t>8</w:t>
      </w:r>
      <w:r w:rsidRPr="009E3F9C">
        <w:rPr>
          <w:rFonts w:ascii="Arial" w:hAnsi="Arial" w:cs="Arial"/>
          <w:b/>
          <w:i/>
          <w:sz w:val="22"/>
          <w:szCs w:val="22"/>
          <w:lang w:val="en-GB"/>
        </w:rPr>
        <w:t>0 G</w:t>
      </w:r>
      <w:r>
        <w:rPr>
          <w:rFonts w:ascii="Arial" w:hAnsi="Arial" w:cs="Arial"/>
          <w:b/>
          <w:i/>
          <w:sz w:val="22"/>
          <w:szCs w:val="22"/>
          <w:lang w:val="en-GB"/>
        </w:rPr>
        <w:t>8</w:t>
      </w:r>
      <w:r w:rsidRPr="009E3F9C">
        <w:rPr>
          <w:rFonts w:ascii="Arial" w:hAnsi="Arial" w:cs="Arial"/>
          <w:b/>
          <w:i/>
          <w:sz w:val="22"/>
          <w:szCs w:val="22"/>
          <w:lang w:val="en-GB"/>
        </w:rPr>
        <w:t xml:space="preserve">  </w:t>
      </w:r>
    </w:p>
    <w:p w:rsidR="008323C8" w:rsidRPr="009E3F9C" w:rsidRDefault="008323C8" w:rsidP="008323C8">
      <w:pPr>
        <w:jc w:val="both"/>
        <w:rPr>
          <w:rFonts w:ascii="Calibri" w:hAnsi="Calibri"/>
          <w:b/>
          <w:color w:val="000000"/>
          <w:sz w:val="22"/>
          <w:szCs w:val="22"/>
          <w:lang w:val="en-GB"/>
        </w:rPr>
      </w:pPr>
    </w:p>
    <w:p w:rsidR="008323C8" w:rsidRPr="00B85F8C" w:rsidRDefault="008323C8" w:rsidP="008323C8">
      <w:pPr>
        <w:ind w:left="708" w:firstLine="708"/>
        <w:jc w:val="both"/>
        <w:rPr>
          <w:rFonts w:ascii="Calibri" w:hAnsi="Calibri"/>
          <w:color w:val="000000"/>
          <w:szCs w:val="22"/>
          <w:lang w:val="fr-FR"/>
        </w:rPr>
      </w:pPr>
      <w:r w:rsidRPr="00B85F8C">
        <w:rPr>
          <w:rFonts w:ascii="Calibri" w:hAnsi="Calibri"/>
          <w:b/>
          <w:color w:val="000000"/>
          <w:szCs w:val="22"/>
          <w:lang w:val="fr-FR"/>
        </w:rPr>
        <w:t>CPU:</w:t>
      </w:r>
      <w:r w:rsidRPr="00B85F8C">
        <w:rPr>
          <w:rFonts w:ascii="Calibri" w:hAnsi="Calibri"/>
          <w:color w:val="000000"/>
          <w:szCs w:val="22"/>
          <w:lang w:val="fr-FR"/>
        </w:rPr>
        <w:t xml:space="preserve"> </w:t>
      </w:r>
      <w:r w:rsidRPr="00B85F8C">
        <w:rPr>
          <w:rFonts w:ascii="Calibri" w:hAnsi="Calibri"/>
          <w:color w:val="000000"/>
          <w:szCs w:val="22"/>
          <w:lang w:val="fr-FR"/>
        </w:rPr>
        <w:tab/>
      </w:r>
      <w:r w:rsidRPr="00C83045">
        <w:rPr>
          <w:rFonts w:ascii="Calibri" w:hAnsi="Calibri"/>
          <w:color w:val="000000"/>
          <w:szCs w:val="22"/>
          <w:rPrChange w:id="171" w:author="admin" w:date="2018-01-26T07:03:00Z">
            <w:rPr>
              <w:rFonts w:ascii="Calibri" w:hAnsi="Calibri"/>
              <w:color w:val="000000"/>
              <w:szCs w:val="22"/>
              <w:lang w:val="en-GB"/>
            </w:rPr>
          </w:rPrChange>
        </w:rPr>
        <w:tab/>
        <w:t xml:space="preserve">Intel® </w:t>
      </w:r>
      <w:proofErr w:type="spellStart"/>
      <w:r w:rsidRPr="00C83045">
        <w:rPr>
          <w:rFonts w:ascii="Calibri" w:hAnsi="Calibri"/>
          <w:color w:val="000000"/>
          <w:szCs w:val="22"/>
          <w:rPrChange w:id="172" w:author="admin" w:date="2018-01-26T07:03:00Z">
            <w:rPr>
              <w:rFonts w:ascii="Calibri" w:hAnsi="Calibri"/>
              <w:color w:val="000000"/>
              <w:szCs w:val="22"/>
              <w:lang w:val="en-GB"/>
            </w:rPr>
          </w:rPrChange>
        </w:rPr>
        <w:t>Xeon</w:t>
      </w:r>
      <w:proofErr w:type="spellEnd"/>
      <w:r w:rsidRPr="00C83045">
        <w:rPr>
          <w:rFonts w:ascii="Calibri" w:hAnsi="Calibri"/>
          <w:color w:val="000000"/>
          <w:szCs w:val="22"/>
          <w:rPrChange w:id="173" w:author="admin" w:date="2018-01-26T07:03:00Z">
            <w:rPr>
              <w:rFonts w:ascii="Calibri" w:hAnsi="Calibri"/>
              <w:color w:val="000000"/>
              <w:szCs w:val="22"/>
              <w:lang w:val="en-GB"/>
            </w:rPr>
          </w:rPrChange>
        </w:rPr>
        <w:t>® E5-2630 v2 (6 core, 2,6 GHz, 15 MB, 80 W)</w:t>
      </w:r>
    </w:p>
    <w:p w:rsidR="008323C8" w:rsidRPr="00B85F8C" w:rsidRDefault="008323C8" w:rsidP="008323C8">
      <w:pPr>
        <w:ind w:left="2124" w:firstLine="708"/>
        <w:jc w:val="both"/>
        <w:rPr>
          <w:rFonts w:ascii="Calibri" w:hAnsi="Calibri"/>
          <w:color w:val="000000"/>
          <w:szCs w:val="22"/>
          <w:lang w:val="fr-FR"/>
        </w:rPr>
      </w:pPr>
      <w:r w:rsidRPr="00B85F8C">
        <w:rPr>
          <w:rFonts w:ascii="Calibri" w:hAnsi="Calibri"/>
          <w:color w:val="000000"/>
          <w:szCs w:val="22"/>
          <w:lang w:val="fr-FR"/>
        </w:rPr>
        <w:t>FSB 1,066 MHz</w:t>
      </w:r>
    </w:p>
    <w:p w:rsidR="008323C8" w:rsidRPr="00C83045" w:rsidRDefault="008323C8" w:rsidP="008323C8">
      <w:pPr>
        <w:ind w:left="708" w:firstLine="708"/>
        <w:jc w:val="both"/>
        <w:rPr>
          <w:rFonts w:ascii="Calibri" w:hAnsi="Calibri"/>
          <w:color w:val="000000"/>
          <w:szCs w:val="22"/>
          <w:lang w:val="fr-FR"/>
          <w:rPrChange w:id="174" w:author="admin" w:date="2018-01-26T07:03:00Z">
            <w:rPr>
              <w:rFonts w:ascii="Calibri" w:hAnsi="Calibri"/>
              <w:color w:val="000000"/>
              <w:szCs w:val="22"/>
              <w:lang w:val="en-GB"/>
            </w:rPr>
          </w:rPrChange>
        </w:rPr>
      </w:pPr>
      <w:r w:rsidRPr="00C83045">
        <w:rPr>
          <w:rFonts w:ascii="Calibri" w:hAnsi="Calibri"/>
          <w:b/>
          <w:color w:val="000000"/>
          <w:szCs w:val="22"/>
          <w:lang w:val="fr-FR"/>
          <w:rPrChange w:id="175" w:author="admin" w:date="2018-01-26T07:03:00Z">
            <w:rPr>
              <w:rFonts w:ascii="Calibri" w:hAnsi="Calibri"/>
              <w:b/>
              <w:color w:val="000000"/>
              <w:szCs w:val="22"/>
              <w:lang w:val="en-GB"/>
            </w:rPr>
          </w:rPrChange>
        </w:rPr>
        <w:t>RAM:</w:t>
      </w:r>
      <w:r w:rsidRPr="00C83045">
        <w:rPr>
          <w:rFonts w:ascii="Calibri" w:hAnsi="Calibri"/>
          <w:color w:val="000000"/>
          <w:szCs w:val="22"/>
          <w:lang w:val="fr-FR"/>
          <w:rPrChange w:id="176" w:author="admin" w:date="2018-01-26T07:03:00Z">
            <w:rPr>
              <w:rFonts w:ascii="Calibri" w:hAnsi="Calibri"/>
              <w:color w:val="000000"/>
              <w:szCs w:val="22"/>
              <w:lang w:val="en-GB"/>
            </w:rPr>
          </w:rPrChange>
        </w:rPr>
        <w:t xml:space="preserve"> </w:t>
      </w:r>
      <w:r w:rsidRPr="00C83045">
        <w:rPr>
          <w:rFonts w:ascii="Calibri" w:hAnsi="Calibri"/>
          <w:color w:val="000000"/>
          <w:szCs w:val="22"/>
          <w:lang w:val="fr-FR"/>
          <w:rPrChange w:id="177" w:author="admin" w:date="2018-01-26T07:03:00Z">
            <w:rPr>
              <w:rFonts w:ascii="Calibri" w:hAnsi="Calibri"/>
              <w:color w:val="000000"/>
              <w:szCs w:val="22"/>
              <w:lang w:val="en-GB"/>
            </w:rPr>
          </w:rPrChange>
        </w:rPr>
        <w:tab/>
      </w:r>
      <w:r w:rsidRPr="00C83045">
        <w:rPr>
          <w:rFonts w:ascii="Calibri" w:hAnsi="Calibri"/>
          <w:color w:val="000000"/>
          <w:szCs w:val="22"/>
          <w:lang w:val="fr-FR"/>
          <w:rPrChange w:id="178" w:author="admin" w:date="2018-01-26T07:03:00Z">
            <w:rPr>
              <w:rFonts w:ascii="Calibri" w:hAnsi="Calibri"/>
              <w:color w:val="000000"/>
              <w:szCs w:val="22"/>
              <w:lang w:val="en-GB"/>
            </w:rPr>
          </w:rPrChange>
        </w:rPr>
        <w:tab/>
        <w:t>48GB (DIMM DDR3 PC3-10600</w:t>
      </w:r>
      <w:r w:rsidR="000D6E40" w:rsidRPr="00C83045">
        <w:rPr>
          <w:rFonts w:ascii="Calibri" w:hAnsi="Calibri"/>
          <w:color w:val="000000"/>
          <w:szCs w:val="22"/>
          <w:lang w:val="fr-FR"/>
          <w:rPrChange w:id="179" w:author="admin" w:date="2018-01-26T07:03:00Z">
            <w:rPr>
              <w:rFonts w:ascii="Calibri" w:hAnsi="Calibri"/>
              <w:color w:val="000000"/>
              <w:szCs w:val="22"/>
              <w:lang w:val="en-GB"/>
            </w:rPr>
          </w:rPrChange>
        </w:rPr>
        <w:t>)</w:t>
      </w:r>
    </w:p>
    <w:p w:rsidR="008323C8" w:rsidRPr="00B85F8C" w:rsidRDefault="008323C8" w:rsidP="008323C8">
      <w:pPr>
        <w:ind w:left="708" w:firstLine="708"/>
        <w:jc w:val="both"/>
        <w:rPr>
          <w:rFonts w:ascii="Calibri" w:hAnsi="Calibri"/>
          <w:color w:val="000000"/>
          <w:szCs w:val="22"/>
          <w:lang w:val="en-GB"/>
        </w:rPr>
      </w:pPr>
      <w:r w:rsidRPr="00B85F8C">
        <w:rPr>
          <w:rFonts w:ascii="Calibri" w:hAnsi="Calibri"/>
          <w:b/>
          <w:color w:val="000000"/>
          <w:szCs w:val="22"/>
          <w:lang w:val="en-GB"/>
        </w:rPr>
        <w:t>Storage</w:t>
      </w:r>
      <w:r w:rsidRPr="00B85F8C">
        <w:rPr>
          <w:rFonts w:ascii="Calibri" w:hAnsi="Calibri"/>
          <w:color w:val="000000"/>
          <w:szCs w:val="22"/>
          <w:lang w:val="en-GB"/>
        </w:rPr>
        <w:t xml:space="preserve">: </w:t>
      </w:r>
      <w:r w:rsidRPr="00B85F8C">
        <w:rPr>
          <w:rFonts w:ascii="Calibri" w:hAnsi="Calibri"/>
          <w:color w:val="000000"/>
          <w:szCs w:val="22"/>
          <w:lang w:val="en-GB"/>
        </w:rPr>
        <w:tab/>
      </w:r>
      <w:r>
        <w:rPr>
          <w:rFonts w:ascii="Calibri" w:hAnsi="Calibri"/>
          <w:color w:val="000000"/>
          <w:szCs w:val="22"/>
          <w:lang w:val="en-GB"/>
        </w:rPr>
        <w:t>8</w:t>
      </w:r>
      <w:r w:rsidRPr="00B85F8C">
        <w:rPr>
          <w:rFonts w:ascii="Calibri" w:hAnsi="Calibri"/>
          <w:color w:val="000000"/>
          <w:szCs w:val="22"/>
          <w:lang w:val="en-GB"/>
        </w:rPr>
        <w:t>x</w:t>
      </w:r>
      <w:r>
        <w:rPr>
          <w:rFonts w:ascii="Calibri" w:hAnsi="Calibri"/>
          <w:color w:val="000000"/>
          <w:szCs w:val="22"/>
          <w:lang w:val="en-GB"/>
        </w:rPr>
        <w:t>600</w:t>
      </w:r>
      <w:r w:rsidRPr="00B85F8C">
        <w:rPr>
          <w:rFonts w:ascii="Calibri" w:hAnsi="Calibri"/>
          <w:color w:val="000000"/>
          <w:szCs w:val="22"/>
          <w:lang w:val="en-GB"/>
        </w:rPr>
        <w:t>GB SAS Disk, 600 Mbit/s, 15000 RPM</w:t>
      </w:r>
    </w:p>
    <w:p w:rsidR="008323C8" w:rsidRPr="00B85F8C" w:rsidRDefault="008323C8" w:rsidP="008323C8">
      <w:pPr>
        <w:ind w:left="2124" w:firstLine="708"/>
        <w:jc w:val="both"/>
        <w:rPr>
          <w:rFonts w:ascii="Calibri" w:hAnsi="Calibri"/>
          <w:color w:val="000000"/>
          <w:szCs w:val="22"/>
          <w:lang w:val="en-GB"/>
        </w:rPr>
      </w:pPr>
      <w:r w:rsidRPr="00B85F8C">
        <w:rPr>
          <w:rFonts w:ascii="Calibri" w:hAnsi="Calibri"/>
          <w:color w:val="000000"/>
          <w:szCs w:val="22"/>
          <w:lang w:val="en-GB"/>
        </w:rPr>
        <w:t xml:space="preserve">32MB Cache, 3.5 </w:t>
      </w:r>
      <w:proofErr w:type="spellStart"/>
      <w:r w:rsidRPr="00B85F8C">
        <w:rPr>
          <w:rFonts w:ascii="Calibri" w:hAnsi="Calibri"/>
          <w:color w:val="000000"/>
          <w:szCs w:val="22"/>
          <w:lang w:val="en-GB"/>
        </w:rPr>
        <w:t>ms</w:t>
      </w:r>
      <w:proofErr w:type="spellEnd"/>
      <w:r w:rsidRPr="00B85F8C">
        <w:rPr>
          <w:rFonts w:ascii="Calibri" w:hAnsi="Calibri"/>
          <w:color w:val="000000"/>
          <w:szCs w:val="22"/>
          <w:lang w:val="en-GB"/>
        </w:rPr>
        <w:t xml:space="preserve">  latency </w:t>
      </w:r>
    </w:p>
    <w:p w:rsidR="008323C8" w:rsidRPr="00B85F8C" w:rsidRDefault="008323C8" w:rsidP="008323C8">
      <w:pPr>
        <w:ind w:left="2124"/>
        <w:jc w:val="both"/>
        <w:rPr>
          <w:rFonts w:ascii="Calibri" w:hAnsi="Calibri"/>
          <w:color w:val="000000"/>
          <w:szCs w:val="22"/>
          <w:lang w:val="en-GB"/>
        </w:rPr>
      </w:pPr>
      <w:r w:rsidRPr="00B85F8C">
        <w:rPr>
          <w:rFonts w:ascii="Calibri" w:hAnsi="Calibri"/>
          <w:color w:val="000000"/>
          <w:szCs w:val="22"/>
          <w:lang w:val="en-GB"/>
        </w:rPr>
        <w:t xml:space="preserve"> </w:t>
      </w:r>
      <w:r w:rsidRPr="00B85F8C">
        <w:rPr>
          <w:rFonts w:ascii="Calibri" w:hAnsi="Calibri"/>
          <w:color w:val="000000"/>
          <w:szCs w:val="22"/>
          <w:lang w:val="en-GB"/>
        </w:rPr>
        <w:tab/>
        <w:t>RAID cache 256 MB</w:t>
      </w:r>
    </w:p>
    <w:p w:rsidR="008323C8" w:rsidRDefault="008323C8" w:rsidP="008323C8">
      <w:pPr>
        <w:ind w:firstLine="708"/>
        <w:jc w:val="both"/>
        <w:rPr>
          <w:rFonts w:ascii="Arial" w:hAnsi="Arial" w:cs="Arial"/>
          <w:b/>
          <w:i/>
          <w:sz w:val="22"/>
          <w:szCs w:val="22"/>
          <w:lang w:val="en-GB"/>
        </w:rPr>
      </w:pPr>
    </w:p>
    <w:p w:rsidR="008323C8" w:rsidRPr="00202E35" w:rsidRDefault="008323C8" w:rsidP="008323C8">
      <w:pPr>
        <w:ind w:left="708"/>
        <w:rPr>
          <w:rFonts w:ascii="Arial" w:hAnsi="Arial" w:cs="Arial"/>
          <w:b/>
          <w:i/>
          <w:sz w:val="22"/>
          <w:szCs w:val="22"/>
          <w:lang w:val="en-US"/>
        </w:rPr>
      </w:pPr>
      <w:proofErr w:type="spellStart"/>
      <w:r w:rsidRPr="00202E35">
        <w:rPr>
          <w:rFonts w:ascii="Arial" w:hAnsi="Arial" w:cs="Arial"/>
          <w:b/>
          <w:i/>
          <w:sz w:val="22"/>
          <w:szCs w:val="22"/>
          <w:lang w:val="en-US"/>
        </w:rPr>
        <w:t>Connettività</w:t>
      </w:r>
      <w:proofErr w:type="spellEnd"/>
      <w:r w:rsidRPr="00202E35">
        <w:rPr>
          <w:rFonts w:ascii="Arial" w:hAnsi="Arial" w:cs="Arial"/>
          <w:b/>
          <w:i/>
          <w:sz w:val="22"/>
          <w:szCs w:val="22"/>
          <w:lang w:val="en-US"/>
        </w:rPr>
        <w:t xml:space="preserve"> Linea HDSL </w:t>
      </w:r>
      <w:r w:rsidR="009A5ECC">
        <w:rPr>
          <w:rFonts w:ascii="Arial" w:hAnsi="Arial" w:cs="Arial"/>
          <w:b/>
          <w:i/>
          <w:sz w:val="22"/>
          <w:szCs w:val="22"/>
          <w:lang w:val="en-US"/>
        </w:rPr>
        <w:t>FIBRA</w:t>
      </w:r>
      <w:r w:rsidR="005A4245" w:rsidRPr="00202E35">
        <w:rPr>
          <w:rFonts w:ascii="Arial" w:hAnsi="Arial" w:cs="Arial"/>
          <w:b/>
          <w:i/>
          <w:sz w:val="22"/>
          <w:szCs w:val="22"/>
          <w:lang w:val="en-US"/>
        </w:rPr>
        <w:t xml:space="preserve"> </w:t>
      </w:r>
      <w:r w:rsidR="009A5ECC">
        <w:rPr>
          <w:rFonts w:ascii="Arial" w:hAnsi="Arial" w:cs="Arial"/>
          <w:b/>
          <w:i/>
          <w:sz w:val="22"/>
          <w:szCs w:val="22"/>
          <w:lang w:val="en-US"/>
        </w:rPr>
        <w:t>100/30</w:t>
      </w:r>
      <w:r w:rsidR="005A4245" w:rsidRPr="00202E35">
        <w:rPr>
          <w:rFonts w:ascii="Arial" w:hAnsi="Arial" w:cs="Arial"/>
          <w:b/>
          <w:i/>
          <w:sz w:val="22"/>
          <w:szCs w:val="22"/>
          <w:lang w:val="en-US"/>
        </w:rPr>
        <w:t xml:space="preserve">Mbit/s (BMG </w:t>
      </w:r>
      <w:r w:rsidR="009A5ECC">
        <w:rPr>
          <w:rFonts w:ascii="Arial" w:hAnsi="Arial" w:cs="Arial"/>
          <w:b/>
          <w:i/>
          <w:sz w:val="22"/>
          <w:szCs w:val="22"/>
          <w:lang w:val="en-US"/>
        </w:rPr>
        <w:t>10</w:t>
      </w:r>
      <w:r w:rsidR="005A4245" w:rsidRPr="00202E35">
        <w:rPr>
          <w:rFonts w:ascii="Arial" w:hAnsi="Arial" w:cs="Arial"/>
          <w:b/>
          <w:i/>
          <w:sz w:val="22"/>
          <w:szCs w:val="22"/>
          <w:lang w:val="en-US"/>
        </w:rPr>
        <w:t>Mbit/s)</w:t>
      </w:r>
      <w:r w:rsidRPr="00202E35">
        <w:rPr>
          <w:rFonts w:ascii="Arial" w:hAnsi="Arial" w:cs="Arial"/>
          <w:b/>
          <w:i/>
          <w:sz w:val="22"/>
          <w:szCs w:val="22"/>
          <w:lang w:val="en-US"/>
        </w:rPr>
        <w:tab/>
      </w:r>
    </w:p>
    <w:p w:rsidR="008323C8" w:rsidRPr="00202E35" w:rsidRDefault="008323C8" w:rsidP="008323C8">
      <w:pPr>
        <w:ind w:left="708"/>
        <w:rPr>
          <w:rFonts w:ascii="Arial" w:hAnsi="Arial" w:cs="Arial"/>
          <w:b/>
          <w:i/>
          <w:sz w:val="22"/>
          <w:szCs w:val="22"/>
          <w:lang w:val="en-US"/>
        </w:rPr>
      </w:pPr>
    </w:p>
    <w:p w:rsidR="008323C8" w:rsidRPr="008323C8" w:rsidRDefault="008323C8" w:rsidP="008323C8">
      <w:pPr>
        <w:autoSpaceDE w:val="0"/>
        <w:autoSpaceDN w:val="0"/>
        <w:adjustRightInd w:val="0"/>
        <w:snapToGrid w:val="0"/>
        <w:ind w:left="2836"/>
        <w:rPr>
          <w:rFonts w:ascii="Calibri" w:hAnsi="Calibri"/>
          <w:lang w:val="en-GB"/>
        </w:rPr>
      </w:pPr>
      <w:r w:rsidRPr="008323C8">
        <w:rPr>
          <w:rFonts w:ascii="Calibri" w:hAnsi="Calibri"/>
          <w:lang w:val="en-GB"/>
        </w:rPr>
        <w:t>DOWNSTR</w:t>
      </w:r>
      <w:r w:rsidR="00BD1D0E">
        <w:rPr>
          <w:rFonts w:ascii="Calibri" w:hAnsi="Calibri"/>
          <w:lang w:val="en-GB"/>
        </w:rPr>
        <w:t xml:space="preserve">EAM  </w:t>
      </w:r>
      <w:r w:rsidR="009A5ECC">
        <w:rPr>
          <w:rFonts w:ascii="Calibri" w:hAnsi="Calibri"/>
          <w:lang w:val="en-GB"/>
        </w:rPr>
        <w:t>100</w:t>
      </w:r>
      <w:r w:rsidRPr="008323C8">
        <w:rPr>
          <w:rFonts w:ascii="Calibri" w:hAnsi="Calibri"/>
          <w:lang w:val="en-GB"/>
        </w:rPr>
        <w:t xml:space="preserve"> </w:t>
      </w:r>
      <w:r w:rsidR="00BD1D0E">
        <w:rPr>
          <w:rFonts w:ascii="Calibri" w:hAnsi="Calibri"/>
          <w:lang w:val="en-GB"/>
        </w:rPr>
        <w:t>M</w:t>
      </w:r>
      <w:r w:rsidRPr="008323C8">
        <w:rPr>
          <w:rFonts w:ascii="Calibri" w:hAnsi="Calibri"/>
          <w:lang w:val="en-GB"/>
        </w:rPr>
        <w:t>b</w:t>
      </w:r>
      <w:r w:rsidR="00BD1D0E">
        <w:rPr>
          <w:rFonts w:ascii="Calibri" w:hAnsi="Calibri"/>
          <w:lang w:val="en-GB"/>
        </w:rPr>
        <w:t>it</w:t>
      </w:r>
      <w:r w:rsidRPr="008323C8">
        <w:rPr>
          <w:rFonts w:ascii="Calibri" w:hAnsi="Calibri"/>
          <w:lang w:val="en-GB"/>
        </w:rPr>
        <w:t>/s</w:t>
      </w:r>
    </w:p>
    <w:p w:rsidR="008323C8" w:rsidRPr="00C83045" w:rsidRDefault="008323C8" w:rsidP="008323C8">
      <w:pPr>
        <w:autoSpaceDE w:val="0"/>
        <w:autoSpaceDN w:val="0"/>
        <w:adjustRightInd w:val="0"/>
        <w:snapToGrid w:val="0"/>
        <w:ind w:left="2836"/>
        <w:rPr>
          <w:rFonts w:ascii="Calibri" w:hAnsi="Calibri"/>
          <w:rPrChange w:id="180" w:author="admin" w:date="2018-01-26T07:03:00Z">
            <w:rPr>
              <w:rFonts w:ascii="Calibri" w:hAnsi="Calibri"/>
              <w:lang w:val="en-GB"/>
            </w:rPr>
          </w:rPrChange>
        </w:rPr>
      </w:pPr>
      <w:r w:rsidRPr="00C83045">
        <w:rPr>
          <w:rFonts w:ascii="Calibri" w:hAnsi="Calibri"/>
          <w:rPrChange w:id="181" w:author="admin" w:date="2018-01-26T07:03:00Z">
            <w:rPr>
              <w:rFonts w:ascii="Calibri" w:hAnsi="Calibri"/>
              <w:lang w:val="en-GB"/>
            </w:rPr>
          </w:rPrChange>
        </w:rPr>
        <w:t xml:space="preserve">UPSTREAM  </w:t>
      </w:r>
      <w:r w:rsidR="009A5ECC" w:rsidRPr="00C83045">
        <w:rPr>
          <w:rFonts w:ascii="Calibri" w:hAnsi="Calibri"/>
          <w:rPrChange w:id="182" w:author="admin" w:date="2018-01-26T07:03:00Z">
            <w:rPr>
              <w:rFonts w:ascii="Calibri" w:hAnsi="Calibri"/>
              <w:lang w:val="en-GB"/>
            </w:rPr>
          </w:rPrChange>
        </w:rPr>
        <w:t>30</w:t>
      </w:r>
      <w:r w:rsidR="00BD1D0E" w:rsidRPr="00C83045">
        <w:rPr>
          <w:rFonts w:ascii="Calibri" w:hAnsi="Calibri"/>
          <w:rPrChange w:id="183" w:author="admin" w:date="2018-01-26T07:03:00Z">
            <w:rPr>
              <w:rFonts w:ascii="Calibri" w:hAnsi="Calibri"/>
              <w:lang w:val="en-GB"/>
            </w:rPr>
          </w:rPrChange>
        </w:rPr>
        <w:t xml:space="preserve"> </w:t>
      </w:r>
      <w:proofErr w:type="spellStart"/>
      <w:r w:rsidR="00BD1D0E" w:rsidRPr="00C83045">
        <w:rPr>
          <w:rFonts w:ascii="Calibri" w:hAnsi="Calibri"/>
          <w:rPrChange w:id="184" w:author="admin" w:date="2018-01-26T07:03:00Z">
            <w:rPr>
              <w:rFonts w:ascii="Calibri" w:hAnsi="Calibri"/>
              <w:lang w:val="en-GB"/>
            </w:rPr>
          </w:rPrChange>
        </w:rPr>
        <w:t>Mbit</w:t>
      </w:r>
      <w:proofErr w:type="spellEnd"/>
      <w:r w:rsidRPr="00C83045">
        <w:rPr>
          <w:rFonts w:ascii="Calibri" w:hAnsi="Calibri"/>
          <w:rPrChange w:id="185" w:author="admin" w:date="2018-01-26T07:03:00Z">
            <w:rPr>
              <w:rFonts w:ascii="Calibri" w:hAnsi="Calibri"/>
              <w:lang w:val="en-GB"/>
            </w:rPr>
          </w:rPrChange>
        </w:rPr>
        <w:t>/s</w:t>
      </w:r>
      <w:r w:rsidRPr="00C83045">
        <w:rPr>
          <w:rFonts w:ascii="Calibri" w:hAnsi="Calibri"/>
          <w:rPrChange w:id="186" w:author="admin" w:date="2018-01-26T07:03:00Z">
            <w:rPr>
              <w:rFonts w:ascii="Calibri" w:hAnsi="Calibri"/>
              <w:lang w:val="en-GB"/>
            </w:rPr>
          </w:rPrChange>
        </w:rPr>
        <w:br/>
      </w:r>
      <w:r w:rsidR="00BD1D0E" w:rsidRPr="00C83045">
        <w:rPr>
          <w:rFonts w:ascii="Calibri" w:hAnsi="Calibri"/>
          <w:rPrChange w:id="187" w:author="admin" w:date="2018-01-26T07:03:00Z">
            <w:rPr>
              <w:rFonts w:ascii="Calibri" w:hAnsi="Calibri"/>
              <w:lang w:val="en-GB"/>
            </w:rPr>
          </w:rPrChange>
        </w:rPr>
        <w:t>Banda Minima Garanti</w:t>
      </w:r>
      <w:r w:rsidR="00EF6B81" w:rsidRPr="00C83045">
        <w:rPr>
          <w:rFonts w:ascii="Calibri" w:hAnsi="Calibri"/>
          <w:rPrChange w:id="188" w:author="admin" w:date="2018-01-26T07:03:00Z">
            <w:rPr>
              <w:rFonts w:ascii="Calibri" w:hAnsi="Calibri"/>
              <w:lang w:val="en-GB"/>
            </w:rPr>
          </w:rPrChange>
        </w:rPr>
        <w:t>t</w:t>
      </w:r>
      <w:r w:rsidR="00BD1D0E" w:rsidRPr="00C83045">
        <w:rPr>
          <w:rFonts w:ascii="Calibri" w:hAnsi="Calibri"/>
          <w:rPrChange w:id="189" w:author="admin" w:date="2018-01-26T07:03:00Z">
            <w:rPr>
              <w:rFonts w:ascii="Calibri" w:hAnsi="Calibri"/>
              <w:lang w:val="en-GB"/>
            </w:rPr>
          </w:rPrChange>
        </w:rPr>
        <w:t>a</w:t>
      </w:r>
      <w:r w:rsidRPr="00C83045">
        <w:rPr>
          <w:rFonts w:ascii="Calibri" w:hAnsi="Calibri"/>
          <w:rPrChange w:id="190" w:author="admin" w:date="2018-01-26T07:03:00Z">
            <w:rPr>
              <w:rFonts w:ascii="Calibri" w:hAnsi="Calibri"/>
              <w:lang w:val="en-GB"/>
            </w:rPr>
          </w:rPrChange>
        </w:rPr>
        <w:t xml:space="preserve"> (</w:t>
      </w:r>
      <w:r w:rsidR="00BD1D0E" w:rsidRPr="00C83045">
        <w:rPr>
          <w:rFonts w:ascii="Calibri" w:hAnsi="Calibri"/>
          <w:rPrChange w:id="191" w:author="admin" w:date="2018-01-26T07:03:00Z">
            <w:rPr>
              <w:rFonts w:ascii="Calibri" w:hAnsi="Calibri"/>
              <w:lang w:val="en-GB"/>
            </w:rPr>
          </w:rPrChange>
        </w:rPr>
        <w:t>BMG</w:t>
      </w:r>
      <w:r w:rsidRPr="00C83045">
        <w:rPr>
          <w:rFonts w:ascii="Calibri" w:hAnsi="Calibri"/>
          <w:rPrChange w:id="192" w:author="admin" w:date="2018-01-26T07:03:00Z">
            <w:rPr>
              <w:rFonts w:ascii="Calibri" w:hAnsi="Calibri"/>
              <w:lang w:val="en-GB"/>
            </w:rPr>
          </w:rPrChange>
        </w:rPr>
        <w:t xml:space="preserve">)  </w:t>
      </w:r>
      <w:r w:rsidR="009A5ECC" w:rsidRPr="00C83045">
        <w:rPr>
          <w:rFonts w:ascii="Calibri" w:hAnsi="Calibri"/>
          <w:rPrChange w:id="193" w:author="admin" w:date="2018-01-26T07:03:00Z">
            <w:rPr>
              <w:rFonts w:ascii="Calibri" w:hAnsi="Calibri"/>
              <w:lang w:val="en-GB"/>
            </w:rPr>
          </w:rPrChange>
        </w:rPr>
        <w:t>10</w:t>
      </w:r>
      <w:r w:rsidRPr="00C83045">
        <w:rPr>
          <w:rFonts w:ascii="Calibri" w:hAnsi="Calibri"/>
          <w:rPrChange w:id="194" w:author="admin" w:date="2018-01-26T07:03:00Z">
            <w:rPr>
              <w:rFonts w:ascii="Calibri" w:hAnsi="Calibri"/>
              <w:lang w:val="en-GB"/>
            </w:rPr>
          </w:rPrChange>
        </w:rPr>
        <w:t xml:space="preserve"> </w:t>
      </w:r>
      <w:proofErr w:type="spellStart"/>
      <w:r w:rsidR="00BD1D0E" w:rsidRPr="00C83045">
        <w:rPr>
          <w:rFonts w:ascii="Calibri" w:hAnsi="Calibri"/>
          <w:rPrChange w:id="195" w:author="admin" w:date="2018-01-26T07:03:00Z">
            <w:rPr>
              <w:rFonts w:ascii="Calibri" w:hAnsi="Calibri"/>
              <w:lang w:val="en-GB"/>
            </w:rPr>
          </w:rPrChange>
        </w:rPr>
        <w:t>M</w:t>
      </w:r>
      <w:r w:rsidRPr="00C83045">
        <w:rPr>
          <w:rFonts w:ascii="Calibri" w:hAnsi="Calibri"/>
          <w:rPrChange w:id="196" w:author="admin" w:date="2018-01-26T07:03:00Z">
            <w:rPr>
              <w:rFonts w:ascii="Calibri" w:hAnsi="Calibri"/>
              <w:lang w:val="en-GB"/>
            </w:rPr>
          </w:rPrChange>
        </w:rPr>
        <w:t>b</w:t>
      </w:r>
      <w:r w:rsidR="00BD1D0E" w:rsidRPr="00C83045">
        <w:rPr>
          <w:rFonts w:ascii="Calibri" w:hAnsi="Calibri"/>
          <w:rPrChange w:id="197" w:author="admin" w:date="2018-01-26T07:03:00Z">
            <w:rPr>
              <w:rFonts w:ascii="Calibri" w:hAnsi="Calibri"/>
              <w:lang w:val="en-GB"/>
            </w:rPr>
          </w:rPrChange>
        </w:rPr>
        <w:t>it</w:t>
      </w:r>
      <w:proofErr w:type="spellEnd"/>
      <w:r w:rsidRPr="00C83045">
        <w:rPr>
          <w:rFonts w:ascii="Calibri" w:hAnsi="Calibri"/>
          <w:rPrChange w:id="198" w:author="admin" w:date="2018-01-26T07:03:00Z">
            <w:rPr>
              <w:rFonts w:ascii="Calibri" w:hAnsi="Calibri"/>
              <w:lang w:val="en-GB"/>
            </w:rPr>
          </w:rPrChange>
        </w:rPr>
        <w:t>/s / 95%</w:t>
      </w:r>
    </w:p>
    <w:p w:rsidR="008323C8" w:rsidRDefault="008323C8" w:rsidP="008323C8">
      <w:pPr>
        <w:autoSpaceDE w:val="0"/>
        <w:autoSpaceDN w:val="0"/>
        <w:adjustRightInd w:val="0"/>
        <w:snapToGrid w:val="0"/>
        <w:ind w:left="2836"/>
        <w:rPr>
          <w:rFonts w:ascii="Calibri" w:hAnsi="Calibri"/>
        </w:rPr>
      </w:pPr>
      <w:r w:rsidRPr="00B85F8C">
        <w:rPr>
          <w:rFonts w:ascii="Calibri" w:hAnsi="Calibri"/>
        </w:rPr>
        <w:t xml:space="preserve">Latenza  garantita &lt; 20 </w:t>
      </w:r>
      <w:proofErr w:type="spellStart"/>
      <w:r w:rsidRPr="00B85F8C">
        <w:rPr>
          <w:rFonts w:ascii="Calibri" w:hAnsi="Calibri"/>
        </w:rPr>
        <w:t>ms</w:t>
      </w:r>
      <w:proofErr w:type="spellEnd"/>
    </w:p>
    <w:p w:rsidR="00EF6B81" w:rsidRPr="00B85F8C" w:rsidRDefault="00EF6B81" w:rsidP="008323C8">
      <w:pPr>
        <w:autoSpaceDE w:val="0"/>
        <w:autoSpaceDN w:val="0"/>
        <w:adjustRightInd w:val="0"/>
        <w:snapToGrid w:val="0"/>
        <w:ind w:left="2836"/>
        <w:rPr>
          <w:rFonts w:ascii="Calibri" w:hAnsi="Calibri"/>
        </w:rPr>
      </w:pPr>
      <w:r>
        <w:rPr>
          <w:rFonts w:ascii="Calibri" w:hAnsi="Calibri"/>
        </w:rPr>
        <w:t>Qualità e garanzia del servizio a carico di Telecom Italia</w:t>
      </w:r>
    </w:p>
    <w:p w:rsidR="00EF6B81" w:rsidRPr="00EF6B81" w:rsidRDefault="00EF6B81" w:rsidP="00EF6B81">
      <w:pPr>
        <w:ind w:left="708"/>
        <w:rPr>
          <w:rFonts w:ascii="Arial" w:hAnsi="Arial" w:cs="Arial"/>
          <w:b/>
          <w:i/>
          <w:sz w:val="22"/>
          <w:szCs w:val="22"/>
        </w:rPr>
      </w:pPr>
    </w:p>
    <w:p w:rsidR="00EF6B81" w:rsidRPr="00202E35" w:rsidRDefault="00EF6B81" w:rsidP="00EF6B81">
      <w:pPr>
        <w:ind w:left="708"/>
        <w:rPr>
          <w:rFonts w:ascii="Arial" w:hAnsi="Arial" w:cs="Arial"/>
          <w:b/>
          <w:i/>
          <w:sz w:val="22"/>
          <w:szCs w:val="22"/>
          <w:lang w:val="en-US"/>
        </w:rPr>
      </w:pPr>
      <w:proofErr w:type="spellStart"/>
      <w:r w:rsidRPr="00202E35">
        <w:rPr>
          <w:rFonts w:ascii="Arial" w:hAnsi="Arial" w:cs="Arial"/>
          <w:b/>
          <w:i/>
          <w:sz w:val="22"/>
          <w:szCs w:val="22"/>
          <w:lang w:val="en-US"/>
        </w:rPr>
        <w:t>Connettività</w:t>
      </w:r>
      <w:proofErr w:type="spellEnd"/>
      <w:r w:rsidRPr="00202E35">
        <w:rPr>
          <w:rFonts w:ascii="Arial" w:hAnsi="Arial" w:cs="Arial"/>
          <w:b/>
          <w:i/>
          <w:sz w:val="22"/>
          <w:szCs w:val="22"/>
          <w:lang w:val="en-US"/>
        </w:rPr>
        <w:t xml:space="preserve"> Linea </w:t>
      </w:r>
      <w:r>
        <w:rPr>
          <w:rFonts w:ascii="Arial" w:hAnsi="Arial" w:cs="Arial"/>
          <w:b/>
          <w:i/>
          <w:sz w:val="22"/>
          <w:szCs w:val="22"/>
          <w:lang w:val="en-US"/>
        </w:rPr>
        <w:t>A</w:t>
      </w:r>
      <w:r w:rsidRPr="00202E35">
        <w:rPr>
          <w:rFonts w:ascii="Arial" w:hAnsi="Arial" w:cs="Arial"/>
          <w:b/>
          <w:i/>
          <w:sz w:val="22"/>
          <w:szCs w:val="22"/>
          <w:lang w:val="en-US"/>
        </w:rPr>
        <w:t xml:space="preserve">DSL </w:t>
      </w:r>
      <w:r>
        <w:rPr>
          <w:rFonts w:ascii="Arial" w:hAnsi="Arial" w:cs="Arial"/>
          <w:b/>
          <w:i/>
          <w:sz w:val="22"/>
          <w:szCs w:val="22"/>
          <w:lang w:val="en-US"/>
        </w:rPr>
        <w:t>backup</w:t>
      </w:r>
      <w:r w:rsidRPr="00202E35">
        <w:rPr>
          <w:rFonts w:ascii="Arial" w:hAnsi="Arial" w:cs="Arial"/>
          <w:b/>
          <w:i/>
          <w:sz w:val="22"/>
          <w:szCs w:val="22"/>
          <w:lang w:val="en-US"/>
        </w:rPr>
        <w:tab/>
      </w:r>
    </w:p>
    <w:p w:rsidR="00EF6B81" w:rsidRPr="00202E35" w:rsidRDefault="00EF6B81" w:rsidP="00EF6B81">
      <w:pPr>
        <w:ind w:left="708"/>
        <w:rPr>
          <w:rFonts w:ascii="Arial" w:hAnsi="Arial" w:cs="Arial"/>
          <w:b/>
          <w:i/>
          <w:sz w:val="22"/>
          <w:szCs w:val="22"/>
          <w:lang w:val="en-US"/>
        </w:rPr>
      </w:pPr>
    </w:p>
    <w:p w:rsidR="00EF6B81" w:rsidRPr="008323C8" w:rsidRDefault="00EF6B81" w:rsidP="00EF6B81">
      <w:pPr>
        <w:autoSpaceDE w:val="0"/>
        <w:autoSpaceDN w:val="0"/>
        <w:adjustRightInd w:val="0"/>
        <w:snapToGrid w:val="0"/>
        <w:ind w:left="2836"/>
        <w:rPr>
          <w:rFonts w:ascii="Calibri" w:hAnsi="Calibri"/>
          <w:lang w:val="en-GB"/>
        </w:rPr>
      </w:pPr>
      <w:r w:rsidRPr="008323C8">
        <w:rPr>
          <w:rFonts w:ascii="Calibri" w:hAnsi="Calibri"/>
          <w:lang w:val="en-GB"/>
        </w:rPr>
        <w:t>DOWNSTR</w:t>
      </w:r>
      <w:r>
        <w:rPr>
          <w:rFonts w:ascii="Calibri" w:hAnsi="Calibri"/>
          <w:lang w:val="en-GB"/>
        </w:rPr>
        <w:t xml:space="preserve">EAM  </w:t>
      </w:r>
      <w:r w:rsidR="009A5ECC">
        <w:rPr>
          <w:rFonts w:ascii="Calibri" w:hAnsi="Calibri"/>
          <w:lang w:val="en-GB"/>
        </w:rPr>
        <w:t>20</w:t>
      </w:r>
      <w:r w:rsidRPr="008323C8">
        <w:rPr>
          <w:rFonts w:ascii="Calibri" w:hAnsi="Calibri"/>
          <w:lang w:val="en-GB"/>
        </w:rPr>
        <w:t xml:space="preserve"> </w:t>
      </w:r>
      <w:r>
        <w:rPr>
          <w:rFonts w:ascii="Calibri" w:hAnsi="Calibri"/>
          <w:lang w:val="en-GB"/>
        </w:rPr>
        <w:t>M</w:t>
      </w:r>
      <w:r w:rsidRPr="008323C8">
        <w:rPr>
          <w:rFonts w:ascii="Calibri" w:hAnsi="Calibri"/>
          <w:lang w:val="en-GB"/>
        </w:rPr>
        <w:t>b</w:t>
      </w:r>
      <w:r>
        <w:rPr>
          <w:rFonts w:ascii="Calibri" w:hAnsi="Calibri"/>
          <w:lang w:val="en-GB"/>
        </w:rPr>
        <w:t>it</w:t>
      </w:r>
      <w:r w:rsidRPr="008323C8">
        <w:rPr>
          <w:rFonts w:ascii="Calibri" w:hAnsi="Calibri"/>
          <w:lang w:val="en-GB"/>
        </w:rPr>
        <w:t>/s</w:t>
      </w:r>
    </w:p>
    <w:p w:rsidR="00EF6B81" w:rsidRDefault="00EF6B81" w:rsidP="00EF6B81">
      <w:pPr>
        <w:autoSpaceDE w:val="0"/>
        <w:autoSpaceDN w:val="0"/>
        <w:adjustRightInd w:val="0"/>
        <w:snapToGrid w:val="0"/>
        <w:ind w:left="2836"/>
        <w:rPr>
          <w:rFonts w:ascii="Calibri" w:hAnsi="Calibri"/>
        </w:rPr>
      </w:pPr>
      <w:r w:rsidRPr="008D5F47">
        <w:rPr>
          <w:rFonts w:ascii="Calibri" w:hAnsi="Calibri"/>
        </w:rPr>
        <w:t xml:space="preserve">UPSTREAM  1 </w:t>
      </w:r>
      <w:proofErr w:type="spellStart"/>
      <w:r w:rsidRPr="008D5F47">
        <w:rPr>
          <w:rFonts w:ascii="Calibri" w:hAnsi="Calibri"/>
        </w:rPr>
        <w:t>Mbit</w:t>
      </w:r>
      <w:proofErr w:type="spellEnd"/>
      <w:r w:rsidRPr="008D5F47">
        <w:rPr>
          <w:rFonts w:ascii="Calibri" w:hAnsi="Calibri"/>
        </w:rPr>
        <w:t>/s</w:t>
      </w:r>
      <w:r w:rsidRPr="008D5F47">
        <w:rPr>
          <w:rFonts w:ascii="Calibri" w:hAnsi="Calibri"/>
        </w:rPr>
        <w:br/>
      </w:r>
      <w:r w:rsidRPr="00B85F8C">
        <w:rPr>
          <w:rFonts w:ascii="Calibri" w:hAnsi="Calibri"/>
        </w:rPr>
        <w:t xml:space="preserve">Latenza  garantita &lt; 20 </w:t>
      </w:r>
      <w:proofErr w:type="spellStart"/>
      <w:r w:rsidRPr="00B85F8C">
        <w:rPr>
          <w:rFonts w:ascii="Calibri" w:hAnsi="Calibri"/>
        </w:rPr>
        <w:t>ms</w:t>
      </w:r>
      <w:proofErr w:type="spellEnd"/>
    </w:p>
    <w:p w:rsidR="00EF6B81" w:rsidRPr="00B85F8C" w:rsidRDefault="00EF6B81" w:rsidP="00EF6B81">
      <w:pPr>
        <w:autoSpaceDE w:val="0"/>
        <w:autoSpaceDN w:val="0"/>
        <w:adjustRightInd w:val="0"/>
        <w:snapToGrid w:val="0"/>
        <w:ind w:left="2836"/>
        <w:rPr>
          <w:rFonts w:ascii="Calibri" w:hAnsi="Calibri"/>
        </w:rPr>
      </w:pPr>
      <w:r>
        <w:rPr>
          <w:rFonts w:ascii="Calibri" w:hAnsi="Calibri"/>
        </w:rPr>
        <w:t>Qualità e garanz</w:t>
      </w:r>
      <w:r w:rsidR="009A5ECC">
        <w:rPr>
          <w:rFonts w:ascii="Calibri" w:hAnsi="Calibri"/>
        </w:rPr>
        <w:t>ia del servizio a carico di Telecom Italia</w:t>
      </w:r>
    </w:p>
    <w:p w:rsidR="008323C8" w:rsidRDefault="00ED4A38" w:rsidP="008323C8">
      <w:pPr>
        <w:autoSpaceDE w:val="0"/>
        <w:autoSpaceDN w:val="0"/>
        <w:adjustRightInd w:val="0"/>
        <w:snapToGrid w:val="0"/>
        <w:rPr>
          <w:rFonts w:ascii="Calibri" w:hAnsi="Calibri"/>
        </w:rPr>
      </w:pPr>
      <w:r>
        <w:rPr>
          <w:rFonts w:ascii="Calibri" w:hAnsi="Calibri"/>
        </w:rPr>
        <w:br w:type="page"/>
      </w:r>
    </w:p>
    <w:p w:rsidR="00BD1D0E" w:rsidRPr="00C83045" w:rsidDel="009B6177" w:rsidRDefault="002A6341" w:rsidP="00C83045">
      <w:pPr>
        <w:pStyle w:val="Titolo"/>
        <w:rPr>
          <w:del w:id="199" w:author="admin" w:date="2018-01-26T06:21:00Z"/>
          <w:rPrChange w:id="200" w:author="admin" w:date="2018-01-26T07:08:00Z">
            <w:rPr>
              <w:del w:id="201" w:author="admin" w:date="2018-01-26T06:21:00Z"/>
              <w14:shadow w14:blurRad="50800" w14:dist="38100" w14:dir="2700000" w14:sx="100000" w14:sy="100000" w14:kx="0" w14:ky="0" w14:algn="tl">
                <w14:srgbClr w14:val="000000">
                  <w14:alpha w14:val="60000"/>
                </w14:srgbClr>
              </w14:shadow>
            </w:rPr>
          </w:rPrChange>
        </w:rPr>
        <w:pPrChange w:id="202" w:author="admin" w:date="2018-01-26T07:08:00Z">
          <w:pPr>
            <w:pStyle w:val="Citazioneintensa"/>
            <w:ind w:left="360"/>
            <w:jc w:val="both"/>
          </w:pPr>
        </w:pPrChange>
      </w:pPr>
      <w:del w:id="203" w:author="admin" w:date="2018-01-26T06:21:00Z">
        <w:r w:rsidRPr="00C83045" w:rsidDel="009B6177">
          <w:rPr>
            <w:rPrChange w:id="204" w:author="admin" w:date="2018-01-26T07:08:00Z">
              <w:rPr>
                <w14:shadow w14:blurRad="50800" w14:dist="38100" w14:dir="2700000" w14:sx="100000" w14:sy="100000" w14:kx="0" w14:ky="0" w14:algn="tl">
                  <w14:srgbClr w14:val="000000">
                    <w14:alpha w14:val="60000"/>
                  </w14:srgbClr>
                </w14:shadow>
              </w:rPr>
            </w:rPrChange>
          </w:rPr>
          <w:lastRenderedPageBreak/>
          <w:delText>1</w:delText>
        </w:r>
        <w:r w:rsidR="00BD1D0E" w:rsidRPr="00C83045" w:rsidDel="009B6177">
          <w:rPr>
            <w:rPrChange w:id="205" w:author="admin" w:date="2018-01-26T07:08:00Z">
              <w:rPr>
                <w14:shadow w14:blurRad="50800" w14:dist="38100" w14:dir="2700000" w14:sx="100000" w14:sy="100000" w14:kx="0" w14:ky="0" w14:algn="tl">
                  <w14:srgbClr w14:val="000000">
                    <w14:alpha w14:val="60000"/>
                  </w14:srgbClr>
                </w14:shadow>
              </w:rPr>
            </w:rPrChange>
          </w:rPr>
          <w:delText>.</w:delText>
        </w:r>
        <w:r w:rsidRPr="00C83045" w:rsidDel="009B6177">
          <w:rPr>
            <w:rPrChange w:id="206" w:author="admin" w:date="2018-01-26T07:08:00Z">
              <w:rPr>
                <w14:shadow w14:blurRad="50800" w14:dist="38100" w14:dir="2700000" w14:sx="100000" w14:sy="100000" w14:kx="0" w14:ky="0" w14:algn="tl">
                  <w14:srgbClr w14:val="000000">
                    <w14:alpha w14:val="60000"/>
                  </w14:srgbClr>
                </w14:shadow>
              </w:rPr>
            </w:rPrChange>
          </w:rPr>
          <w:delText>5</w:delText>
        </w:r>
        <w:r w:rsidR="00BD1D0E" w:rsidRPr="00C83045" w:rsidDel="009B6177">
          <w:rPr>
            <w:rPrChange w:id="207" w:author="admin" w:date="2018-01-26T07:08:00Z">
              <w:rPr>
                <w14:shadow w14:blurRad="50800" w14:dist="38100" w14:dir="2700000" w14:sx="100000" w14:sy="100000" w14:kx="0" w14:ky="0" w14:algn="tl">
                  <w14:srgbClr w14:val="000000">
                    <w14:alpha w14:val="60000"/>
                  </w14:srgbClr>
                </w14:shadow>
              </w:rPr>
            </w:rPrChange>
          </w:rPr>
          <w:delText xml:space="preserve"> – </w:delText>
        </w:r>
        <w:commentRangeStart w:id="208"/>
        <w:r w:rsidR="00BD1D0E" w:rsidRPr="00C83045" w:rsidDel="009B6177">
          <w:rPr>
            <w:rPrChange w:id="209" w:author="admin" w:date="2018-01-26T07:08:00Z">
              <w:rPr>
                <w14:shadow w14:blurRad="50800" w14:dist="38100" w14:dir="2700000" w14:sx="100000" w14:sy="100000" w14:kx="0" w14:ky="0" w14:algn="tl">
                  <w14:srgbClr w14:val="000000">
                    <w14:alpha w14:val="60000"/>
                  </w14:srgbClr>
                </w14:shadow>
              </w:rPr>
            </w:rPrChange>
          </w:rPr>
          <w:delText>Service Level Agreement</w:delText>
        </w:r>
        <w:commentRangeEnd w:id="208"/>
        <w:r w:rsidR="00A21A27" w:rsidRPr="00C83045" w:rsidDel="009B6177">
          <w:rPr>
            <w:rStyle w:val="Rimandocommento"/>
            <w:sz w:val="32"/>
            <w:szCs w:val="52"/>
            <w:rPrChange w:id="210" w:author="admin" w:date="2018-01-26T07:08:00Z">
              <w:rPr>
                <w:rStyle w:val="Rimandocommento"/>
                <w:b w:val="0"/>
                <w:bCs w:val="0"/>
                <w:i w:val="0"/>
                <w:iCs w:val="0"/>
                <w:color w:val="auto"/>
              </w:rPr>
            </w:rPrChange>
          </w:rPr>
          <w:commentReference w:id="208"/>
        </w:r>
      </w:del>
    </w:p>
    <w:p w:rsidR="00ED4A38" w:rsidRPr="00C83045" w:rsidDel="009B6177" w:rsidRDefault="00ED4A38" w:rsidP="00C83045">
      <w:pPr>
        <w:pStyle w:val="Titolo"/>
        <w:rPr>
          <w:del w:id="211" w:author="admin" w:date="2018-01-26T06:21:00Z"/>
          <w:rPrChange w:id="212" w:author="admin" w:date="2018-01-26T07:08:00Z">
            <w:rPr>
              <w:del w:id="213" w:author="admin" w:date="2018-01-26T06:21:00Z"/>
            </w:rPr>
          </w:rPrChange>
        </w:rPr>
        <w:pPrChange w:id="214" w:author="admin" w:date="2018-01-26T07:08:00Z">
          <w:pPr>
            <w:autoSpaceDE w:val="0"/>
            <w:autoSpaceDN w:val="0"/>
            <w:adjustRightInd w:val="0"/>
            <w:snapToGrid w:val="0"/>
            <w:spacing w:line="360" w:lineRule="auto"/>
            <w:jc w:val="both"/>
          </w:pPr>
        </w:pPrChange>
      </w:pPr>
      <w:del w:id="215" w:author="admin" w:date="2018-01-26T06:21:00Z">
        <w:r w:rsidRPr="00C83045" w:rsidDel="009B6177">
          <w:rPr>
            <w:rPrChange w:id="216" w:author="admin" w:date="2018-01-26T07:08:00Z">
              <w:rPr/>
            </w:rPrChange>
          </w:rPr>
          <w:delText xml:space="preserve">Project farà ogni ragionevole sforzo per garantire la massima disponibilità dell'Infrastruttura e, </w:delText>
        </w:r>
      </w:del>
    </w:p>
    <w:p w:rsidR="00ED4A38" w:rsidRPr="00C83045" w:rsidDel="009B6177" w:rsidRDefault="00ED4A38" w:rsidP="00C83045">
      <w:pPr>
        <w:pStyle w:val="Titolo"/>
        <w:rPr>
          <w:del w:id="217" w:author="admin" w:date="2018-01-26T06:21:00Z"/>
          <w:rPrChange w:id="218" w:author="admin" w:date="2018-01-26T07:08:00Z">
            <w:rPr>
              <w:del w:id="219" w:author="admin" w:date="2018-01-26T06:21:00Z"/>
            </w:rPr>
          </w:rPrChange>
        </w:rPr>
        <w:pPrChange w:id="220" w:author="admin" w:date="2018-01-26T07:08:00Z">
          <w:pPr>
            <w:autoSpaceDE w:val="0"/>
            <w:autoSpaceDN w:val="0"/>
            <w:adjustRightInd w:val="0"/>
            <w:snapToGrid w:val="0"/>
            <w:spacing w:line="360" w:lineRule="auto"/>
            <w:jc w:val="both"/>
          </w:pPr>
        </w:pPrChange>
      </w:pPr>
      <w:del w:id="221" w:author="admin" w:date="2018-01-26T06:21:00Z">
        <w:r w:rsidRPr="00C83045" w:rsidDel="009B6177">
          <w:rPr>
            <w:rPrChange w:id="222" w:author="admin" w:date="2018-01-26T07:08:00Z">
              <w:rPr/>
            </w:rPrChange>
          </w:rPr>
          <w:delText xml:space="preserve">contestualmente, della funzionalità operativa del Data Center attraverso il </w:delText>
        </w:r>
        <w:r w:rsidR="00143C8E" w:rsidRPr="00C83045" w:rsidDel="009B6177">
          <w:rPr>
            <w:rPrChange w:id="223" w:author="admin" w:date="2018-01-26T07:08:00Z">
              <w:rPr/>
            </w:rPrChange>
          </w:rPr>
          <w:delText xml:space="preserve">quale viene erogato il Servizio </w:delText>
        </w:r>
        <w:r w:rsidRPr="00C83045" w:rsidDel="009B6177">
          <w:rPr>
            <w:rPrChange w:id="224" w:author="admin" w:date="2018-01-26T07:08:00Z">
              <w:rPr/>
            </w:rPrChange>
          </w:rPr>
          <w:delText xml:space="preserve">: </w:delText>
        </w:r>
      </w:del>
    </w:p>
    <w:p w:rsidR="00ED4A38" w:rsidRPr="00C83045" w:rsidDel="009B6177" w:rsidRDefault="00ED4A38" w:rsidP="00C83045">
      <w:pPr>
        <w:pStyle w:val="Titolo"/>
        <w:rPr>
          <w:del w:id="225" w:author="admin" w:date="2018-01-26T06:21:00Z"/>
          <w:rPrChange w:id="226" w:author="admin" w:date="2018-01-26T07:08:00Z">
            <w:rPr>
              <w:del w:id="227" w:author="admin" w:date="2018-01-26T06:21:00Z"/>
            </w:rPr>
          </w:rPrChange>
        </w:rPr>
        <w:pPrChange w:id="228" w:author="admin" w:date="2018-01-26T07:08:00Z">
          <w:pPr>
            <w:autoSpaceDE w:val="0"/>
            <w:autoSpaceDN w:val="0"/>
            <w:adjustRightInd w:val="0"/>
            <w:snapToGrid w:val="0"/>
            <w:spacing w:line="360" w:lineRule="auto"/>
            <w:jc w:val="both"/>
          </w:pPr>
        </w:pPrChange>
      </w:pPr>
    </w:p>
    <w:p w:rsidR="00ED4A38" w:rsidRPr="00C83045" w:rsidDel="009B6177" w:rsidRDefault="00ED4A38" w:rsidP="00C83045">
      <w:pPr>
        <w:pStyle w:val="Titolo"/>
        <w:rPr>
          <w:del w:id="229" w:author="admin" w:date="2018-01-26T06:21:00Z"/>
          <w:rPrChange w:id="230" w:author="admin" w:date="2018-01-26T07:08:00Z">
            <w:rPr>
              <w:del w:id="231" w:author="admin" w:date="2018-01-26T06:21:00Z"/>
            </w:rPr>
          </w:rPrChange>
        </w:rPr>
        <w:pPrChange w:id="232" w:author="admin" w:date="2018-01-26T07:08:00Z">
          <w:pPr>
            <w:autoSpaceDE w:val="0"/>
            <w:autoSpaceDN w:val="0"/>
            <w:adjustRightInd w:val="0"/>
            <w:snapToGrid w:val="0"/>
            <w:spacing w:line="360" w:lineRule="auto"/>
            <w:jc w:val="both"/>
          </w:pPr>
        </w:pPrChange>
      </w:pPr>
      <w:del w:id="233" w:author="admin" w:date="2018-01-26T06:21:00Z">
        <w:r w:rsidRPr="00C83045" w:rsidDel="009B6177">
          <w:rPr>
            <w:rPrChange w:id="234" w:author="admin" w:date="2018-01-26T07:08:00Z">
              <w:rPr/>
            </w:rPrChange>
          </w:rPr>
          <w:delText xml:space="preserve">- Uptime del 100% su base annuale per alimentazione elettrica e/o climatizzazione ambientale ; </w:delText>
        </w:r>
      </w:del>
    </w:p>
    <w:p w:rsidR="00ED4A38" w:rsidRPr="00C83045" w:rsidDel="009B6177" w:rsidRDefault="00ED4A38" w:rsidP="00C83045">
      <w:pPr>
        <w:pStyle w:val="Titolo"/>
        <w:rPr>
          <w:del w:id="235" w:author="admin" w:date="2018-01-26T06:21:00Z"/>
          <w:rPrChange w:id="236" w:author="admin" w:date="2018-01-26T07:08:00Z">
            <w:rPr>
              <w:del w:id="237" w:author="admin" w:date="2018-01-26T06:21:00Z"/>
            </w:rPr>
          </w:rPrChange>
        </w:rPr>
        <w:pPrChange w:id="238" w:author="admin" w:date="2018-01-26T07:08:00Z">
          <w:pPr>
            <w:autoSpaceDE w:val="0"/>
            <w:autoSpaceDN w:val="0"/>
            <w:adjustRightInd w:val="0"/>
            <w:snapToGrid w:val="0"/>
            <w:spacing w:line="360" w:lineRule="auto"/>
            <w:jc w:val="both"/>
          </w:pPr>
        </w:pPrChange>
      </w:pPr>
    </w:p>
    <w:p w:rsidR="00ED4A38" w:rsidRPr="00C83045" w:rsidDel="009B6177" w:rsidRDefault="00ED4A38" w:rsidP="00C83045">
      <w:pPr>
        <w:pStyle w:val="Titolo"/>
        <w:rPr>
          <w:del w:id="239" w:author="admin" w:date="2018-01-26T06:21:00Z"/>
          <w:rPrChange w:id="240" w:author="admin" w:date="2018-01-26T07:08:00Z">
            <w:rPr>
              <w:del w:id="241" w:author="admin" w:date="2018-01-26T06:21:00Z"/>
            </w:rPr>
          </w:rPrChange>
        </w:rPr>
        <w:pPrChange w:id="242" w:author="admin" w:date="2018-01-26T07:08:00Z">
          <w:pPr>
            <w:autoSpaceDE w:val="0"/>
            <w:autoSpaceDN w:val="0"/>
            <w:adjustRightInd w:val="0"/>
            <w:snapToGrid w:val="0"/>
            <w:spacing w:line="360" w:lineRule="auto"/>
            <w:jc w:val="both"/>
          </w:pPr>
        </w:pPrChange>
      </w:pPr>
      <w:del w:id="243" w:author="admin" w:date="2018-01-26T06:21:00Z">
        <w:r w:rsidRPr="00C83045" w:rsidDel="009B6177">
          <w:rPr>
            <w:rPrChange w:id="244" w:author="admin" w:date="2018-01-26T07:08:00Z">
              <w:rPr/>
            </w:rPrChange>
          </w:rPr>
          <w:delText>- lo spegnimento della Infrastruttura creata ed allocata dal Cliente causato dalla mancanza generalizzata dell'alimentazione elettrica e/o della climatizzazione ambientale costituisce disservizio per il quale, in base alla sua durata, è dovuto al Cliente, a titolo di indennizzo</w:delText>
        </w:r>
        <w:r w:rsidR="00143C8E" w:rsidRPr="00C83045" w:rsidDel="009B6177">
          <w:rPr>
            <w:rPrChange w:id="245" w:author="admin" w:date="2018-01-26T07:08:00Z">
              <w:rPr/>
            </w:rPrChange>
          </w:rPr>
          <w:delText xml:space="preserve"> il credito determinato ai sensi del </w:delText>
        </w:r>
        <w:commentRangeStart w:id="246"/>
        <w:r w:rsidR="00143C8E" w:rsidRPr="00C83045" w:rsidDel="009B6177">
          <w:rPr>
            <w:rPrChange w:id="247" w:author="admin" w:date="2018-01-26T07:08:00Z">
              <w:rPr/>
            </w:rPrChange>
          </w:rPr>
          <w:delText xml:space="preserve">successivo art. </w:delText>
        </w:r>
      </w:del>
      <w:del w:id="248" w:author="admin" w:date="2018-01-25T17:03:00Z">
        <w:r w:rsidR="00143C8E" w:rsidRPr="00C83045" w:rsidDel="009475EF">
          <w:rPr>
            <w:rPrChange w:id="249" w:author="admin" w:date="2018-01-26T07:08:00Z">
              <w:rPr/>
            </w:rPrChange>
          </w:rPr>
          <w:delText>3.5</w:delText>
        </w:r>
      </w:del>
      <w:del w:id="250" w:author="admin" w:date="2018-01-26T06:21:00Z">
        <w:r w:rsidR="00143C8E" w:rsidRPr="00C83045" w:rsidDel="009B6177">
          <w:rPr>
            <w:rPrChange w:id="251" w:author="admin" w:date="2018-01-26T07:08:00Z">
              <w:rPr/>
            </w:rPrChange>
          </w:rPr>
          <w:delText xml:space="preserve"> del presente SLA.</w:delText>
        </w:r>
        <w:commentRangeEnd w:id="246"/>
        <w:r w:rsidR="00082234" w:rsidRPr="00C83045" w:rsidDel="009B6177">
          <w:rPr>
            <w:rStyle w:val="Rimandocommento"/>
            <w:sz w:val="32"/>
            <w:szCs w:val="52"/>
            <w:rPrChange w:id="252" w:author="admin" w:date="2018-01-26T07:08:00Z">
              <w:rPr>
                <w:rStyle w:val="Rimandocommento"/>
              </w:rPr>
            </w:rPrChange>
          </w:rPr>
          <w:commentReference w:id="246"/>
        </w:r>
      </w:del>
    </w:p>
    <w:p w:rsidR="00ED4A38" w:rsidRPr="00C83045" w:rsidDel="009B6177" w:rsidRDefault="00ED4A38" w:rsidP="00C83045">
      <w:pPr>
        <w:pStyle w:val="Titolo"/>
        <w:rPr>
          <w:del w:id="253" w:author="admin" w:date="2018-01-26T06:21:00Z"/>
          <w:rPrChange w:id="254" w:author="admin" w:date="2018-01-26T07:08:00Z">
            <w:rPr>
              <w:del w:id="255" w:author="admin" w:date="2018-01-26T06:21:00Z"/>
            </w:rPr>
          </w:rPrChange>
        </w:rPr>
        <w:pPrChange w:id="256" w:author="admin" w:date="2018-01-26T07:08:00Z">
          <w:pPr>
            <w:autoSpaceDE w:val="0"/>
            <w:autoSpaceDN w:val="0"/>
            <w:adjustRightInd w:val="0"/>
            <w:snapToGrid w:val="0"/>
            <w:spacing w:line="360" w:lineRule="auto"/>
            <w:jc w:val="both"/>
          </w:pPr>
        </w:pPrChange>
      </w:pPr>
    </w:p>
    <w:p w:rsidR="00ED4A38" w:rsidRPr="00C83045" w:rsidDel="009B6177" w:rsidRDefault="00ED4A38" w:rsidP="00C83045">
      <w:pPr>
        <w:pStyle w:val="Titolo"/>
        <w:rPr>
          <w:del w:id="257" w:author="admin" w:date="2018-01-26T06:21:00Z"/>
          <w:rPrChange w:id="258" w:author="admin" w:date="2018-01-26T07:08:00Z">
            <w:rPr>
              <w:del w:id="259" w:author="admin" w:date="2018-01-26T06:21:00Z"/>
            </w:rPr>
          </w:rPrChange>
        </w:rPr>
        <w:pPrChange w:id="260" w:author="admin" w:date="2018-01-26T07:08:00Z">
          <w:pPr>
            <w:autoSpaceDE w:val="0"/>
            <w:autoSpaceDN w:val="0"/>
            <w:adjustRightInd w:val="0"/>
            <w:snapToGrid w:val="0"/>
            <w:spacing w:line="360" w:lineRule="auto"/>
            <w:jc w:val="both"/>
          </w:pPr>
        </w:pPrChange>
      </w:pPr>
      <w:del w:id="261" w:author="admin" w:date="2018-01-26T06:21:00Z">
        <w:r w:rsidRPr="00C83045" w:rsidDel="009B6177">
          <w:rPr>
            <w:rPrChange w:id="262" w:author="admin" w:date="2018-01-26T07:08:00Z">
              <w:rPr/>
            </w:rPrChange>
          </w:rPr>
          <w:delText xml:space="preserve">- Uptime del 99,95% su base annuale, di accessibilità tramite rete internet alla Infrastruttura. </w:delText>
        </w:r>
      </w:del>
    </w:p>
    <w:p w:rsidR="00ED4A38" w:rsidRPr="00C83045" w:rsidDel="009B6177" w:rsidRDefault="00ED4A38" w:rsidP="00C83045">
      <w:pPr>
        <w:pStyle w:val="Titolo"/>
        <w:rPr>
          <w:del w:id="263" w:author="admin" w:date="2018-01-26T06:21:00Z"/>
          <w:rPrChange w:id="264" w:author="admin" w:date="2018-01-26T07:08:00Z">
            <w:rPr>
              <w:del w:id="265" w:author="admin" w:date="2018-01-26T06:21:00Z"/>
            </w:rPr>
          </w:rPrChange>
        </w:rPr>
        <w:pPrChange w:id="266" w:author="admin" w:date="2018-01-26T07:08:00Z">
          <w:pPr>
            <w:autoSpaceDE w:val="0"/>
            <w:autoSpaceDN w:val="0"/>
            <w:adjustRightInd w:val="0"/>
            <w:snapToGrid w:val="0"/>
            <w:spacing w:line="360" w:lineRule="auto"/>
            <w:jc w:val="both"/>
          </w:pPr>
        </w:pPrChange>
      </w:pPr>
    </w:p>
    <w:p w:rsidR="00143C8E" w:rsidRPr="00C83045" w:rsidDel="009B6177" w:rsidRDefault="00ED4A38" w:rsidP="00C83045">
      <w:pPr>
        <w:pStyle w:val="Titolo"/>
        <w:rPr>
          <w:del w:id="267" w:author="admin" w:date="2018-01-26T06:21:00Z"/>
          <w:rPrChange w:id="268" w:author="admin" w:date="2018-01-26T07:08:00Z">
            <w:rPr>
              <w:del w:id="269" w:author="admin" w:date="2018-01-26T06:21:00Z"/>
            </w:rPr>
          </w:rPrChange>
        </w:rPr>
        <w:pPrChange w:id="270" w:author="admin" w:date="2018-01-26T07:08:00Z">
          <w:pPr>
            <w:autoSpaceDE w:val="0"/>
            <w:autoSpaceDN w:val="0"/>
            <w:adjustRightInd w:val="0"/>
            <w:snapToGrid w:val="0"/>
            <w:spacing w:line="360" w:lineRule="auto"/>
            <w:jc w:val="both"/>
          </w:pPr>
        </w:pPrChange>
      </w:pPr>
      <w:del w:id="271" w:author="admin" w:date="2018-01-26T06:21:00Z">
        <w:r w:rsidRPr="00C83045" w:rsidDel="009B6177">
          <w:rPr>
            <w:rPrChange w:id="272" w:author="admin" w:date="2018-01-26T07:08:00Z">
              <w:rPr/>
            </w:rPrChange>
          </w:rPr>
          <w:delText xml:space="preserve">- la completa inaccessibilità tramite rete internet alla Infrastruttura per un tempo complessivo superiore a quello determinato dal parametro di Uptime garantito da Project costituisce disservizio per il quale, in base alla sua durata, è dovuto al Cliente, a titolo di indennizzo </w:delText>
        </w:r>
        <w:r w:rsidR="00143C8E" w:rsidRPr="00C83045" w:rsidDel="009B6177">
          <w:rPr>
            <w:rPrChange w:id="273" w:author="admin" w:date="2018-01-26T07:08:00Z">
              <w:rPr/>
            </w:rPrChange>
          </w:rPr>
          <w:delText xml:space="preserve">il credito determinato ai sensi </w:delText>
        </w:r>
        <w:commentRangeStart w:id="274"/>
        <w:r w:rsidR="00143C8E" w:rsidRPr="00C83045" w:rsidDel="009B6177">
          <w:rPr>
            <w:rPrChange w:id="275" w:author="admin" w:date="2018-01-26T07:08:00Z">
              <w:rPr/>
            </w:rPrChange>
          </w:rPr>
          <w:delText xml:space="preserve">del successivo art. </w:delText>
        </w:r>
      </w:del>
      <w:del w:id="276" w:author="admin" w:date="2018-01-25T17:03:00Z">
        <w:r w:rsidR="00143C8E" w:rsidRPr="00C83045" w:rsidDel="009475EF">
          <w:rPr>
            <w:rPrChange w:id="277" w:author="admin" w:date="2018-01-26T07:08:00Z">
              <w:rPr/>
            </w:rPrChange>
          </w:rPr>
          <w:delText xml:space="preserve">3.5 </w:delText>
        </w:r>
      </w:del>
      <w:del w:id="278" w:author="admin" w:date="2018-01-26T06:21:00Z">
        <w:r w:rsidR="00143C8E" w:rsidRPr="00C83045" w:rsidDel="009B6177">
          <w:rPr>
            <w:rPrChange w:id="279" w:author="admin" w:date="2018-01-26T07:08:00Z">
              <w:rPr/>
            </w:rPrChange>
          </w:rPr>
          <w:delText>del presente SLA.</w:delText>
        </w:r>
      </w:del>
    </w:p>
    <w:commentRangeEnd w:id="274"/>
    <w:p w:rsidR="008323C8" w:rsidRPr="00C83045" w:rsidDel="009B6177" w:rsidRDefault="00082234" w:rsidP="00C83045">
      <w:pPr>
        <w:pStyle w:val="Titolo"/>
        <w:rPr>
          <w:del w:id="280" w:author="admin" w:date="2018-01-26T06:21:00Z"/>
          <w:rPrChange w:id="281" w:author="admin" w:date="2018-01-26T07:08:00Z">
            <w:rPr>
              <w:del w:id="282" w:author="admin" w:date="2018-01-26T06:21:00Z"/>
            </w:rPr>
          </w:rPrChange>
        </w:rPr>
        <w:pPrChange w:id="283" w:author="admin" w:date="2018-01-26T07:08:00Z">
          <w:pPr>
            <w:autoSpaceDE w:val="0"/>
            <w:autoSpaceDN w:val="0"/>
            <w:adjustRightInd w:val="0"/>
            <w:snapToGrid w:val="0"/>
            <w:spacing w:line="360" w:lineRule="auto"/>
            <w:jc w:val="both"/>
          </w:pPr>
        </w:pPrChange>
      </w:pPr>
      <w:del w:id="284" w:author="admin" w:date="2018-01-26T06:21:00Z">
        <w:r w:rsidRPr="00C83045" w:rsidDel="009B6177">
          <w:rPr>
            <w:rStyle w:val="Rimandocommento"/>
            <w:sz w:val="32"/>
            <w:szCs w:val="52"/>
            <w:rPrChange w:id="285" w:author="admin" w:date="2018-01-26T07:08:00Z">
              <w:rPr>
                <w:rStyle w:val="Rimandocommento"/>
              </w:rPr>
            </w:rPrChange>
          </w:rPr>
          <w:commentReference w:id="274"/>
        </w:r>
      </w:del>
    </w:p>
    <w:p w:rsidR="00ED4A38" w:rsidRPr="00C83045" w:rsidDel="009B6177" w:rsidRDefault="002A6341" w:rsidP="00C83045">
      <w:pPr>
        <w:pStyle w:val="Titolo"/>
        <w:rPr>
          <w:del w:id="286" w:author="admin" w:date="2018-01-26T06:21:00Z"/>
          <w:rPrChange w:id="287" w:author="admin" w:date="2018-01-26T07:08:00Z">
            <w:rPr>
              <w:del w:id="288" w:author="admin" w:date="2018-01-26T06:21:00Z"/>
              <w14:shadow w14:blurRad="50800" w14:dist="38100" w14:dir="2700000" w14:sx="100000" w14:sy="100000" w14:kx="0" w14:ky="0" w14:algn="tl">
                <w14:srgbClr w14:val="000000">
                  <w14:alpha w14:val="60000"/>
                </w14:srgbClr>
              </w14:shadow>
            </w:rPr>
          </w:rPrChange>
        </w:rPr>
        <w:pPrChange w:id="289" w:author="admin" w:date="2018-01-26T07:08:00Z">
          <w:pPr>
            <w:pStyle w:val="Citazioneintensa"/>
            <w:spacing w:line="360" w:lineRule="auto"/>
            <w:ind w:left="360"/>
            <w:jc w:val="both"/>
          </w:pPr>
        </w:pPrChange>
      </w:pPr>
      <w:del w:id="290" w:author="admin" w:date="2018-01-26T06:21:00Z">
        <w:r w:rsidRPr="00C83045" w:rsidDel="009B6177">
          <w:rPr>
            <w:rPrChange w:id="291" w:author="admin" w:date="2018-01-26T07:08:00Z">
              <w:rPr>
                <w14:shadow w14:blurRad="50800" w14:dist="38100" w14:dir="2700000" w14:sx="100000" w14:sy="100000" w14:kx="0" w14:ky="0" w14:algn="tl">
                  <w14:srgbClr w14:val="000000">
                    <w14:alpha w14:val="60000"/>
                  </w14:srgbClr>
                </w14:shadow>
              </w:rPr>
            </w:rPrChange>
          </w:rPr>
          <w:delText>1</w:delText>
        </w:r>
        <w:r w:rsidR="00ED4A38" w:rsidRPr="00C83045" w:rsidDel="009B6177">
          <w:rPr>
            <w:rPrChange w:id="292" w:author="admin" w:date="2018-01-26T07:08:00Z">
              <w:rPr>
                <w14:shadow w14:blurRad="50800" w14:dist="38100" w14:dir="2700000" w14:sx="100000" w14:sy="100000" w14:kx="0" w14:ky="0" w14:algn="tl">
                  <w14:srgbClr w14:val="000000">
                    <w14:alpha w14:val="60000"/>
                  </w14:srgbClr>
                </w14:shadow>
              </w:rPr>
            </w:rPrChange>
          </w:rPr>
          <w:delText>.</w:delText>
        </w:r>
        <w:r w:rsidRPr="00C83045" w:rsidDel="009B6177">
          <w:rPr>
            <w:rPrChange w:id="293" w:author="admin" w:date="2018-01-26T07:08:00Z">
              <w:rPr>
                <w14:shadow w14:blurRad="50800" w14:dist="38100" w14:dir="2700000" w14:sx="100000" w14:sy="100000" w14:kx="0" w14:ky="0" w14:algn="tl">
                  <w14:srgbClr w14:val="000000">
                    <w14:alpha w14:val="60000"/>
                  </w14:srgbClr>
                </w14:shadow>
              </w:rPr>
            </w:rPrChange>
          </w:rPr>
          <w:delText>6</w:delText>
        </w:r>
        <w:r w:rsidR="00ED4A38" w:rsidRPr="00C83045" w:rsidDel="009B6177">
          <w:rPr>
            <w:rPrChange w:id="294" w:author="admin" w:date="2018-01-26T07:08:00Z">
              <w:rPr>
                <w14:shadow w14:blurRad="50800" w14:dist="38100" w14:dir="2700000" w14:sx="100000" w14:sy="100000" w14:kx="0" w14:ky="0" w14:algn="tl">
                  <w14:srgbClr w14:val="000000">
                    <w14:alpha w14:val="60000"/>
                  </w14:srgbClr>
                </w14:shadow>
              </w:rPr>
            </w:rPrChange>
          </w:rPr>
          <w:delText xml:space="preserve"> – Manutenzione Programmata</w:delText>
        </w:r>
      </w:del>
    </w:p>
    <w:p w:rsidR="00ED4A38" w:rsidRPr="00C83045" w:rsidDel="009B6177" w:rsidRDefault="00ED4A38" w:rsidP="00C83045">
      <w:pPr>
        <w:pStyle w:val="Titolo"/>
        <w:rPr>
          <w:del w:id="295" w:author="admin" w:date="2018-01-26T06:21:00Z"/>
          <w:rPrChange w:id="296" w:author="admin" w:date="2018-01-26T07:08:00Z">
            <w:rPr>
              <w:del w:id="297" w:author="admin" w:date="2018-01-26T06:21:00Z"/>
            </w:rPr>
          </w:rPrChange>
        </w:rPr>
        <w:pPrChange w:id="298" w:author="admin" w:date="2018-01-26T07:08:00Z">
          <w:pPr>
            <w:autoSpaceDE w:val="0"/>
            <w:autoSpaceDN w:val="0"/>
            <w:adjustRightInd w:val="0"/>
            <w:snapToGrid w:val="0"/>
            <w:spacing w:line="360" w:lineRule="auto"/>
            <w:jc w:val="both"/>
          </w:pPr>
        </w:pPrChange>
      </w:pPr>
      <w:del w:id="299" w:author="admin" w:date="2018-01-26T06:21:00Z">
        <w:r w:rsidRPr="00C83045" w:rsidDel="009B6177">
          <w:rPr>
            <w:rPrChange w:id="300" w:author="admin" w:date="2018-01-26T07:08:00Z">
              <w:rPr/>
            </w:rPrChange>
          </w:rPr>
          <w:delText xml:space="preserve">Il tempo di manutenzione programmata non viene conteggiato ai fini del calcolo degli Uptime. La </w:delText>
        </w:r>
      </w:del>
    </w:p>
    <w:p w:rsidR="00ED4A38" w:rsidRPr="00C83045" w:rsidDel="009B6177" w:rsidRDefault="00ED4A38" w:rsidP="00C83045">
      <w:pPr>
        <w:pStyle w:val="Titolo"/>
        <w:rPr>
          <w:del w:id="301" w:author="admin" w:date="2018-01-26T06:21:00Z"/>
          <w:rPrChange w:id="302" w:author="admin" w:date="2018-01-26T07:08:00Z">
            <w:rPr>
              <w:del w:id="303" w:author="admin" w:date="2018-01-26T06:21:00Z"/>
            </w:rPr>
          </w:rPrChange>
        </w:rPr>
        <w:pPrChange w:id="304" w:author="admin" w:date="2018-01-26T07:08:00Z">
          <w:pPr>
            <w:autoSpaceDE w:val="0"/>
            <w:autoSpaceDN w:val="0"/>
            <w:adjustRightInd w:val="0"/>
            <w:snapToGrid w:val="0"/>
            <w:spacing w:line="360" w:lineRule="auto"/>
            <w:jc w:val="both"/>
          </w:pPr>
        </w:pPrChange>
      </w:pPr>
      <w:del w:id="305" w:author="admin" w:date="2018-01-26T06:21:00Z">
        <w:r w:rsidRPr="00C83045" w:rsidDel="009B6177">
          <w:rPr>
            <w:rPrChange w:id="306" w:author="admin" w:date="2018-01-26T07:08:00Z">
              <w:rPr/>
            </w:rPrChange>
          </w:rPr>
          <w:delText xml:space="preserve">manutenzione programmata riguarda le attività svolte regolarmente da </w:delText>
        </w:r>
        <w:r w:rsidR="005A4245" w:rsidRPr="00C83045" w:rsidDel="009B6177">
          <w:rPr>
            <w:rPrChange w:id="307" w:author="admin" w:date="2018-01-26T07:08:00Z">
              <w:rPr/>
            </w:rPrChange>
          </w:rPr>
          <w:delText>Project</w:delText>
        </w:r>
        <w:r w:rsidRPr="00C83045" w:rsidDel="009B6177">
          <w:rPr>
            <w:rPrChange w:id="308" w:author="admin" w:date="2018-01-26T07:08:00Z">
              <w:rPr/>
            </w:rPrChange>
          </w:rPr>
          <w:delText xml:space="preserve"> per mantenere la funzionalità delle risorse del Data Center attraverso il quale viene erogato il Servizio; essa è ordinaria e straordinaria. </w:delText>
        </w:r>
      </w:del>
    </w:p>
    <w:p w:rsidR="00ED4A38" w:rsidRPr="00C83045" w:rsidDel="009B6177" w:rsidRDefault="00ED4A38" w:rsidP="00C83045">
      <w:pPr>
        <w:pStyle w:val="Titolo"/>
        <w:rPr>
          <w:del w:id="309" w:author="admin" w:date="2018-01-26T06:21:00Z"/>
          <w:rPrChange w:id="310" w:author="admin" w:date="2018-01-26T07:08:00Z">
            <w:rPr>
              <w:del w:id="311" w:author="admin" w:date="2018-01-26T06:21:00Z"/>
            </w:rPr>
          </w:rPrChange>
        </w:rPr>
        <w:pPrChange w:id="312" w:author="admin" w:date="2018-01-26T07:08:00Z">
          <w:pPr>
            <w:autoSpaceDE w:val="0"/>
            <w:autoSpaceDN w:val="0"/>
            <w:adjustRightInd w:val="0"/>
            <w:snapToGrid w:val="0"/>
            <w:spacing w:line="360" w:lineRule="auto"/>
            <w:jc w:val="both"/>
          </w:pPr>
        </w:pPrChange>
      </w:pPr>
    </w:p>
    <w:p w:rsidR="00ED4A38" w:rsidRPr="00C83045" w:rsidDel="009B6177" w:rsidRDefault="00ED4A38" w:rsidP="00C83045">
      <w:pPr>
        <w:pStyle w:val="Titolo"/>
        <w:rPr>
          <w:del w:id="313" w:author="admin" w:date="2018-01-26T06:21:00Z"/>
          <w:rPrChange w:id="314" w:author="admin" w:date="2018-01-26T07:08:00Z">
            <w:rPr>
              <w:del w:id="315" w:author="admin" w:date="2018-01-26T06:21:00Z"/>
            </w:rPr>
          </w:rPrChange>
        </w:rPr>
        <w:pPrChange w:id="316" w:author="admin" w:date="2018-01-26T07:08:00Z">
          <w:pPr>
            <w:autoSpaceDE w:val="0"/>
            <w:autoSpaceDN w:val="0"/>
            <w:adjustRightInd w:val="0"/>
            <w:snapToGrid w:val="0"/>
            <w:spacing w:line="360" w:lineRule="auto"/>
            <w:jc w:val="both"/>
          </w:pPr>
        </w:pPrChange>
      </w:pPr>
      <w:del w:id="317" w:author="admin" w:date="2018-01-26T06:21:00Z">
        <w:r w:rsidRPr="00C83045" w:rsidDel="009B6177">
          <w:rPr>
            <w:rPrChange w:id="318" w:author="admin" w:date="2018-01-26T07:08:00Z">
              <w:rPr/>
            </w:rPrChange>
          </w:rPr>
          <w:delText xml:space="preserve">L’esecuzione degli interventi di manutenzione sarà comunicata da Project al Cliente con un preavviso minimo di 48 ore via e-mail all’indirizzo indicato in fase di ordine e/o altro mezzo idoneo. </w:delText>
        </w:r>
      </w:del>
    </w:p>
    <w:p w:rsidR="00ED4A38" w:rsidRPr="00C83045" w:rsidDel="009B6177" w:rsidRDefault="00ED4A38" w:rsidP="00C83045">
      <w:pPr>
        <w:pStyle w:val="Titolo"/>
        <w:rPr>
          <w:del w:id="319" w:author="admin" w:date="2018-01-26T06:21:00Z"/>
          <w:rPrChange w:id="320" w:author="admin" w:date="2018-01-26T07:08:00Z">
            <w:rPr>
              <w:del w:id="321" w:author="admin" w:date="2018-01-26T06:21:00Z"/>
            </w:rPr>
          </w:rPrChange>
        </w:rPr>
        <w:pPrChange w:id="322" w:author="admin" w:date="2018-01-26T07:08:00Z">
          <w:pPr>
            <w:autoSpaceDE w:val="0"/>
            <w:autoSpaceDN w:val="0"/>
            <w:adjustRightInd w:val="0"/>
            <w:snapToGrid w:val="0"/>
            <w:spacing w:line="360" w:lineRule="auto"/>
            <w:jc w:val="both"/>
          </w:pPr>
        </w:pPrChange>
      </w:pPr>
    </w:p>
    <w:p w:rsidR="00ED4A38" w:rsidRPr="00C83045" w:rsidDel="009B6177" w:rsidRDefault="00ED4A38" w:rsidP="00C83045">
      <w:pPr>
        <w:pStyle w:val="Titolo"/>
        <w:rPr>
          <w:del w:id="323" w:author="admin" w:date="2018-01-26T06:21:00Z"/>
          <w:rPrChange w:id="324" w:author="admin" w:date="2018-01-26T07:08:00Z">
            <w:rPr>
              <w:del w:id="325" w:author="admin" w:date="2018-01-26T06:21:00Z"/>
            </w:rPr>
          </w:rPrChange>
        </w:rPr>
        <w:pPrChange w:id="326" w:author="admin" w:date="2018-01-26T07:08:00Z">
          <w:pPr>
            <w:autoSpaceDE w:val="0"/>
            <w:autoSpaceDN w:val="0"/>
            <w:adjustRightInd w:val="0"/>
            <w:snapToGrid w:val="0"/>
            <w:spacing w:line="360" w:lineRule="auto"/>
            <w:jc w:val="both"/>
          </w:pPr>
        </w:pPrChange>
      </w:pPr>
      <w:del w:id="327" w:author="admin" w:date="2018-01-26T06:21:00Z">
        <w:r w:rsidRPr="00C83045" w:rsidDel="009B6177">
          <w:rPr>
            <w:rPrChange w:id="328" w:author="admin" w:date="2018-01-26T07:08:00Z">
              <w:rPr/>
            </w:rPrChange>
          </w:rPr>
          <w:delText>Project si impegna a compiere ogni ragionevole sforzo per eseguire le attività di manutenzione programmata in orari di minimo impatto per l'Infrastruttura del Cliente.</w:delText>
        </w:r>
      </w:del>
    </w:p>
    <w:p w:rsidR="00202E35" w:rsidRPr="00C83045" w:rsidDel="009B6177" w:rsidRDefault="00202E35" w:rsidP="00C83045">
      <w:pPr>
        <w:pStyle w:val="Titolo"/>
        <w:rPr>
          <w:del w:id="329" w:author="admin" w:date="2018-01-26T06:21:00Z"/>
          <w:rPrChange w:id="330" w:author="admin" w:date="2018-01-26T07:08:00Z">
            <w:rPr>
              <w:del w:id="331" w:author="admin" w:date="2018-01-26T06:21:00Z"/>
            </w:rPr>
          </w:rPrChange>
        </w:rPr>
        <w:pPrChange w:id="332" w:author="admin" w:date="2018-01-26T07:08:00Z">
          <w:pPr>
            <w:autoSpaceDE w:val="0"/>
            <w:autoSpaceDN w:val="0"/>
            <w:adjustRightInd w:val="0"/>
            <w:snapToGrid w:val="0"/>
            <w:spacing w:line="360" w:lineRule="auto"/>
          </w:pPr>
        </w:pPrChange>
      </w:pPr>
      <w:del w:id="333" w:author="admin" w:date="2018-01-26T06:21:00Z">
        <w:r w:rsidRPr="00C83045" w:rsidDel="009B6177">
          <w:rPr>
            <w:rPrChange w:id="334" w:author="admin" w:date="2018-01-26T07:08:00Z">
              <w:rPr/>
            </w:rPrChange>
          </w:rPr>
          <w:br w:type="page"/>
        </w:r>
      </w:del>
    </w:p>
    <w:p w:rsidR="00202E35" w:rsidRPr="00C83045" w:rsidDel="009B6177" w:rsidRDefault="006628B2" w:rsidP="00C83045">
      <w:pPr>
        <w:pStyle w:val="Titolo"/>
        <w:rPr>
          <w:del w:id="335" w:author="admin" w:date="2018-01-26T06:21:00Z"/>
          <w:rPrChange w:id="336" w:author="admin" w:date="2018-01-26T07:08:00Z">
            <w:rPr>
              <w:del w:id="337" w:author="admin" w:date="2018-01-26T06:21:00Z"/>
              <w14:shadow w14:blurRad="50800" w14:dist="38100" w14:dir="2700000" w14:sx="100000" w14:sy="100000" w14:kx="0" w14:ky="0" w14:algn="tl">
                <w14:srgbClr w14:val="000000">
                  <w14:alpha w14:val="60000"/>
                </w14:srgbClr>
              </w14:shadow>
            </w:rPr>
          </w:rPrChange>
        </w:rPr>
        <w:pPrChange w:id="338" w:author="admin" w:date="2018-01-26T07:08:00Z">
          <w:pPr>
            <w:pStyle w:val="Citazioneintensa"/>
            <w:spacing w:line="360" w:lineRule="auto"/>
            <w:ind w:left="360"/>
            <w:jc w:val="both"/>
          </w:pPr>
        </w:pPrChange>
      </w:pPr>
      <w:del w:id="339" w:author="admin" w:date="2018-01-26T06:21:00Z">
        <w:r w:rsidRPr="00C83045" w:rsidDel="009B6177">
          <w:rPr>
            <w:rPrChange w:id="340" w:author="admin" w:date="2018-01-26T07:08:00Z">
              <w:rPr>
                <w14:shadow w14:blurRad="50800" w14:dist="38100" w14:dir="2700000" w14:sx="100000" w14:sy="100000" w14:kx="0" w14:ky="0" w14:algn="tl">
                  <w14:srgbClr w14:val="000000">
                    <w14:alpha w14:val="60000"/>
                  </w14:srgbClr>
                </w14:shadow>
              </w:rPr>
            </w:rPrChange>
          </w:rPr>
          <w:delText>1</w:delText>
        </w:r>
        <w:r w:rsidR="00202E35" w:rsidRPr="00C83045" w:rsidDel="009B6177">
          <w:rPr>
            <w:rPrChange w:id="341" w:author="admin" w:date="2018-01-26T07:08:00Z">
              <w:rPr>
                <w14:shadow w14:blurRad="50800" w14:dist="38100" w14:dir="2700000" w14:sx="100000" w14:sy="100000" w14:kx="0" w14:ky="0" w14:algn="tl">
                  <w14:srgbClr w14:val="000000">
                    <w14:alpha w14:val="60000"/>
                  </w14:srgbClr>
                </w14:shadow>
              </w:rPr>
            </w:rPrChange>
          </w:rPr>
          <w:delText>.</w:delText>
        </w:r>
        <w:r w:rsidRPr="00C83045" w:rsidDel="009B6177">
          <w:rPr>
            <w:rPrChange w:id="342" w:author="admin" w:date="2018-01-26T07:08:00Z">
              <w:rPr>
                <w14:shadow w14:blurRad="50800" w14:dist="38100" w14:dir="2700000" w14:sx="100000" w14:sy="100000" w14:kx="0" w14:ky="0" w14:algn="tl">
                  <w14:srgbClr w14:val="000000">
                    <w14:alpha w14:val="60000"/>
                  </w14:srgbClr>
                </w14:shadow>
              </w:rPr>
            </w:rPrChange>
          </w:rPr>
          <w:delText>7</w:delText>
        </w:r>
        <w:r w:rsidR="00202E35" w:rsidRPr="00C83045" w:rsidDel="009B6177">
          <w:rPr>
            <w:rPrChange w:id="343" w:author="admin" w:date="2018-01-26T07:08:00Z">
              <w:rPr>
                <w14:shadow w14:blurRad="50800" w14:dist="38100" w14:dir="2700000" w14:sx="100000" w14:sy="100000" w14:kx="0" w14:ky="0" w14:algn="tl">
                  <w14:srgbClr w14:val="000000">
                    <w14:alpha w14:val="60000"/>
                  </w14:srgbClr>
                </w14:shadow>
              </w:rPr>
            </w:rPrChange>
          </w:rPr>
          <w:delText xml:space="preserve"> – Indennizzi</w:delText>
        </w:r>
      </w:del>
    </w:p>
    <w:p w:rsidR="00202E35" w:rsidRPr="00C83045" w:rsidDel="009B6177" w:rsidRDefault="00202E35" w:rsidP="00C83045">
      <w:pPr>
        <w:pStyle w:val="Titolo"/>
        <w:rPr>
          <w:del w:id="344" w:author="admin" w:date="2018-01-26T06:21:00Z"/>
          <w:rPrChange w:id="345" w:author="admin" w:date="2018-01-26T07:08:00Z">
            <w:rPr>
              <w:del w:id="346" w:author="admin" w:date="2018-01-26T06:21:00Z"/>
            </w:rPr>
          </w:rPrChange>
        </w:rPr>
        <w:pPrChange w:id="347" w:author="admin" w:date="2018-01-26T07:08:00Z">
          <w:pPr>
            <w:autoSpaceDE w:val="0"/>
            <w:autoSpaceDN w:val="0"/>
            <w:adjustRightInd w:val="0"/>
            <w:snapToGrid w:val="0"/>
            <w:spacing w:line="360" w:lineRule="auto"/>
            <w:ind w:firstLine="360"/>
            <w:jc w:val="both"/>
          </w:pPr>
        </w:pPrChange>
      </w:pPr>
      <w:del w:id="348" w:author="admin" w:date="2018-01-26T06:21:00Z">
        <w:r w:rsidRPr="00C83045" w:rsidDel="009B6177">
          <w:rPr>
            <w:rPrChange w:id="349" w:author="admin" w:date="2018-01-26T07:08:00Z">
              <w:rPr/>
            </w:rPrChange>
          </w:rPr>
          <w:delText xml:space="preserve">Ai sensi del presente SLA Project riconosce al cliente, a titolo di indennizzo, la proroga della durata del Contratto di 1 (uno) giorno per ogni </w:delText>
        </w:r>
        <w:r w:rsidR="00EC37F8" w:rsidRPr="00C83045" w:rsidDel="009B6177">
          <w:rPr>
            <w:rPrChange w:id="350" w:author="admin" w:date="2018-01-26T07:08:00Z">
              <w:rPr/>
            </w:rPrChange>
          </w:rPr>
          <w:delText>giorno</w:delText>
        </w:r>
        <w:r w:rsidRPr="00C83045" w:rsidDel="009B6177">
          <w:rPr>
            <w:rPrChange w:id="351" w:author="admin" w:date="2018-01-26T07:08:00Z">
              <w:rPr/>
            </w:rPrChange>
          </w:rPr>
          <w:delText xml:space="preserve"> di disservizio oltre i limiti previsti dal presente SLA, fino ad un massimo di trenta giorni. </w:delText>
        </w:r>
      </w:del>
    </w:p>
    <w:p w:rsidR="00202E35" w:rsidRPr="00C83045" w:rsidDel="009B6177" w:rsidRDefault="00202E35" w:rsidP="00C83045">
      <w:pPr>
        <w:pStyle w:val="Titolo"/>
        <w:rPr>
          <w:del w:id="352" w:author="admin" w:date="2018-01-26T06:21:00Z"/>
          <w:rPrChange w:id="353" w:author="admin" w:date="2018-01-26T07:08:00Z">
            <w:rPr>
              <w:del w:id="354" w:author="admin" w:date="2018-01-26T06:21:00Z"/>
            </w:rPr>
          </w:rPrChange>
        </w:rPr>
        <w:pPrChange w:id="355" w:author="admin" w:date="2018-01-26T07:08:00Z">
          <w:pPr>
            <w:autoSpaceDE w:val="0"/>
            <w:autoSpaceDN w:val="0"/>
            <w:adjustRightInd w:val="0"/>
            <w:snapToGrid w:val="0"/>
            <w:spacing w:line="360" w:lineRule="auto"/>
            <w:jc w:val="both"/>
          </w:pPr>
        </w:pPrChange>
      </w:pPr>
    </w:p>
    <w:p w:rsidR="00202E35" w:rsidRPr="00C83045" w:rsidDel="009B6177" w:rsidRDefault="00202E35" w:rsidP="00C83045">
      <w:pPr>
        <w:pStyle w:val="Titolo"/>
        <w:rPr>
          <w:del w:id="356" w:author="admin" w:date="2018-01-26T06:21:00Z"/>
          <w:rPrChange w:id="357" w:author="admin" w:date="2018-01-26T07:08:00Z">
            <w:rPr>
              <w:del w:id="358" w:author="admin" w:date="2018-01-26T06:21:00Z"/>
            </w:rPr>
          </w:rPrChange>
        </w:rPr>
        <w:pPrChange w:id="359" w:author="admin" w:date="2018-01-26T07:08:00Z">
          <w:pPr>
            <w:autoSpaceDE w:val="0"/>
            <w:autoSpaceDN w:val="0"/>
            <w:adjustRightInd w:val="0"/>
            <w:snapToGrid w:val="0"/>
            <w:spacing w:line="360" w:lineRule="auto"/>
            <w:jc w:val="both"/>
          </w:pPr>
        </w:pPrChange>
      </w:pPr>
      <w:del w:id="360" w:author="admin" w:date="2018-01-26T06:21:00Z">
        <w:r w:rsidRPr="00C83045" w:rsidDel="009B6177">
          <w:rPr>
            <w:rPrChange w:id="361" w:author="admin" w:date="2018-01-26T07:08:00Z">
              <w:rPr/>
            </w:rPrChange>
          </w:rPr>
          <w:delText xml:space="preserve">Per farsi riconoscere il/i indennizzo/i il Cliente deve rivolgere richiesta al Servizio di Assistenza </w:delText>
        </w:r>
      </w:del>
    </w:p>
    <w:p w:rsidR="00ED4A38" w:rsidRPr="00C83045" w:rsidDel="009B6177" w:rsidRDefault="00202E35" w:rsidP="00C83045">
      <w:pPr>
        <w:pStyle w:val="Titolo"/>
        <w:rPr>
          <w:del w:id="362" w:author="admin" w:date="2018-01-26T06:21:00Z"/>
          <w:rPrChange w:id="363" w:author="admin" w:date="2018-01-26T07:08:00Z">
            <w:rPr>
              <w:del w:id="364" w:author="admin" w:date="2018-01-26T06:21:00Z"/>
            </w:rPr>
          </w:rPrChange>
        </w:rPr>
        <w:pPrChange w:id="365" w:author="admin" w:date="2018-01-26T07:08:00Z">
          <w:pPr>
            <w:autoSpaceDE w:val="0"/>
            <w:autoSpaceDN w:val="0"/>
            <w:adjustRightInd w:val="0"/>
            <w:snapToGrid w:val="0"/>
            <w:spacing w:line="360" w:lineRule="auto"/>
            <w:jc w:val="both"/>
          </w:pPr>
        </w:pPrChange>
      </w:pPr>
      <w:del w:id="366" w:author="admin" w:date="2018-01-26T06:21:00Z">
        <w:r w:rsidRPr="00C83045" w:rsidDel="009B6177">
          <w:rPr>
            <w:rPrChange w:id="367" w:author="admin" w:date="2018-01-26T07:08:00Z">
              <w:rPr/>
            </w:rPrChange>
          </w:rPr>
          <w:delText xml:space="preserve">Project entro 10 (dieci) giorni dalla fine del Disservizio. Gli indennizzi riconosciuti da Project saranno gestiti prorogando la durata del Contratto di tanti giorni quanti ne sono maturati a titolo di indennizzo. </w:delText>
        </w:r>
      </w:del>
    </w:p>
    <w:p w:rsidR="00202E35" w:rsidRPr="00C83045" w:rsidDel="009B6177" w:rsidRDefault="00202E35" w:rsidP="00C83045">
      <w:pPr>
        <w:pStyle w:val="Titolo"/>
        <w:rPr>
          <w:del w:id="368" w:author="admin" w:date="2018-01-26T06:21:00Z"/>
          <w:rPrChange w:id="369" w:author="admin" w:date="2018-01-26T07:08:00Z">
            <w:rPr>
              <w:del w:id="370" w:author="admin" w:date="2018-01-26T06:21:00Z"/>
            </w:rPr>
          </w:rPrChange>
        </w:rPr>
        <w:pPrChange w:id="371" w:author="admin" w:date="2018-01-26T07:08:00Z">
          <w:pPr>
            <w:autoSpaceDE w:val="0"/>
            <w:autoSpaceDN w:val="0"/>
            <w:adjustRightInd w:val="0"/>
            <w:snapToGrid w:val="0"/>
            <w:spacing w:line="360" w:lineRule="auto"/>
          </w:pPr>
        </w:pPrChange>
      </w:pPr>
    </w:p>
    <w:p w:rsidR="00ED4A38" w:rsidRPr="00C83045" w:rsidDel="009B6177" w:rsidRDefault="006628B2" w:rsidP="00C83045">
      <w:pPr>
        <w:pStyle w:val="Titolo"/>
        <w:rPr>
          <w:del w:id="372" w:author="admin" w:date="2018-01-26T06:21:00Z"/>
          <w:rPrChange w:id="373" w:author="admin" w:date="2018-01-26T07:08:00Z">
            <w:rPr>
              <w:del w:id="374" w:author="admin" w:date="2018-01-26T06:21:00Z"/>
              <w14:shadow w14:blurRad="50800" w14:dist="38100" w14:dir="2700000" w14:sx="100000" w14:sy="100000" w14:kx="0" w14:ky="0" w14:algn="tl">
                <w14:srgbClr w14:val="000000">
                  <w14:alpha w14:val="60000"/>
                </w14:srgbClr>
              </w14:shadow>
            </w:rPr>
          </w:rPrChange>
        </w:rPr>
        <w:pPrChange w:id="375" w:author="admin" w:date="2018-01-26T07:08:00Z">
          <w:pPr>
            <w:pStyle w:val="Citazioneintensa"/>
            <w:spacing w:line="360" w:lineRule="auto"/>
            <w:ind w:left="360"/>
            <w:jc w:val="both"/>
          </w:pPr>
        </w:pPrChange>
      </w:pPr>
      <w:del w:id="376" w:author="admin" w:date="2018-01-26T06:21:00Z">
        <w:r w:rsidRPr="00C83045" w:rsidDel="009B6177">
          <w:rPr>
            <w:rPrChange w:id="377" w:author="admin" w:date="2018-01-26T07:08:00Z">
              <w:rPr>
                <w14:shadow w14:blurRad="50800" w14:dist="38100" w14:dir="2700000" w14:sx="100000" w14:sy="100000" w14:kx="0" w14:ky="0" w14:algn="tl">
                  <w14:srgbClr w14:val="000000">
                    <w14:alpha w14:val="60000"/>
                  </w14:srgbClr>
                </w14:shadow>
              </w:rPr>
            </w:rPrChange>
          </w:rPr>
          <w:delText>1</w:delText>
        </w:r>
        <w:r w:rsidR="00ED4A38" w:rsidRPr="00C83045" w:rsidDel="009B6177">
          <w:rPr>
            <w:rPrChange w:id="378" w:author="admin" w:date="2018-01-26T07:08:00Z">
              <w:rPr>
                <w14:shadow w14:blurRad="50800" w14:dist="38100" w14:dir="2700000" w14:sx="100000" w14:sy="100000" w14:kx="0" w14:ky="0" w14:algn="tl">
                  <w14:srgbClr w14:val="000000">
                    <w14:alpha w14:val="60000"/>
                  </w14:srgbClr>
                </w14:shadow>
              </w:rPr>
            </w:rPrChange>
          </w:rPr>
          <w:delText>.</w:delText>
        </w:r>
        <w:r w:rsidRPr="00C83045" w:rsidDel="009B6177">
          <w:rPr>
            <w:rPrChange w:id="379" w:author="admin" w:date="2018-01-26T07:08:00Z">
              <w:rPr>
                <w14:shadow w14:blurRad="50800" w14:dist="38100" w14:dir="2700000" w14:sx="100000" w14:sy="100000" w14:kx="0" w14:ky="0" w14:algn="tl">
                  <w14:srgbClr w14:val="000000">
                    <w14:alpha w14:val="60000"/>
                  </w14:srgbClr>
                </w14:shadow>
              </w:rPr>
            </w:rPrChange>
          </w:rPr>
          <w:delText>8</w:delText>
        </w:r>
        <w:r w:rsidR="00ED4A38" w:rsidRPr="00C83045" w:rsidDel="009B6177">
          <w:rPr>
            <w:rPrChange w:id="380" w:author="admin" w:date="2018-01-26T07:08:00Z">
              <w:rPr>
                <w14:shadow w14:blurRad="50800" w14:dist="38100" w14:dir="2700000" w14:sx="100000" w14:sy="100000" w14:kx="0" w14:ky="0" w14:algn="tl">
                  <w14:srgbClr w14:val="000000">
                    <w14:alpha w14:val="60000"/>
                  </w14:srgbClr>
                </w14:shadow>
              </w:rPr>
            </w:rPrChange>
          </w:rPr>
          <w:delText xml:space="preserve"> – </w:delText>
        </w:r>
        <w:r w:rsidR="005A4245" w:rsidRPr="00C83045" w:rsidDel="009B6177">
          <w:rPr>
            <w:rPrChange w:id="381" w:author="admin" w:date="2018-01-26T07:08:00Z">
              <w:rPr>
                <w14:shadow w14:blurRad="50800" w14:dist="38100" w14:dir="2700000" w14:sx="100000" w14:sy="100000" w14:kx="0" w14:ky="0" w14:algn="tl">
                  <w14:srgbClr w14:val="000000">
                    <w14:alpha w14:val="60000"/>
                  </w14:srgbClr>
                </w14:shadow>
              </w:rPr>
            </w:rPrChange>
          </w:rPr>
          <w:delText xml:space="preserve">Limiti di applicabilità </w:delText>
        </w:r>
        <w:commentRangeStart w:id="382"/>
        <w:r w:rsidR="005A4245" w:rsidRPr="00C83045" w:rsidDel="009B6177">
          <w:rPr>
            <w:rPrChange w:id="383" w:author="admin" w:date="2018-01-26T07:08:00Z">
              <w:rPr>
                <w14:shadow w14:blurRad="50800" w14:dist="38100" w14:dir="2700000" w14:sx="100000" w14:sy="100000" w14:kx="0" w14:ky="0" w14:algn="tl">
                  <w14:srgbClr w14:val="000000">
                    <w14:alpha w14:val="60000"/>
                  </w14:srgbClr>
                </w14:shadow>
              </w:rPr>
            </w:rPrChange>
          </w:rPr>
          <w:delText>dell</w:delText>
        </w:r>
        <w:commentRangeEnd w:id="382"/>
        <w:r w:rsidR="00D202F9" w:rsidRPr="00C83045" w:rsidDel="009B6177">
          <w:rPr>
            <w:rStyle w:val="Rimandocommento"/>
            <w:sz w:val="32"/>
            <w:szCs w:val="52"/>
            <w:rPrChange w:id="384" w:author="admin" w:date="2018-01-26T07:08:00Z">
              <w:rPr>
                <w:rStyle w:val="Rimandocommento"/>
                <w:b w:val="0"/>
                <w:bCs w:val="0"/>
                <w:i w:val="0"/>
                <w:iCs w:val="0"/>
                <w:color w:val="auto"/>
              </w:rPr>
            </w:rPrChange>
          </w:rPr>
          <w:commentReference w:id="382"/>
        </w:r>
        <w:r w:rsidR="005A4245" w:rsidRPr="00C83045" w:rsidDel="009B6177">
          <w:rPr>
            <w:rPrChange w:id="385" w:author="admin" w:date="2018-01-26T07:08:00Z">
              <w:rPr>
                <w14:shadow w14:blurRad="50800" w14:dist="38100" w14:dir="2700000" w14:sx="100000" w14:sy="100000" w14:kx="0" w14:ky="0" w14:algn="tl">
                  <w14:srgbClr w14:val="000000">
                    <w14:alpha w14:val="60000"/>
                  </w14:srgbClr>
                </w14:shadow>
              </w:rPr>
            </w:rPrChange>
          </w:rPr>
          <w:delText>o SLA</w:delText>
        </w:r>
      </w:del>
    </w:p>
    <w:p w:rsidR="005A4245" w:rsidRPr="00C83045" w:rsidDel="009B6177" w:rsidRDefault="005A4245" w:rsidP="00C83045">
      <w:pPr>
        <w:pStyle w:val="Titolo"/>
        <w:rPr>
          <w:del w:id="386" w:author="admin" w:date="2018-01-26T06:21:00Z"/>
          <w:rPrChange w:id="387" w:author="admin" w:date="2018-01-26T07:08:00Z">
            <w:rPr>
              <w:del w:id="388" w:author="admin" w:date="2018-01-26T06:21:00Z"/>
            </w:rPr>
          </w:rPrChange>
        </w:rPr>
        <w:pPrChange w:id="389" w:author="admin" w:date="2018-01-26T07:08:00Z">
          <w:pPr>
            <w:autoSpaceDE w:val="0"/>
            <w:autoSpaceDN w:val="0"/>
            <w:adjustRightInd w:val="0"/>
            <w:snapToGrid w:val="0"/>
            <w:spacing w:line="360" w:lineRule="auto"/>
            <w:ind w:firstLine="360"/>
            <w:jc w:val="both"/>
          </w:pPr>
        </w:pPrChange>
      </w:pPr>
      <w:del w:id="390" w:author="admin" w:date="2018-01-26T06:21:00Z">
        <w:r w:rsidRPr="00C83045" w:rsidDel="009B6177">
          <w:rPr>
            <w:rPrChange w:id="391" w:author="admin" w:date="2018-01-26T07:08:00Z">
              <w:rPr/>
            </w:rPrChange>
          </w:rPr>
          <w:delText xml:space="preserve">Qui di seguito sono riportate le condizioni in presenza delle quali, nonostante il verificarsi di eventuali disservizi, al Cliente non è dovuto l'indennizzo previsto dallo SLA: </w:delText>
        </w:r>
      </w:del>
    </w:p>
    <w:p w:rsidR="005A4245" w:rsidRPr="00C83045" w:rsidDel="009B6177" w:rsidRDefault="005A4245" w:rsidP="00C83045">
      <w:pPr>
        <w:pStyle w:val="Titolo"/>
        <w:rPr>
          <w:del w:id="392" w:author="admin" w:date="2018-01-26T06:21:00Z"/>
          <w:rPrChange w:id="393" w:author="admin" w:date="2018-01-26T07:08:00Z">
            <w:rPr>
              <w:del w:id="394" w:author="admin" w:date="2018-01-26T06:21:00Z"/>
            </w:rPr>
          </w:rPrChange>
        </w:rPr>
        <w:pPrChange w:id="395" w:author="admin" w:date="2018-01-26T07:08:00Z">
          <w:pPr>
            <w:autoSpaceDE w:val="0"/>
            <w:autoSpaceDN w:val="0"/>
            <w:adjustRightInd w:val="0"/>
            <w:snapToGrid w:val="0"/>
            <w:spacing w:line="360" w:lineRule="auto"/>
            <w:jc w:val="both"/>
          </w:pPr>
        </w:pPrChange>
      </w:pPr>
    </w:p>
    <w:p w:rsidR="005A4245" w:rsidRPr="00C83045" w:rsidDel="009B6177" w:rsidRDefault="005A4245" w:rsidP="00C83045">
      <w:pPr>
        <w:pStyle w:val="Titolo"/>
        <w:rPr>
          <w:del w:id="396" w:author="admin" w:date="2018-01-26T06:21:00Z"/>
          <w:rPrChange w:id="397" w:author="admin" w:date="2018-01-26T07:08:00Z">
            <w:rPr>
              <w:del w:id="398" w:author="admin" w:date="2018-01-26T06:21:00Z"/>
            </w:rPr>
          </w:rPrChange>
        </w:rPr>
        <w:pPrChange w:id="399" w:author="admin" w:date="2018-01-26T07:08:00Z">
          <w:pPr>
            <w:autoSpaceDE w:val="0"/>
            <w:autoSpaceDN w:val="0"/>
            <w:adjustRightInd w:val="0"/>
            <w:snapToGrid w:val="0"/>
            <w:spacing w:line="360" w:lineRule="auto"/>
            <w:jc w:val="both"/>
          </w:pPr>
        </w:pPrChange>
      </w:pPr>
      <w:del w:id="400" w:author="admin" w:date="2018-01-26T06:21:00Z">
        <w:r w:rsidRPr="00C83045" w:rsidDel="009B6177">
          <w:rPr>
            <w:rPrChange w:id="401" w:author="admin" w:date="2018-01-26T07:08:00Z">
              <w:rPr/>
            </w:rPrChange>
          </w:rPr>
          <w:delText xml:space="preserve">- cause di Forza Maggiore e cioè eventi che, oggettivamente, impediscano al personale di Project di intervenire per eseguire le attività poste dal Contratto a carico della stessa Project (in via meramente esemplificativa e non esaustiva: scioperi e manifestazioni con blocco delle vie di comunicazione; incidenti stradali; guerre e atti di terrorismo; catastrofi naturali quali alluvioni, </w:delText>
        </w:r>
      </w:del>
    </w:p>
    <w:p w:rsidR="005A4245" w:rsidRPr="00C83045" w:rsidDel="009B6177" w:rsidRDefault="005A4245" w:rsidP="00C83045">
      <w:pPr>
        <w:pStyle w:val="Titolo"/>
        <w:rPr>
          <w:del w:id="402" w:author="admin" w:date="2018-01-26T06:21:00Z"/>
          <w:rPrChange w:id="403" w:author="admin" w:date="2018-01-26T07:08:00Z">
            <w:rPr>
              <w:del w:id="404" w:author="admin" w:date="2018-01-26T06:21:00Z"/>
            </w:rPr>
          </w:rPrChange>
        </w:rPr>
        <w:pPrChange w:id="405" w:author="admin" w:date="2018-01-26T07:08:00Z">
          <w:pPr>
            <w:autoSpaceDE w:val="0"/>
            <w:autoSpaceDN w:val="0"/>
            <w:adjustRightInd w:val="0"/>
            <w:snapToGrid w:val="0"/>
            <w:spacing w:line="360" w:lineRule="auto"/>
            <w:jc w:val="both"/>
          </w:pPr>
        </w:pPrChange>
      </w:pPr>
      <w:del w:id="406" w:author="admin" w:date="2018-01-26T06:21:00Z">
        <w:r w:rsidRPr="00C83045" w:rsidDel="009B6177">
          <w:rPr>
            <w:rPrChange w:id="407" w:author="admin" w:date="2018-01-26T07:08:00Z">
              <w:rPr/>
            </w:rPrChange>
          </w:rPr>
          <w:delText xml:space="preserve">tempeste, uragani etc); </w:delText>
        </w:r>
      </w:del>
    </w:p>
    <w:p w:rsidR="005A4245" w:rsidRPr="00C83045" w:rsidDel="009B6177" w:rsidRDefault="005A4245" w:rsidP="00C83045">
      <w:pPr>
        <w:pStyle w:val="Titolo"/>
        <w:rPr>
          <w:del w:id="408" w:author="admin" w:date="2018-01-26T06:21:00Z"/>
          <w:rPrChange w:id="409" w:author="admin" w:date="2018-01-26T07:08:00Z">
            <w:rPr>
              <w:del w:id="410" w:author="admin" w:date="2018-01-26T06:21:00Z"/>
            </w:rPr>
          </w:rPrChange>
        </w:rPr>
        <w:pPrChange w:id="411" w:author="admin" w:date="2018-01-26T07:08:00Z">
          <w:pPr>
            <w:autoSpaceDE w:val="0"/>
            <w:autoSpaceDN w:val="0"/>
            <w:adjustRightInd w:val="0"/>
            <w:snapToGrid w:val="0"/>
            <w:spacing w:line="360" w:lineRule="auto"/>
            <w:jc w:val="both"/>
          </w:pPr>
        </w:pPrChange>
      </w:pPr>
    </w:p>
    <w:p w:rsidR="005A4245" w:rsidRPr="00C83045" w:rsidDel="009B6177" w:rsidRDefault="005A4245" w:rsidP="00C83045">
      <w:pPr>
        <w:pStyle w:val="Titolo"/>
        <w:rPr>
          <w:del w:id="412" w:author="admin" w:date="2018-01-26T06:21:00Z"/>
          <w:rPrChange w:id="413" w:author="admin" w:date="2018-01-26T07:08:00Z">
            <w:rPr>
              <w:del w:id="414" w:author="admin" w:date="2018-01-26T06:21:00Z"/>
            </w:rPr>
          </w:rPrChange>
        </w:rPr>
        <w:pPrChange w:id="415" w:author="admin" w:date="2018-01-26T07:08:00Z">
          <w:pPr>
            <w:autoSpaceDE w:val="0"/>
            <w:autoSpaceDN w:val="0"/>
            <w:adjustRightInd w:val="0"/>
            <w:snapToGrid w:val="0"/>
            <w:spacing w:line="360" w:lineRule="auto"/>
            <w:jc w:val="both"/>
          </w:pPr>
        </w:pPrChange>
      </w:pPr>
      <w:del w:id="416" w:author="admin" w:date="2018-01-26T06:21:00Z">
        <w:r w:rsidRPr="00C83045" w:rsidDel="009B6177">
          <w:rPr>
            <w:rPrChange w:id="417" w:author="admin" w:date="2018-01-26T07:08:00Z">
              <w:rPr/>
            </w:rPrChange>
          </w:rPr>
          <w:delText xml:space="preserve">- interventi straordinari da effettuarsi con urgenza ad insindacabile giudizio di Project per evitare pericoli alla sicurezza e/o stabilità e/o riservatezza e/o integrità della struttura e/o dei server e dei dati e/o informazioni in essi contenuti. L'eventuale esecuzione di tali interventi sarà comunque comunicata al Cliente a mezzo e mail inviata all'indirizzo di posta elettronica indicato in fase d'ordine con preavviso anche inferiore alle 48 ore oppure contestualmente all'avvio delle operazioni in questione o comunque non appena possibile; </w:delText>
        </w:r>
      </w:del>
    </w:p>
    <w:p w:rsidR="00134468" w:rsidRPr="00C83045" w:rsidDel="009B6177" w:rsidRDefault="00134468" w:rsidP="00C83045">
      <w:pPr>
        <w:pStyle w:val="Titolo"/>
        <w:rPr>
          <w:del w:id="418" w:author="admin" w:date="2018-01-26T06:21:00Z"/>
          <w:rPrChange w:id="419" w:author="admin" w:date="2018-01-26T07:08:00Z">
            <w:rPr>
              <w:del w:id="420" w:author="admin" w:date="2018-01-26T06:21:00Z"/>
            </w:rPr>
          </w:rPrChange>
        </w:rPr>
        <w:pPrChange w:id="421" w:author="admin" w:date="2018-01-26T07:08:00Z">
          <w:pPr>
            <w:autoSpaceDE w:val="0"/>
            <w:autoSpaceDN w:val="0"/>
            <w:adjustRightInd w:val="0"/>
            <w:snapToGrid w:val="0"/>
            <w:spacing w:line="360" w:lineRule="auto"/>
            <w:jc w:val="both"/>
          </w:pPr>
        </w:pPrChange>
      </w:pPr>
    </w:p>
    <w:p w:rsidR="005A4245" w:rsidRPr="00C83045" w:rsidDel="00E20EB8" w:rsidRDefault="005A4245" w:rsidP="00C83045">
      <w:pPr>
        <w:pStyle w:val="Titolo"/>
        <w:rPr>
          <w:del w:id="422" w:author="admin" w:date="2018-01-25T17:10:00Z"/>
          <w:rPrChange w:id="423" w:author="admin" w:date="2018-01-26T07:08:00Z">
            <w:rPr>
              <w:del w:id="424" w:author="admin" w:date="2018-01-25T17:10:00Z"/>
            </w:rPr>
          </w:rPrChange>
        </w:rPr>
        <w:pPrChange w:id="425" w:author="admin" w:date="2018-01-26T07:08:00Z">
          <w:pPr>
            <w:autoSpaceDE w:val="0"/>
            <w:autoSpaceDN w:val="0"/>
            <w:adjustRightInd w:val="0"/>
            <w:snapToGrid w:val="0"/>
            <w:spacing w:line="360" w:lineRule="auto"/>
            <w:jc w:val="both"/>
          </w:pPr>
        </w:pPrChange>
      </w:pPr>
      <w:commentRangeStart w:id="426"/>
      <w:del w:id="427" w:author="admin" w:date="2018-01-25T17:10:00Z">
        <w:r w:rsidRPr="00C83045" w:rsidDel="00E20EB8">
          <w:rPr>
            <w:rPrChange w:id="428" w:author="admin" w:date="2018-01-26T07:08:00Z">
              <w:rPr/>
            </w:rPrChange>
          </w:rPr>
          <w:delText>- anomalia o malfunzionamento del Servizio, ovvero loro mancata o ritardata rimozione o eliminazione imputabili ad inadempimento o violazione del Contratto da parte del Cliente ovvero ad un cattivo uso del Servizio da parte sua</w:delText>
        </w:r>
        <w:commentRangeEnd w:id="426"/>
        <w:r w:rsidR="006438EB" w:rsidRPr="00C83045" w:rsidDel="00E20EB8">
          <w:rPr>
            <w:rStyle w:val="Rimandocommento"/>
            <w:sz w:val="32"/>
            <w:szCs w:val="52"/>
            <w:rPrChange w:id="429" w:author="admin" w:date="2018-01-26T07:08:00Z">
              <w:rPr>
                <w:rStyle w:val="Rimandocommento"/>
              </w:rPr>
            </w:rPrChange>
          </w:rPr>
          <w:commentReference w:id="426"/>
        </w:r>
        <w:r w:rsidRPr="00C83045" w:rsidDel="00E20EB8">
          <w:rPr>
            <w:rPrChange w:id="430" w:author="admin" w:date="2018-01-26T07:08:00Z">
              <w:rPr/>
            </w:rPrChange>
          </w:rPr>
          <w:delText xml:space="preserve">; </w:delText>
        </w:r>
      </w:del>
    </w:p>
    <w:p w:rsidR="005A4245" w:rsidRPr="00C83045" w:rsidDel="009B6177" w:rsidRDefault="005A4245" w:rsidP="00C83045">
      <w:pPr>
        <w:pStyle w:val="Titolo"/>
        <w:rPr>
          <w:del w:id="431" w:author="admin" w:date="2018-01-26T06:21:00Z"/>
          <w:rPrChange w:id="432" w:author="admin" w:date="2018-01-26T07:08:00Z">
            <w:rPr>
              <w:del w:id="433" w:author="admin" w:date="2018-01-26T06:21:00Z"/>
            </w:rPr>
          </w:rPrChange>
        </w:rPr>
        <w:pPrChange w:id="434" w:author="admin" w:date="2018-01-26T07:08:00Z">
          <w:pPr>
            <w:autoSpaceDE w:val="0"/>
            <w:autoSpaceDN w:val="0"/>
            <w:adjustRightInd w:val="0"/>
            <w:snapToGrid w:val="0"/>
            <w:spacing w:line="360" w:lineRule="auto"/>
            <w:jc w:val="both"/>
          </w:pPr>
        </w:pPrChange>
      </w:pPr>
      <w:del w:id="435" w:author="admin" w:date="2018-01-26T06:21:00Z">
        <w:r w:rsidRPr="00C83045" w:rsidDel="009B6177">
          <w:rPr>
            <w:rPrChange w:id="436" w:author="admin" w:date="2018-01-26T07:08:00Z">
              <w:rPr/>
            </w:rPrChange>
          </w:rPr>
          <w:delText>- mancato collegamento</w:delText>
        </w:r>
      </w:del>
      <w:del w:id="437" w:author="admin" w:date="2018-01-25T17:11:00Z">
        <w:r w:rsidRPr="00C83045" w:rsidDel="00E20EB8">
          <w:rPr>
            <w:rPrChange w:id="438" w:author="admin" w:date="2018-01-26T07:08:00Z">
              <w:rPr/>
            </w:rPrChange>
          </w:rPr>
          <w:delText xml:space="preserve"> de</w:delText>
        </w:r>
      </w:del>
      <w:del w:id="439" w:author="admin" w:date="2018-01-25T17:10:00Z">
        <w:r w:rsidRPr="00C83045" w:rsidDel="00E20EB8">
          <w:rPr>
            <w:rPrChange w:id="440" w:author="admin" w:date="2018-01-26T07:08:00Z">
              <w:rPr/>
            </w:rPrChange>
          </w:rPr>
          <w:delText xml:space="preserve">l server </w:delText>
        </w:r>
      </w:del>
      <w:del w:id="441" w:author="admin" w:date="2018-01-26T06:21:00Z">
        <w:r w:rsidRPr="00C83045" w:rsidDel="009B6177">
          <w:rPr>
            <w:rPrChange w:id="442" w:author="admin" w:date="2018-01-26T07:08:00Z">
              <w:rPr/>
            </w:rPrChange>
          </w:rPr>
          <w:delText xml:space="preserve">del Cliente alla rete pubblica per volontà o per fatto del medesimo; </w:delText>
        </w:r>
      </w:del>
    </w:p>
    <w:p w:rsidR="005A4245" w:rsidRPr="00C83045" w:rsidDel="009B6177" w:rsidRDefault="005A4245" w:rsidP="00C83045">
      <w:pPr>
        <w:pStyle w:val="Titolo"/>
        <w:rPr>
          <w:del w:id="443" w:author="admin" w:date="2018-01-26T06:21:00Z"/>
          <w:rPrChange w:id="444" w:author="admin" w:date="2018-01-26T07:08:00Z">
            <w:rPr>
              <w:del w:id="445" w:author="admin" w:date="2018-01-26T06:21:00Z"/>
            </w:rPr>
          </w:rPrChange>
        </w:rPr>
        <w:pPrChange w:id="446" w:author="admin" w:date="2018-01-26T07:08:00Z">
          <w:pPr>
            <w:autoSpaceDE w:val="0"/>
            <w:autoSpaceDN w:val="0"/>
            <w:adjustRightInd w:val="0"/>
            <w:snapToGrid w:val="0"/>
            <w:spacing w:line="360" w:lineRule="auto"/>
            <w:jc w:val="both"/>
          </w:pPr>
        </w:pPrChange>
      </w:pPr>
    </w:p>
    <w:p w:rsidR="00ED4A38" w:rsidRPr="00C83045" w:rsidDel="009B6177" w:rsidRDefault="005A4245" w:rsidP="00C83045">
      <w:pPr>
        <w:pStyle w:val="Titolo"/>
        <w:rPr>
          <w:del w:id="447" w:author="admin" w:date="2018-01-26T06:21:00Z"/>
          <w:rPrChange w:id="448" w:author="admin" w:date="2018-01-26T07:08:00Z">
            <w:rPr>
              <w:del w:id="449" w:author="admin" w:date="2018-01-26T06:21:00Z"/>
            </w:rPr>
          </w:rPrChange>
        </w:rPr>
        <w:pPrChange w:id="450" w:author="admin" w:date="2018-01-26T07:08:00Z">
          <w:pPr>
            <w:autoSpaceDE w:val="0"/>
            <w:autoSpaceDN w:val="0"/>
            <w:adjustRightInd w:val="0"/>
            <w:snapToGrid w:val="0"/>
            <w:spacing w:line="360" w:lineRule="auto"/>
            <w:jc w:val="both"/>
          </w:pPr>
        </w:pPrChange>
      </w:pPr>
      <w:del w:id="451" w:author="admin" w:date="2018-01-26T06:21:00Z">
        <w:r w:rsidRPr="00C83045" w:rsidDel="009B6177">
          <w:rPr>
            <w:rPrChange w:id="452" w:author="admin" w:date="2018-01-26T07:08:00Z">
              <w:rPr/>
            </w:rPrChange>
          </w:rPr>
          <w:delText xml:space="preserve">- cause che determinano l'inaccessibilità, totale o parziale, </w:delText>
        </w:r>
      </w:del>
      <w:del w:id="453" w:author="admin" w:date="2018-01-25T17:11:00Z">
        <w:r w:rsidRPr="00C83045" w:rsidDel="00E20EB8">
          <w:rPr>
            <w:rPrChange w:id="454" w:author="admin" w:date="2018-01-26T07:08:00Z">
              <w:rPr/>
            </w:rPrChange>
          </w:rPr>
          <w:delText>del server del</w:delText>
        </w:r>
      </w:del>
      <w:del w:id="455" w:author="admin" w:date="2018-01-26T06:21:00Z">
        <w:r w:rsidRPr="00C83045" w:rsidDel="009B6177">
          <w:rPr>
            <w:rPrChange w:id="456" w:author="admin" w:date="2018-01-26T07:08:00Z">
              <w:rPr/>
            </w:rPrChange>
          </w:rPr>
          <w:delText xml:space="preserve"> Cliente imputabili a guasti nella rete internet esterna al perimetro di Project e comunque fuori dal suo controllo (in via meramente esemplificativa guasti o problemi).</w:delText>
        </w:r>
      </w:del>
    </w:p>
    <w:p w:rsidR="008323C8" w:rsidRPr="00C83045" w:rsidDel="001C757E" w:rsidRDefault="008323C8" w:rsidP="00C83045">
      <w:pPr>
        <w:pStyle w:val="Titolo"/>
        <w:rPr>
          <w:del w:id="457" w:author="admin" w:date="2018-01-26T06:25:00Z"/>
          <w:rPrChange w:id="458" w:author="admin" w:date="2018-01-26T07:08:00Z">
            <w:rPr>
              <w:del w:id="459" w:author="admin" w:date="2018-01-26T06:25:00Z"/>
            </w:rPr>
          </w:rPrChange>
        </w:rPr>
        <w:pPrChange w:id="460" w:author="admin" w:date="2018-01-26T07:08:00Z">
          <w:pPr>
            <w:spacing w:line="360" w:lineRule="auto"/>
            <w:jc w:val="both"/>
          </w:pPr>
        </w:pPrChange>
      </w:pPr>
    </w:p>
    <w:p w:rsidR="003A1B8F" w:rsidRPr="00C83045" w:rsidRDefault="006628B2" w:rsidP="00C83045">
      <w:pPr>
        <w:pStyle w:val="Titolo"/>
        <w:rPr>
          <w:rPrChange w:id="461" w:author="admin" w:date="2018-01-26T07:08:00Z">
            <w:rPr>
              <w14:shadow w14:blurRad="50800" w14:dist="38100" w14:dir="2700000" w14:sx="100000" w14:sy="100000" w14:kx="0" w14:ky="0" w14:algn="tl">
                <w14:srgbClr w14:val="000000">
                  <w14:alpha w14:val="60000"/>
                </w14:srgbClr>
              </w14:shadow>
            </w:rPr>
          </w:rPrChange>
        </w:rPr>
        <w:pPrChange w:id="462" w:author="admin" w:date="2018-01-26T07:08:00Z">
          <w:pPr>
            <w:pStyle w:val="Citazioneintensa"/>
            <w:spacing w:line="360" w:lineRule="auto"/>
            <w:ind w:left="360"/>
            <w:jc w:val="both"/>
          </w:pPr>
        </w:pPrChange>
      </w:pPr>
      <w:bookmarkStart w:id="463" w:name="_Toc504714038"/>
      <w:r w:rsidRPr="00C83045">
        <w:rPr>
          <w:rPrChange w:id="464" w:author="admin" w:date="2018-01-26T07:08:00Z">
            <w:rPr>
              <w14:shadow w14:blurRad="50800" w14:dist="38100" w14:dir="2700000" w14:sx="100000" w14:sy="100000" w14:kx="0" w14:ky="0" w14:algn="tl">
                <w14:srgbClr w14:val="000000">
                  <w14:alpha w14:val="60000"/>
                </w14:srgbClr>
              </w14:shadow>
            </w:rPr>
          </w:rPrChange>
        </w:rPr>
        <w:t>1.</w:t>
      </w:r>
      <w:del w:id="465" w:author="admin" w:date="2018-01-26T06:25:00Z">
        <w:r w:rsidRPr="00C83045" w:rsidDel="001C757E">
          <w:rPr>
            <w:rPrChange w:id="466" w:author="admin" w:date="2018-01-26T07:08:00Z">
              <w:rPr>
                <w14:shadow w14:blurRad="50800" w14:dist="38100" w14:dir="2700000" w14:sx="100000" w14:sy="100000" w14:kx="0" w14:ky="0" w14:algn="tl">
                  <w14:srgbClr w14:val="000000">
                    <w14:alpha w14:val="60000"/>
                  </w14:srgbClr>
                </w14:shadow>
              </w:rPr>
            </w:rPrChange>
          </w:rPr>
          <w:delText>9</w:delText>
        </w:r>
        <w:r w:rsidR="003A1B8F" w:rsidRPr="00C83045" w:rsidDel="001C757E">
          <w:rPr>
            <w:rPrChange w:id="467" w:author="admin" w:date="2018-01-26T07:08:00Z">
              <w:rPr>
                <w14:shadow w14:blurRad="50800" w14:dist="38100" w14:dir="2700000" w14:sx="100000" w14:sy="100000" w14:kx="0" w14:ky="0" w14:algn="tl">
                  <w14:srgbClr w14:val="000000">
                    <w14:alpha w14:val="60000"/>
                  </w14:srgbClr>
                </w14:shadow>
              </w:rPr>
            </w:rPrChange>
          </w:rPr>
          <w:delText xml:space="preserve"> </w:delText>
        </w:r>
      </w:del>
      <w:ins w:id="468" w:author="admin" w:date="2018-01-26T06:25:00Z">
        <w:r w:rsidR="001C757E" w:rsidRPr="00C83045">
          <w:rPr>
            <w:rPrChange w:id="469" w:author="admin" w:date="2018-01-26T07:08:00Z">
              <w:rPr>
                <w14:shadow w14:blurRad="50800" w14:dist="38100" w14:dir="2700000" w14:sx="100000" w14:sy="100000" w14:kx="0" w14:ky="0" w14:algn="tl">
                  <w14:srgbClr w14:val="000000">
                    <w14:alpha w14:val="60000"/>
                  </w14:srgbClr>
                </w14:shadow>
              </w:rPr>
            </w:rPrChange>
          </w:rPr>
          <w:t xml:space="preserve">4 </w:t>
        </w:r>
      </w:ins>
      <w:r w:rsidR="003A1B8F" w:rsidRPr="00C83045">
        <w:rPr>
          <w:rPrChange w:id="470" w:author="admin" w:date="2018-01-26T07:08:00Z">
            <w:rPr>
              <w14:shadow w14:blurRad="50800" w14:dist="38100" w14:dir="2700000" w14:sx="100000" w14:sy="100000" w14:kx="0" w14:ky="0" w14:algn="tl">
                <w14:srgbClr w14:val="000000">
                  <w14:alpha w14:val="60000"/>
                </w14:srgbClr>
              </w14:shadow>
            </w:rPr>
          </w:rPrChange>
        </w:rPr>
        <w:t xml:space="preserve">– </w:t>
      </w:r>
      <w:ins w:id="471" w:author="admin" w:date="2018-01-26T06:18:00Z">
        <w:r w:rsidR="009B6177" w:rsidRPr="00C83045">
          <w:rPr>
            <w:rPrChange w:id="472" w:author="admin" w:date="2018-01-26T07:08:00Z">
              <w:rPr>
                <w14:shadow w14:blurRad="50800" w14:dist="38100" w14:dir="2700000" w14:sx="100000" w14:sy="100000" w14:kx="0" w14:ky="0" w14:algn="tl">
                  <w14:srgbClr w14:val="000000">
                    <w14:alpha w14:val="60000"/>
                  </w14:srgbClr>
                </w14:shadow>
              </w:rPr>
            </w:rPrChange>
          </w:rPr>
          <w:t xml:space="preserve">Business </w:t>
        </w:r>
        <w:proofErr w:type="spellStart"/>
        <w:r w:rsidR="009B6177" w:rsidRPr="00C83045">
          <w:rPr>
            <w:rPrChange w:id="473" w:author="admin" w:date="2018-01-26T07:08:00Z">
              <w:rPr>
                <w14:shadow w14:blurRad="50800" w14:dist="38100" w14:dir="2700000" w14:sx="100000" w14:sy="100000" w14:kx="0" w14:ky="0" w14:algn="tl">
                  <w14:srgbClr w14:val="000000">
                    <w14:alpha w14:val="60000"/>
                  </w14:srgbClr>
                </w14:shadow>
              </w:rPr>
            </w:rPrChange>
          </w:rPr>
          <w:t>Continuity</w:t>
        </w:r>
      </w:ins>
      <w:proofErr w:type="spellEnd"/>
      <w:ins w:id="474" w:author="admin" w:date="2018-01-26T06:19:00Z">
        <w:r w:rsidR="009B6177" w:rsidRPr="00C83045">
          <w:rPr>
            <w:rPrChange w:id="475" w:author="admin" w:date="2018-01-26T07:08:00Z">
              <w:rPr>
                <w14:shadow w14:blurRad="50800" w14:dist="38100" w14:dir="2700000" w14:sx="100000" w14:sy="100000" w14:kx="0" w14:ky="0" w14:algn="tl">
                  <w14:srgbClr w14:val="000000">
                    <w14:alpha w14:val="60000"/>
                  </w14:srgbClr>
                </w14:shadow>
              </w:rPr>
            </w:rPrChange>
          </w:rPr>
          <w:t xml:space="preserve"> su connettività</w:t>
        </w:r>
      </w:ins>
      <w:bookmarkEnd w:id="463"/>
      <w:del w:id="476" w:author="admin" w:date="2018-01-26T06:18:00Z">
        <w:r w:rsidR="003A1B8F" w:rsidRPr="00C83045" w:rsidDel="009B6177">
          <w:rPr>
            <w:rPrChange w:id="477" w:author="admin" w:date="2018-01-26T07:08:00Z">
              <w:rPr>
                <w14:shadow w14:blurRad="50800" w14:dist="38100" w14:dir="2700000" w14:sx="100000" w14:sy="100000" w14:kx="0" w14:ky="0" w14:algn="tl">
                  <w14:srgbClr w14:val="000000">
                    <w14:alpha w14:val="60000"/>
                  </w14:srgbClr>
                </w14:shadow>
              </w:rPr>
            </w:rPrChange>
          </w:rPr>
          <w:delText xml:space="preserve">Backup </w:delText>
        </w:r>
        <w:r w:rsidR="00E95F39" w:rsidRPr="00C83045" w:rsidDel="009B6177">
          <w:rPr>
            <w:rPrChange w:id="478" w:author="admin" w:date="2018-01-26T07:08:00Z">
              <w:rPr>
                <w14:shadow w14:blurRad="50800" w14:dist="38100" w14:dir="2700000" w14:sx="100000" w14:sy="100000" w14:kx="0" w14:ky="0" w14:algn="tl">
                  <w14:srgbClr w14:val="000000">
                    <w14:alpha w14:val="60000"/>
                  </w14:srgbClr>
                </w14:shadow>
              </w:rPr>
            </w:rPrChange>
          </w:rPr>
          <w:delText>Linea</w:delText>
        </w:r>
      </w:del>
    </w:p>
    <w:p w:rsidR="00A149C3" w:rsidRDefault="003A1B8F" w:rsidP="00D64F44">
      <w:pPr>
        <w:spacing w:line="360" w:lineRule="auto"/>
        <w:jc w:val="both"/>
        <w:rPr>
          <w:rFonts w:ascii="Calibri" w:hAnsi="Calibri"/>
        </w:rPr>
      </w:pPr>
      <w:r w:rsidRPr="003A1B8F">
        <w:rPr>
          <w:rFonts w:ascii="Calibri" w:hAnsi="Calibri"/>
        </w:rPr>
        <w:t xml:space="preserve">In caso di </w:t>
      </w:r>
      <w:r>
        <w:rPr>
          <w:rFonts w:ascii="Calibri" w:hAnsi="Calibri"/>
        </w:rPr>
        <w:t>fault della linea principale</w:t>
      </w:r>
      <w:r w:rsidR="00A149C3">
        <w:rPr>
          <w:rFonts w:ascii="Calibri" w:hAnsi="Calibri"/>
        </w:rPr>
        <w:t xml:space="preserve"> </w:t>
      </w:r>
      <w:del w:id="479" w:author="admin" w:date="2018-01-25T17:13:00Z">
        <w:r w:rsidR="00A149C3" w:rsidDel="00E20EB8">
          <w:rPr>
            <w:rFonts w:ascii="Calibri" w:hAnsi="Calibri"/>
          </w:rPr>
          <w:delText xml:space="preserve">l’infrastruttura di rete commuterà </w:delText>
        </w:r>
        <w:r w:rsidRPr="003A1B8F" w:rsidDel="00E20EB8">
          <w:rPr>
            <w:rFonts w:ascii="Calibri" w:hAnsi="Calibri"/>
          </w:rPr>
          <w:delText xml:space="preserve">automaticamente la connessione puntando </w:delText>
        </w:r>
        <w:commentRangeStart w:id="480"/>
        <w:r w:rsidRPr="003A1B8F" w:rsidDel="00E20EB8">
          <w:rPr>
            <w:rFonts w:ascii="Calibri" w:hAnsi="Calibri"/>
          </w:rPr>
          <w:delText>all’indirizzo d</w:delText>
        </w:r>
        <w:r w:rsidR="0026016F" w:rsidDel="00E20EB8">
          <w:rPr>
            <w:rFonts w:ascii="Calibri" w:hAnsi="Calibri"/>
          </w:rPr>
          <w:delText>i</w:delText>
        </w:r>
        <w:r w:rsidRPr="003A1B8F" w:rsidDel="00E20EB8">
          <w:rPr>
            <w:rFonts w:ascii="Calibri" w:hAnsi="Calibri"/>
          </w:rPr>
          <w:delText xml:space="preserve"> </w:delText>
        </w:r>
        <w:r w:rsidR="0026016F" w:rsidDel="00E20EB8">
          <w:rPr>
            <w:rFonts w:ascii="Calibri" w:hAnsi="Calibri"/>
          </w:rPr>
          <w:delText>backup</w:delText>
        </w:r>
        <w:commentRangeEnd w:id="480"/>
        <w:r w:rsidR="00D35307" w:rsidDel="00E20EB8">
          <w:rPr>
            <w:rStyle w:val="Rimandocommento"/>
          </w:rPr>
          <w:commentReference w:id="480"/>
        </w:r>
      </w:del>
      <w:ins w:id="481" w:author="admin" w:date="2018-01-25T17:13:00Z">
        <w:r w:rsidR="00E20EB8">
          <w:rPr>
            <w:rFonts w:ascii="Calibri" w:hAnsi="Calibri"/>
          </w:rPr>
          <w:t>sarà sempre disponibile un indirizzo di backup</w:t>
        </w:r>
      </w:ins>
      <w:ins w:id="482" w:author="admin" w:date="2018-01-25T17:14:00Z">
        <w:r w:rsidR="00E20EB8">
          <w:rPr>
            <w:rFonts w:ascii="Calibri" w:hAnsi="Calibri"/>
          </w:rPr>
          <w:t>,</w:t>
        </w:r>
      </w:ins>
      <w:ins w:id="483" w:author="admin" w:date="2018-01-25T17:13:00Z">
        <w:r w:rsidR="00E20EB8">
          <w:rPr>
            <w:rFonts w:ascii="Calibri" w:hAnsi="Calibri"/>
          </w:rPr>
          <w:t xml:space="preserve"> che sarò comunicato al cliente</w:t>
        </w:r>
      </w:ins>
      <w:ins w:id="484" w:author="admin" w:date="2018-01-25T17:14:00Z">
        <w:r w:rsidR="00505B23">
          <w:rPr>
            <w:rFonts w:ascii="Calibri" w:hAnsi="Calibri"/>
          </w:rPr>
          <w:t xml:space="preserve"> in abbinamento all’indirizzo principale, al quale gli utenti si potranno collegare con le medesime credenziali e con la possibilità di utilizzare il sistema con i dati aggiornati al momento precedente al fault</w:t>
        </w:r>
      </w:ins>
      <w:ins w:id="485" w:author="admin" w:date="2018-01-25T17:16:00Z">
        <w:r w:rsidR="00505B23">
          <w:rPr>
            <w:rFonts w:ascii="Calibri" w:hAnsi="Calibri"/>
          </w:rPr>
          <w:t xml:space="preserve"> (in quanto i due sistemi condividono la medesima base dati).</w:t>
        </w:r>
      </w:ins>
    </w:p>
    <w:p w:rsidR="00A149C3" w:rsidRDefault="00134468" w:rsidP="00D64F44">
      <w:pPr>
        <w:spacing w:line="360" w:lineRule="auto"/>
        <w:jc w:val="both"/>
        <w:rPr>
          <w:rFonts w:ascii="Calibri" w:hAnsi="Calibri"/>
        </w:rPr>
      </w:pPr>
      <w:del w:id="486" w:author="admin" w:date="2018-01-26T06:25:00Z">
        <w:r w:rsidDel="001C757E">
          <w:rPr>
            <w:rFonts w:ascii="Calibri" w:hAnsi="Calibri"/>
          </w:rPr>
          <w:br w:type="page"/>
        </w:r>
      </w:del>
    </w:p>
    <w:p w:rsidR="001249FC" w:rsidRPr="00C83045" w:rsidRDefault="006628B2" w:rsidP="00C83045">
      <w:pPr>
        <w:pStyle w:val="Titolo"/>
        <w:rPr>
          <w:rPrChange w:id="487" w:author="admin" w:date="2018-01-26T07:08:00Z">
            <w:rPr>
              <w14:shadow w14:blurRad="50800" w14:dist="38100" w14:dir="2700000" w14:sx="100000" w14:sy="100000" w14:kx="0" w14:ky="0" w14:algn="tl">
                <w14:srgbClr w14:val="000000">
                  <w14:alpha w14:val="60000"/>
                </w14:srgbClr>
              </w14:shadow>
            </w:rPr>
          </w:rPrChange>
        </w:rPr>
        <w:pPrChange w:id="488" w:author="admin" w:date="2018-01-26T07:08:00Z">
          <w:pPr>
            <w:pStyle w:val="Citazioneintensa"/>
            <w:spacing w:line="360" w:lineRule="auto"/>
            <w:ind w:left="360"/>
            <w:jc w:val="both"/>
          </w:pPr>
        </w:pPrChange>
      </w:pPr>
      <w:bookmarkStart w:id="489" w:name="_Toc504714039"/>
      <w:r w:rsidRPr="00C83045">
        <w:rPr>
          <w:rPrChange w:id="490" w:author="admin" w:date="2018-01-26T07:08:00Z">
            <w:rPr>
              <w14:shadow w14:blurRad="50800" w14:dist="38100" w14:dir="2700000" w14:sx="100000" w14:sy="100000" w14:kx="0" w14:ky="0" w14:algn="tl">
                <w14:srgbClr w14:val="000000">
                  <w14:alpha w14:val="60000"/>
                </w14:srgbClr>
              </w14:shadow>
            </w:rPr>
          </w:rPrChange>
        </w:rPr>
        <w:t>1.</w:t>
      </w:r>
      <w:del w:id="491" w:author="admin" w:date="2018-01-26T06:25:00Z">
        <w:r w:rsidRPr="00C83045" w:rsidDel="001C757E">
          <w:rPr>
            <w:rPrChange w:id="492" w:author="admin" w:date="2018-01-26T07:08:00Z">
              <w:rPr>
                <w14:shadow w14:blurRad="50800" w14:dist="38100" w14:dir="2700000" w14:sx="100000" w14:sy="100000" w14:kx="0" w14:ky="0" w14:algn="tl">
                  <w14:srgbClr w14:val="000000">
                    <w14:alpha w14:val="60000"/>
                  </w14:srgbClr>
                </w14:shadow>
              </w:rPr>
            </w:rPrChange>
          </w:rPr>
          <w:delText xml:space="preserve">10 </w:delText>
        </w:r>
        <w:r w:rsidR="001249FC" w:rsidRPr="00C83045" w:rsidDel="001C757E">
          <w:rPr>
            <w:rPrChange w:id="493" w:author="admin" w:date="2018-01-26T07:08:00Z">
              <w:rPr>
                <w14:shadow w14:blurRad="50800" w14:dist="38100" w14:dir="2700000" w14:sx="100000" w14:sy="100000" w14:kx="0" w14:ky="0" w14:algn="tl">
                  <w14:srgbClr w14:val="000000">
                    <w14:alpha w14:val="60000"/>
                  </w14:srgbClr>
                </w14:shadow>
              </w:rPr>
            </w:rPrChange>
          </w:rPr>
          <w:delText xml:space="preserve"> </w:delText>
        </w:r>
      </w:del>
      <w:ins w:id="494" w:author="admin" w:date="2018-01-26T06:25:00Z">
        <w:r w:rsidR="001C757E" w:rsidRPr="00C83045">
          <w:rPr>
            <w:rPrChange w:id="495" w:author="admin" w:date="2018-01-26T07:08:00Z">
              <w:rPr>
                <w14:shadow w14:blurRad="50800" w14:dist="38100" w14:dir="2700000" w14:sx="100000" w14:sy="100000" w14:kx="0" w14:ky="0" w14:algn="tl">
                  <w14:srgbClr w14:val="000000">
                    <w14:alpha w14:val="60000"/>
                  </w14:srgbClr>
                </w14:shadow>
              </w:rPr>
            </w:rPrChange>
          </w:rPr>
          <w:t xml:space="preserve">5  </w:t>
        </w:r>
      </w:ins>
      <w:r w:rsidR="001249FC" w:rsidRPr="00C83045">
        <w:rPr>
          <w:rPrChange w:id="496" w:author="admin" w:date="2018-01-26T07:08:00Z">
            <w:rPr>
              <w14:shadow w14:blurRad="50800" w14:dist="38100" w14:dir="2700000" w14:sx="100000" w14:sy="100000" w14:kx="0" w14:ky="0" w14:algn="tl">
                <w14:srgbClr w14:val="000000">
                  <w14:alpha w14:val="60000"/>
                </w14:srgbClr>
              </w14:shadow>
            </w:rPr>
          </w:rPrChange>
        </w:rPr>
        <w:t xml:space="preserve">– </w:t>
      </w:r>
      <w:r w:rsidRPr="00C83045">
        <w:rPr>
          <w:rPrChange w:id="497" w:author="admin" w:date="2018-01-26T07:08:00Z">
            <w:rPr>
              <w14:shadow w14:blurRad="50800" w14:dist="38100" w14:dir="2700000" w14:sx="100000" w14:sy="100000" w14:kx="0" w14:ky="0" w14:algn="tl">
                <w14:srgbClr w14:val="000000">
                  <w14:alpha w14:val="60000"/>
                </w14:srgbClr>
              </w14:shadow>
            </w:rPr>
          </w:rPrChange>
        </w:rPr>
        <w:t>Hardware</w:t>
      </w:r>
      <w:bookmarkEnd w:id="489"/>
    </w:p>
    <w:tbl>
      <w:tblPr>
        <w:tblW w:w="10031" w:type="dxa"/>
        <w:tblBorders>
          <w:top w:val="single" w:sz="12" w:space="0" w:color="008000"/>
          <w:left w:val="single" w:sz="6" w:space="0" w:color="008000"/>
          <w:bottom w:val="single" w:sz="12" w:space="0" w:color="008000"/>
          <w:right w:val="single" w:sz="6" w:space="0" w:color="008000"/>
          <w:insideH w:val="single" w:sz="6" w:space="0" w:color="000000"/>
        </w:tblBorders>
        <w:tblLook w:val="0000" w:firstRow="0" w:lastRow="0" w:firstColumn="0" w:lastColumn="0" w:noHBand="0" w:noVBand="0"/>
      </w:tblPr>
      <w:tblGrid>
        <w:gridCol w:w="2518"/>
        <w:gridCol w:w="7513"/>
      </w:tblGrid>
      <w:tr w:rsidR="00C21F55" w:rsidRPr="0095202C" w:rsidTr="00DE7A18">
        <w:trPr>
          <w:trHeight w:val="255"/>
        </w:trPr>
        <w:tc>
          <w:tcPr>
            <w:tcW w:w="2518" w:type="dxa"/>
            <w:tcBorders>
              <w:top w:val="single" w:sz="12" w:space="0" w:color="008000"/>
              <w:bottom w:val="single" w:sz="6" w:space="0" w:color="000000"/>
            </w:tcBorders>
            <w:shd w:val="pct20" w:color="FFFFFF" w:fill="FFFFFF"/>
            <w:noWrap/>
          </w:tcPr>
          <w:p w:rsidR="00C21F55" w:rsidRPr="0095202C" w:rsidRDefault="00C21F55" w:rsidP="00D64F44">
            <w:pPr>
              <w:spacing w:line="360" w:lineRule="auto"/>
              <w:rPr>
                <w:rFonts w:ascii="Arial" w:hAnsi="Arial" w:cs="Arial"/>
                <w:b/>
              </w:rPr>
            </w:pPr>
          </w:p>
        </w:tc>
        <w:tc>
          <w:tcPr>
            <w:tcW w:w="7513" w:type="dxa"/>
            <w:tcBorders>
              <w:top w:val="single" w:sz="12" w:space="0" w:color="008000"/>
              <w:bottom w:val="single" w:sz="6" w:space="0" w:color="000000"/>
            </w:tcBorders>
            <w:shd w:val="pct20" w:color="FFFFFF" w:fill="FFFFFF"/>
            <w:noWrap/>
          </w:tcPr>
          <w:p w:rsidR="00C21F55" w:rsidRPr="0095202C" w:rsidRDefault="00C21F55" w:rsidP="00D64F44">
            <w:pPr>
              <w:spacing w:line="360" w:lineRule="auto"/>
              <w:rPr>
                <w:rFonts w:ascii="Arial" w:hAnsi="Arial" w:cs="Arial"/>
                <w:b/>
              </w:rPr>
            </w:pPr>
            <w:r>
              <w:rPr>
                <w:rFonts w:ascii="Arial" w:hAnsi="Arial" w:cs="Arial"/>
                <w:b/>
              </w:rPr>
              <w:t>Descrizione</w:t>
            </w:r>
          </w:p>
        </w:tc>
      </w:tr>
      <w:tr w:rsidR="00C21F55" w:rsidRPr="0095202C" w:rsidTr="00DE7A18">
        <w:trPr>
          <w:trHeight w:val="255"/>
        </w:trPr>
        <w:tc>
          <w:tcPr>
            <w:tcW w:w="2518" w:type="dxa"/>
            <w:tcBorders>
              <w:top w:val="single" w:sz="6" w:space="0" w:color="000000"/>
            </w:tcBorders>
            <w:shd w:val="pct25" w:color="FFFF00" w:fill="FFFFFF"/>
            <w:noWrap/>
          </w:tcPr>
          <w:p w:rsidR="00C21F55" w:rsidRPr="001C757E" w:rsidRDefault="00C21F55" w:rsidP="00D64F44">
            <w:pPr>
              <w:spacing w:line="360" w:lineRule="auto"/>
              <w:rPr>
                <w:rFonts w:ascii="Calibri" w:hAnsi="Calibri"/>
                <w:rPrChange w:id="498" w:author="admin" w:date="2018-01-26T06:26:00Z">
                  <w:rPr>
                    <w:rFonts w:ascii="Arial" w:hAnsi="Arial" w:cs="Arial"/>
                    <w:sz w:val="20"/>
                    <w:szCs w:val="20"/>
                  </w:rPr>
                </w:rPrChange>
              </w:rPr>
            </w:pPr>
            <w:r w:rsidRPr="001C757E">
              <w:rPr>
                <w:rFonts w:ascii="Calibri" w:hAnsi="Calibri"/>
                <w:rPrChange w:id="499" w:author="admin" w:date="2018-01-26T06:26:00Z">
                  <w:rPr>
                    <w:rFonts w:ascii="Arial" w:hAnsi="Arial" w:cs="Arial"/>
                    <w:sz w:val="20"/>
                    <w:szCs w:val="20"/>
                  </w:rPr>
                </w:rPrChange>
              </w:rPr>
              <w:t>Server fisici</w:t>
            </w:r>
          </w:p>
        </w:tc>
        <w:tc>
          <w:tcPr>
            <w:tcW w:w="7513" w:type="dxa"/>
            <w:tcBorders>
              <w:top w:val="single" w:sz="6" w:space="0" w:color="000000"/>
            </w:tcBorders>
            <w:shd w:val="pct25" w:color="FFFF00" w:fill="FFFFFF"/>
            <w:noWrap/>
          </w:tcPr>
          <w:p w:rsidR="00C21F55" w:rsidRPr="001C757E" w:rsidRDefault="007913FA" w:rsidP="00D64F44">
            <w:pPr>
              <w:spacing w:line="360" w:lineRule="auto"/>
              <w:jc w:val="both"/>
              <w:rPr>
                <w:rFonts w:ascii="Calibri" w:hAnsi="Calibri"/>
                <w:rPrChange w:id="500" w:author="admin" w:date="2018-01-26T06:26:00Z">
                  <w:rPr>
                    <w:rFonts w:ascii="Calibri" w:hAnsi="Calibri"/>
                    <w:color w:val="000000"/>
                    <w:szCs w:val="22"/>
                    <w:lang w:val="en-GB"/>
                  </w:rPr>
                </w:rPrChange>
              </w:rPr>
            </w:pPr>
            <w:r w:rsidRPr="001C757E">
              <w:rPr>
                <w:rFonts w:ascii="Calibri" w:hAnsi="Calibri"/>
                <w:rPrChange w:id="501" w:author="admin" w:date="2018-01-26T06:26:00Z">
                  <w:rPr>
                    <w:rFonts w:ascii="Calibri" w:hAnsi="Calibri"/>
                    <w:color w:val="000000"/>
                    <w:szCs w:val="22"/>
                    <w:lang w:val="en-GB"/>
                  </w:rPr>
                </w:rPrChange>
              </w:rPr>
              <w:t xml:space="preserve">2xHP DL380G8 - Intel® </w:t>
            </w:r>
            <w:proofErr w:type="spellStart"/>
            <w:r w:rsidRPr="001C757E">
              <w:rPr>
                <w:rFonts w:ascii="Calibri" w:hAnsi="Calibri"/>
                <w:rPrChange w:id="502" w:author="admin" w:date="2018-01-26T06:26:00Z">
                  <w:rPr>
                    <w:rFonts w:ascii="Calibri" w:hAnsi="Calibri"/>
                    <w:color w:val="000000"/>
                    <w:szCs w:val="22"/>
                    <w:lang w:val="en-GB"/>
                  </w:rPr>
                </w:rPrChange>
              </w:rPr>
              <w:t>Xeon</w:t>
            </w:r>
            <w:proofErr w:type="spellEnd"/>
            <w:r w:rsidRPr="001C757E">
              <w:rPr>
                <w:rFonts w:ascii="Calibri" w:hAnsi="Calibri"/>
                <w:rPrChange w:id="503" w:author="admin" w:date="2018-01-26T06:26:00Z">
                  <w:rPr>
                    <w:rFonts w:ascii="Calibri" w:hAnsi="Calibri"/>
                    <w:color w:val="000000"/>
                    <w:szCs w:val="22"/>
                    <w:lang w:val="en-GB"/>
                  </w:rPr>
                </w:rPrChange>
              </w:rPr>
              <w:t xml:space="preserve">® E5-2630 v2 – RAM 48GB </w:t>
            </w:r>
          </w:p>
          <w:p w:rsidR="007913FA" w:rsidRPr="001C757E" w:rsidRDefault="007913FA" w:rsidP="00D64F44">
            <w:pPr>
              <w:spacing w:line="360" w:lineRule="auto"/>
              <w:jc w:val="both"/>
              <w:rPr>
                <w:rFonts w:ascii="Calibri" w:hAnsi="Calibri"/>
                <w:rPrChange w:id="504" w:author="admin" w:date="2018-01-26T06:26:00Z">
                  <w:rPr>
                    <w:rFonts w:ascii="Arial" w:hAnsi="Arial" w:cs="Arial"/>
                    <w:sz w:val="20"/>
                    <w:szCs w:val="20"/>
                  </w:rPr>
                </w:rPrChange>
              </w:rPr>
            </w:pPr>
            <w:r w:rsidRPr="001C757E">
              <w:rPr>
                <w:rFonts w:ascii="Calibri" w:hAnsi="Calibri"/>
                <w:rPrChange w:id="505" w:author="admin" w:date="2018-01-26T06:26:00Z">
                  <w:rPr>
                    <w:rFonts w:ascii="Calibri" w:hAnsi="Calibri"/>
                    <w:color w:val="000000"/>
                    <w:szCs w:val="22"/>
                    <w:lang w:val="en-GB"/>
                  </w:rPr>
                </w:rPrChange>
              </w:rPr>
              <w:t xml:space="preserve">CISCO R210 – Intel® </w:t>
            </w:r>
            <w:proofErr w:type="spellStart"/>
            <w:r w:rsidRPr="001C757E">
              <w:rPr>
                <w:rFonts w:ascii="Calibri" w:hAnsi="Calibri"/>
                <w:rPrChange w:id="506" w:author="admin" w:date="2018-01-26T06:26:00Z">
                  <w:rPr>
                    <w:rFonts w:ascii="Calibri" w:hAnsi="Calibri"/>
                    <w:color w:val="000000"/>
                    <w:szCs w:val="22"/>
                    <w:lang w:val="en-GB"/>
                  </w:rPr>
                </w:rPrChange>
              </w:rPr>
              <w:t>Xeon</w:t>
            </w:r>
            <w:proofErr w:type="spellEnd"/>
            <w:r w:rsidRPr="001C757E">
              <w:rPr>
                <w:rFonts w:ascii="Calibri" w:hAnsi="Calibri"/>
                <w:rPrChange w:id="507" w:author="admin" w:date="2018-01-26T06:26:00Z">
                  <w:rPr>
                    <w:rFonts w:ascii="Calibri" w:hAnsi="Calibri"/>
                    <w:color w:val="000000"/>
                    <w:szCs w:val="22"/>
                    <w:lang w:val="en-GB"/>
                  </w:rPr>
                </w:rPrChange>
              </w:rPr>
              <w:t>® E5640 – RAM 48GB</w:t>
            </w:r>
          </w:p>
        </w:tc>
      </w:tr>
      <w:tr w:rsidR="00C21F55" w:rsidRPr="0095202C" w:rsidTr="00DE7A18">
        <w:trPr>
          <w:trHeight w:val="255"/>
        </w:trPr>
        <w:tc>
          <w:tcPr>
            <w:tcW w:w="2518" w:type="dxa"/>
            <w:shd w:val="pct20" w:color="000000" w:fill="FFFFFF"/>
            <w:noWrap/>
          </w:tcPr>
          <w:p w:rsidR="00C21F55" w:rsidRPr="001C757E" w:rsidRDefault="00C21F55" w:rsidP="00D64F44">
            <w:pPr>
              <w:spacing w:line="360" w:lineRule="auto"/>
              <w:rPr>
                <w:rFonts w:ascii="Calibri" w:hAnsi="Calibri"/>
                <w:rPrChange w:id="508" w:author="admin" w:date="2018-01-26T06:26:00Z">
                  <w:rPr>
                    <w:rFonts w:ascii="Arial" w:hAnsi="Arial" w:cs="Arial"/>
                    <w:sz w:val="20"/>
                    <w:szCs w:val="20"/>
                  </w:rPr>
                </w:rPrChange>
              </w:rPr>
            </w:pPr>
            <w:r w:rsidRPr="001C757E">
              <w:rPr>
                <w:rFonts w:ascii="Calibri" w:hAnsi="Calibri"/>
                <w:rPrChange w:id="509" w:author="admin" w:date="2018-01-26T06:26:00Z">
                  <w:rPr>
                    <w:rFonts w:ascii="Arial" w:hAnsi="Arial" w:cs="Arial"/>
                    <w:sz w:val="20"/>
                    <w:szCs w:val="20"/>
                  </w:rPr>
                </w:rPrChange>
              </w:rPr>
              <w:t>Cluster</w:t>
            </w:r>
          </w:p>
        </w:tc>
        <w:tc>
          <w:tcPr>
            <w:tcW w:w="7513" w:type="dxa"/>
            <w:shd w:val="pct20" w:color="000000" w:fill="FFFFFF"/>
            <w:noWrap/>
          </w:tcPr>
          <w:p w:rsidR="00C21F55" w:rsidRPr="001C757E" w:rsidRDefault="00C21F55" w:rsidP="00D64F44">
            <w:pPr>
              <w:spacing w:line="360" w:lineRule="auto"/>
              <w:rPr>
                <w:rFonts w:ascii="Calibri" w:hAnsi="Calibri"/>
                <w:rPrChange w:id="510" w:author="admin" w:date="2018-01-26T06:26:00Z">
                  <w:rPr>
                    <w:rFonts w:ascii="Arial" w:hAnsi="Arial" w:cs="Arial"/>
                    <w:sz w:val="20"/>
                    <w:szCs w:val="20"/>
                  </w:rPr>
                </w:rPrChange>
              </w:rPr>
            </w:pPr>
            <w:r w:rsidRPr="001C757E">
              <w:rPr>
                <w:rFonts w:ascii="Calibri" w:hAnsi="Calibri"/>
                <w:rPrChange w:id="511" w:author="admin" w:date="2018-01-26T06:26:00Z">
                  <w:rPr>
                    <w:rFonts w:ascii="Arial" w:hAnsi="Arial" w:cs="Arial"/>
                    <w:sz w:val="20"/>
                    <w:szCs w:val="20"/>
                  </w:rPr>
                </w:rPrChange>
              </w:rPr>
              <w:t xml:space="preserve">server collegati tramite cluster </w:t>
            </w:r>
            <w:proofErr w:type="spellStart"/>
            <w:r w:rsidRPr="001C757E">
              <w:rPr>
                <w:rFonts w:ascii="Calibri" w:hAnsi="Calibri"/>
                <w:rPrChange w:id="512" w:author="admin" w:date="2018-01-26T06:26:00Z">
                  <w:rPr>
                    <w:rFonts w:ascii="Arial" w:hAnsi="Arial" w:cs="Arial"/>
                    <w:sz w:val="20"/>
                    <w:szCs w:val="20"/>
                  </w:rPr>
                </w:rPrChange>
              </w:rPr>
              <w:t>vmware</w:t>
            </w:r>
            <w:proofErr w:type="spellEnd"/>
          </w:p>
        </w:tc>
      </w:tr>
      <w:tr w:rsidR="00C21F55" w:rsidRPr="0095202C" w:rsidTr="00DE7A18">
        <w:trPr>
          <w:trHeight w:val="255"/>
        </w:trPr>
        <w:tc>
          <w:tcPr>
            <w:tcW w:w="2518" w:type="dxa"/>
            <w:shd w:val="pct25" w:color="FFFF00" w:fill="FFFFFF"/>
            <w:noWrap/>
          </w:tcPr>
          <w:p w:rsidR="00C21F55" w:rsidRPr="001C757E" w:rsidRDefault="00DE7A18" w:rsidP="00D64F44">
            <w:pPr>
              <w:spacing w:line="360" w:lineRule="auto"/>
              <w:rPr>
                <w:rFonts w:ascii="Calibri" w:hAnsi="Calibri"/>
                <w:rPrChange w:id="513" w:author="admin" w:date="2018-01-26T06:26:00Z">
                  <w:rPr>
                    <w:rFonts w:ascii="Arial" w:hAnsi="Arial" w:cs="Arial"/>
                    <w:sz w:val="20"/>
                    <w:szCs w:val="20"/>
                  </w:rPr>
                </w:rPrChange>
              </w:rPr>
            </w:pPr>
            <w:r w:rsidRPr="001C757E">
              <w:rPr>
                <w:rFonts w:ascii="Calibri" w:hAnsi="Calibri"/>
                <w:rPrChange w:id="514" w:author="admin" w:date="2018-01-26T06:26:00Z">
                  <w:rPr>
                    <w:rFonts w:ascii="Arial" w:hAnsi="Arial" w:cs="Arial"/>
                    <w:sz w:val="20"/>
                    <w:szCs w:val="20"/>
                  </w:rPr>
                </w:rPrChange>
              </w:rPr>
              <w:t>Storage Area Network</w:t>
            </w:r>
          </w:p>
        </w:tc>
        <w:tc>
          <w:tcPr>
            <w:tcW w:w="7513" w:type="dxa"/>
            <w:shd w:val="pct25" w:color="FFFF00" w:fill="FFFFFF"/>
            <w:noWrap/>
          </w:tcPr>
          <w:p w:rsidR="00C21F55" w:rsidRPr="00DE7A18" w:rsidRDefault="00DE7A18" w:rsidP="00D64F44">
            <w:pPr>
              <w:spacing w:line="360" w:lineRule="auto"/>
              <w:jc w:val="both"/>
              <w:rPr>
                <w:rFonts w:ascii="Calibri" w:hAnsi="Calibri"/>
              </w:rPr>
            </w:pPr>
            <w:r w:rsidRPr="00D37A81">
              <w:rPr>
                <w:rFonts w:ascii="Calibri" w:hAnsi="Calibri"/>
              </w:rPr>
              <w:t xml:space="preserve">Le Virtual Machine sono ospitate a seconda delle esigenze del cliente su SAN </w:t>
            </w:r>
            <w:proofErr w:type="spellStart"/>
            <w:r w:rsidRPr="00D37A81">
              <w:rPr>
                <w:rFonts w:ascii="Calibri" w:hAnsi="Calibri"/>
              </w:rPr>
              <w:t>iSCSI</w:t>
            </w:r>
            <w:proofErr w:type="spellEnd"/>
            <w:r w:rsidRPr="00D37A81">
              <w:rPr>
                <w:rFonts w:ascii="Calibri" w:hAnsi="Calibri"/>
              </w:rPr>
              <w:t>, direttamente sul server fisico oppure su NAS</w:t>
            </w:r>
          </w:p>
        </w:tc>
      </w:tr>
      <w:tr w:rsidR="00C21F55" w:rsidRPr="0095202C" w:rsidTr="00DE7A18">
        <w:trPr>
          <w:trHeight w:val="255"/>
        </w:trPr>
        <w:tc>
          <w:tcPr>
            <w:tcW w:w="2518" w:type="dxa"/>
            <w:shd w:val="pct20" w:color="000000" w:fill="FFFFFF"/>
            <w:noWrap/>
          </w:tcPr>
          <w:p w:rsidR="00C21F55" w:rsidRPr="001C757E" w:rsidRDefault="00DE7A18" w:rsidP="00D64F44">
            <w:pPr>
              <w:spacing w:line="360" w:lineRule="auto"/>
              <w:rPr>
                <w:rFonts w:ascii="Calibri" w:hAnsi="Calibri"/>
                <w:rPrChange w:id="515" w:author="admin" w:date="2018-01-26T06:26:00Z">
                  <w:rPr>
                    <w:rFonts w:ascii="Arial" w:hAnsi="Arial" w:cs="Arial"/>
                    <w:sz w:val="20"/>
                    <w:szCs w:val="20"/>
                  </w:rPr>
                </w:rPrChange>
              </w:rPr>
            </w:pPr>
            <w:r w:rsidRPr="001C757E">
              <w:rPr>
                <w:rFonts w:ascii="Calibri" w:hAnsi="Calibri"/>
                <w:rPrChange w:id="516" w:author="admin" w:date="2018-01-26T06:26:00Z">
                  <w:rPr>
                    <w:rFonts w:ascii="Arial" w:hAnsi="Arial" w:cs="Arial"/>
                    <w:sz w:val="20"/>
                    <w:szCs w:val="20"/>
                  </w:rPr>
                </w:rPrChange>
              </w:rPr>
              <w:t>Infrastruttura di rete</w:t>
            </w:r>
            <w:r w:rsidR="00C21F55" w:rsidRPr="001C757E">
              <w:rPr>
                <w:rFonts w:ascii="Calibri" w:hAnsi="Calibri"/>
                <w:rPrChange w:id="517" w:author="admin" w:date="2018-01-26T06:26:00Z">
                  <w:rPr>
                    <w:rFonts w:ascii="Arial" w:hAnsi="Arial" w:cs="Arial"/>
                    <w:sz w:val="20"/>
                    <w:szCs w:val="20"/>
                  </w:rPr>
                </w:rPrChange>
              </w:rPr>
              <w:t xml:space="preserve"> </w:t>
            </w:r>
          </w:p>
        </w:tc>
        <w:tc>
          <w:tcPr>
            <w:tcW w:w="7513" w:type="dxa"/>
            <w:shd w:val="pct20" w:color="000000" w:fill="FFFFFF"/>
            <w:noWrap/>
          </w:tcPr>
          <w:p w:rsidR="00C21F55" w:rsidRPr="001C757E" w:rsidRDefault="00DE7A18" w:rsidP="00D64F44">
            <w:pPr>
              <w:spacing w:line="360" w:lineRule="auto"/>
              <w:rPr>
                <w:rFonts w:ascii="Calibri" w:hAnsi="Calibri"/>
                <w:rPrChange w:id="518" w:author="admin" w:date="2018-01-26T06:26:00Z">
                  <w:rPr>
                    <w:rFonts w:ascii="Arial" w:hAnsi="Arial" w:cs="Arial"/>
                    <w:sz w:val="20"/>
                    <w:szCs w:val="20"/>
                  </w:rPr>
                </w:rPrChange>
              </w:rPr>
            </w:pPr>
            <w:r w:rsidRPr="00D37A81">
              <w:rPr>
                <w:rFonts w:ascii="Calibri" w:hAnsi="Calibri"/>
              </w:rPr>
              <w:t>I server sono interconnessi tra loro tramite VLAN su rete ethernet gigabit</w:t>
            </w:r>
          </w:p>
        </w:tc>
      </w:tr>
      <w:tr w:rsidR="00C21F55" w:rsidRPr="0095202C" w:rsidTr="00DE7A18">
        <w:trPr>
          <w:trHeight w:val="255"/>
        </w:trPr>
        <w:tc>
          <w:tcPr>
            <w:tcW w:w="2518" w:type="dxa"/>
            <w:shd w:val="pct25" w:color="FFFF00" w:fill="FFFFFF"/>
            <w:noWrap/>
          </w:tcPr>
          <w:p w:rsidR="00C21F55" w:rsidRPr="001C757E" w:rsidRDefault="00DE7A18" w:rsidP="00D64F44">
            <w:pPr>
              <w:spacing w:line="360" w:lineRule="auto"/>
              <w:rPr>
                <w:rFonts w:ascii="Calibri" w:hAnsi="Calibri"/>
                <w:rPrChange w:id="519" w:author="admin" w:date="2018-01-26T06:26:00Z">
                  <w:rPr>
                    <w:rFonts w:ascii="Arial" w:hAnsi="Arial" w:cs="Arial"/>
                    <w:sz w:val="20"/>
                    <w:szCs w:val="20"/>
                  </w:rPr>
                </w:rPrChange>
              </w:rPr>
            </w:pPr>
            <w:r w:rsidRPr="001C757E">
              <w:rPr>
                <w:rFonts w:ascii="Calibri" w:hAnsi="Calibri"/>
                <w:rPrChange w:id="520" w:author="admin" w:date="2018-01-26T06:26:00Z">
                  <w:rPr>
                    <w:rFonts w:ascii="Arial" w:hAnsi="Arial" w:cs="Arial"/>
                    <w:sz w:val="20"/>
                    <w:szCs w:val="20"/>
                  </w:rPr>
                </w:rPrChange>
              </w:rPr>
              <w:t>UPS</w:t>
            </w:r>
          </w:p>
        </w:tc>
        <w:tc>
          <w:tcPr>
            <w:tcW w:w="7513" w:type="dxa"/>
            <w:shd w:val="pct25" w:color="FFFF00" w:fill="FFFFFF"/>
            <w:noWrap/>
          </w:tcPr>
          <w:p w:rsidR="006628B2" w:rsidRPr="006D4C67" w:rsidDel="001C757E" w:rsidRDefault="006628B2" w:rsidP="00D64F44">
            <w:pPr>
              <w:spacing w:line="360" w:lineRule="auto"/>
              <w:jc w:val="both"/>
              <w:rPr>
                <w:del w:id="521" w:author="admin" w:date="2018-01-26T06:26:00Z"/>
                <w:rFonts w:ascii="Calibri" w:hAnsi="Calibri"/>
              </w:rPr>
            </w:pPr>
            <w:r>
              <w:rPr>
                <w:rFonts w:ascii="Calibri" w:hAnsi="Calibri"/>
              </w:rPr>
              <w:t xml:space="preserve">UPS dedicato conforme agli standard </w:t>
            </w:r>
            <w:r w:rsidRPr="006D4C67">
              <w:rPr>
                <w:rFonts w:ascii="Calibri" w:hAnsi="Calibri"/>
              </w:rPr>
              <w:t>TUC, C-</w:t>
            </w:r>
            <w:proofErr w:type="spellStart"/>
            <w:r w:rsidRPr="006D4C67">
              <w:rPr>
                <w:rFonts w:ascii="Calibri" w:hAnsi="Calibri"/>
              </w:rPr>
              <w:t>Tick</w:t>
            </w:r>
            <w:proofErr w:type="spellEnd"/>
            <w:r w:rsidRPr="006D4C67">
              <w:rPr>
                <w:rFonts w:ascii="Calibri" w:hAnsi="Calibri"/>
              </w:rPr>
              <w:t>, CB, IEC 62040-3, IEC 62040-2, IEC 62040-1-1</w:t>
            </w:r>
            <w:r>
              <w:rPr>
                <w:rFonts w:ascii="Calibri" w:hAnsi="Calibri"/>
              </w:rPr>
              <w:t xml:space="preserve"> e</w:t>
            </w:r>
            <w:r w:rsidRPr="006D4C67">
              <w:rPr>
                <w:rFonts w:ascii="Calibri" w:hAnsi="Calibri"/>
              </w:rPr>
              <w:t xml:space="preserve"> garantisce alimentazione al server per </w:t>
            </w:r>
            <w:r>
              <w:rPr>
                <w:rFonts w:ascii="Calibri" w:hAnsi="Calibri"/>
              </w:rPr>
              <w:t xml:space="preserve">un periodo di </w:t>
            </w:r>
            <w:r w:rsidRPr="006D4C67">
              <w:rPr>
                <w:rFonts w:ascii="Calibri" w:hAnsi="Calibri"/>
              </w:rPr>
              <w:t>90 minuti</w:t>
            </w:r>
          </w:p>
          <w:p w:rsidR="00C21F55" w:rsidRPr="001C757E" w:rsidRDefault="00C21F55">
            <w:pPr>
              <w:spacing w:line="360" w:lineRule="auto"/>
              <w:jc w:val="both"/>
              <w:rPr>
                <w:rFonts w:ascii="Calibri" w:hAnsi="Calibri"/>
                <w:rPrChange w:id="522" w:author="admin" w:date="2018-01-26T06:26:00Z">
                  <w:rPr>
                    <w:rFonts w:ascii="Arial" w:hAnsi="Arial" w:cs="Arial"/>
                    <w:sz w:val="20"/>
                    <w:szCs w:val="20"/>
                  </w:rPr>
                </w:rPrChange>
              </w:rPr>
              <w:pPrChange w:id="523" w:author="admin" w:date="2018-01-26T06:26:00Z">
                <w:pPr>
                  <w:spacing w:line="360" w:lineRule="auto"/>
                </w:pPr>
              </w:pPrChange>
            </w:pPr>
          </w:p>
        </w:tc>
      </w:tr>
      <w:tr w:rsidR="00C21F55" w:rsidRPr="0095202C" w:rsidTr="00DE7A18">
        <w:trPr>
          <w:trHeight w:val="255"/>
        </w:trPr>
        <w:tc>
          <w:tcPr>
            <w:tcW w:w="2518" w:type="dxa"/>
            <w:shd w:val="pct20" w:color="000000" w:fill="FFFFFF"/>
            <w:noWrap/>
          </w:tcPr>
          <w:p w:rsidR="00C21F55" w:rsidRPr="001C757E" w:rsidRDefault="00DE7A18" w:rsidP="00D64F44">
            <w:pPr>
              <w:spacing w:line="360" w:lineRule="auto"/>
              <w:rPr>
                <w:rFonts w:ascii="Calibri" w:hAnsi="Calibri"/>
                <w:rPrChange w:id="524" w:author="admin" w:date="2018-01-26T06:26:00Z">
                  <w:rPr>
                    <w:rFonts w:ascii="Arial" w:hAnsi="Arial" w:cs="Arial"/>
                    <w:sz w:val="20"/>
                    <w:szCs w:val="20"/>
                  </w:rPr>
                </w:rPrChange>
              </w:rPr>
            </w:pPr>
            <w:r w:rsidRPr="001C757E">
              <w:rPr>
                <w:rFonts w:ascii="Calibri" w:hAnsi="Calibri"/>
                <w:rPrChange w:id="525" w:author="admin" w:date="2018-01-26T06:26:00Z">
                  <w:rPr>
                    <w:rFonts w:ascii="Arial" w:hAnsi="Arial" w:cs="Arial"/>
                    <w:sz w:val="20"/>
                    <w:szCs w:val="20"/>
                  </w:rPr>
                </w:rPrChange>
              </w:rPr>
              <w:t>Backup</w:t>
            </w:r>
          </w:p>
        </w:tc>
        <w:tc>
          <w:tcPr>
            <w:tcW w:w="7513" w:type="dxa"/>
            <w:shd w:val="pct20" w:color="000000" w:fill="FFFFFF"/>
            <w:noWrap/>
          </w:tcPr>
          <w:p w:rsidR="00C21F55" w:rsidRDefault="00DE7A18" w:rsidP="00D64F44">
            <w:pPr>
              <w:spacing w:line="360" w:lineRule="auto"/>
              <w:jc w:val="both"/>
              <w:rPr>
                <w:rFonts w:ascii="Calibri" w:hAnsi="Calibri"/>
              </w:rPr>
            </w:pPr>
            <w:r>
              <w:rPr>
                <w:rFonts w:ascii="Calibri" w:hAnsi="Calibri"/>
              </w:rPr>
              <w:t>I backup vengono effettuati su sistemi NAS</w:t>
            </w:r>
            <w:del w:id="526" w:author="admin" w:date="2018-01-26T06:26:00Z">
              <w:r w:rsidDel="001C757E">
                <w:rPr>
                  <w:rFonts w:ascii="Calibri" w:hAnsi="Calibri"/>
                </w:rPr>
                <w:delText xml:space="preserve"> tramite software specifici</w:delText>
              </w:r>
            </w:del>
          </w:p>
          <w:p w:rsidR="006628B2" w:rsidRDefault="006628B2">
            <w:pPr>
              <w:spacing w:line="360" w:lineRule="auto"/>
              <w:jc w:val="both"/>
              <w:rPr>
                <w:rFonts w:ascii="Calibri" w:hAnsi="Calibri"/>
              </w:rPr>
              <w:pPrChange w:id="527" w:author="admin" w:date="2018-01-26T06:26:00Z">
                <w:pPr>
                  <w:spacing w:line="360" w:lineRule="auto"/>
                  <w:ind w:left="709"/>
                  <w:jc w:val="both"/>
                </w:pPr>
              </w:pPrChange>
            </w:pPr>
            <w:r>
              <w:rPr>
                <w:rFonts w:ascii="Calibri" w:hAnsi="Calibri"/>
              </w:rPr>
              <w:t>Backup giornaliero dei dati INCREMENTALE</w:t>
            </w:r>
            <w:ins w:id="528" w:author="admin" w:date="2018-01-25T17:26:00Z">
              <w:r w:rsidR="00EB6DFC">
                <w:rPr>
                  <w:rFonts w:ascii="Calibri" w:hAnsi="Calibri"/>
                </w:rPr>
                <w:t xml:space="preserve"> (su ciclo di 7 gg)</w:t>
              </w:r>
            </w:ins>
          </w:p>
          <w:p w:rsidR="006628B2" w:rsidRDefault="006628B2">
            <w:pPr>
              <w:spacing w:line="360" w:lineRule="auto"/>
              <w:jc w:val="both"/>
              <w:rPr>
                <w:rFonts w:ascii="Calibri" w:hAnsi="Calibri"/>
              </w:rPr>
              <w:pPrChange w:id="529" w:author="admin" w:date="2018-01-26T06:26:00Z">
                <w:pPr>
                  <w:spacing w:line="360" w:lineRule="auto"/>
                  <w:ind w:left="709"/>
                  <w:jc w:val="both"/>
                </w:pPr>
              </w:pPrChange>
            </w:pPr>
            <w:r>
              <w:rPr>
                <w:rFonts w:ascii="Calibri" w:hAnsi="Calibri"/>
              </w:rPr>
              <w:t>Backup completo SETTIMANALE</w:t>
            </w:r>
          </w:p>
          <w:p w:rsidR="006628B2" w:rsidDel="00505B23" w:rsidRDefault="006628B2">
            <w:pPr>
              <w:spacing w:line="360" w:lineRule="auto"/>
              <w:jc w:val="both"/>
              <w:rPr>
                <w:del w:id="530" w:author="admin" w:date="2018-01-25T17:23:00Z"/>
                <w:rFonts w:ascii="Calibri" w:hAnsi="Calibri"/>
              </w:rPr>
              <w:pPrChange w:id="531" w:author="admin" w:date="2018-01-26T06:26:00Z">
                <w:pPr>
                  <w:spacing w:line="360" w:lineRule="auto"/>
                  <w:ind w:left="709"/>
                  <w:jc w:val="both"/>
                </w:pPr>
              </w:pPrChange>
            </w:pPr>
            <w:commentRangeStart w:id="532"/>
            <w:del w:id="533" w:author="admin" w:date="2018-01-25T17:25:00Z">
              <w:r w:rsidDel="00EB6DFC">
                <w:rPr>
                  <w:rFonts w:ascii="Calibri" w:hAnsi="Calibri"/>
                </w:rPr>
                <w:delText xml:space="preserve">Recovery </w:delText>
              </w:r>
            </w:del>
            <w:ins w:id="534" w:author="admin" w:date="2018-01-25T17:25:00Z">
              <w:r w:rsidR="00EB6DFC">
                <w:rPr>
                  <w:rFonts w:ascii="Calibri" w:hAnsi="Calibri"/>
                </w:rPr>
                <w:t>Conservazione (</w:t>
              </w:r>
              <w:proofErr w:type="spellStart"/>
              <w:r w:rsidR="00EB6DFC">
                <w:rPr>
                  <w:rFonts w:ascii="Calibri" w:hAnsi="Calibri"/>
                </w:rPr>
                <w:t>retention</w:t>
              </w:r>
              <w:proofErr w:type="spellEnd"/>
              <w:r w:rsidR="00EB6DFC">
                <w:rPr>
                  <w:rFonts w:ascii="Calibri" w:hAnsi="Calibri"/>
                </w:rPr>
                <w:t xml:space="preserve">) e ripristino dei backup </w:t>
              </w:r>
            </w:ins>
            <w:r>
              <w:rPr>
                <w:rFonts w:ascii="Calibri" w:hAnsi="Calibri"/>
              </w:rPr>
              <w:t xml:space="preserve">dati fino a </w:t>
            </w:r>
            <w:ins w:id="535" w:author="admin" w:date="2018-01-25T17:18:00Z">
              <w:r w:rsidR="00505B23">
                <w:rPr>
                  <w:rFonts w:ascii="Calibri" w:hAnsi="Calibri"/>
                </w:rPr>
                <w:t>7</w:t>
              </w:r>
            </w:ins>
            <w:del w:id="536" w:author="admin" w:date="2018-01-25T17:17:00Z">
              <w:r w:rsidDel="00505B23">
                <w:rPr>
                  <w:rFonts w:ascii="Calibri" w:hAnsi="Calibri"/>
                </w:rPr>
                <w:delText>2</w:delText>
              </w:r>
            </w:del>
            <w:r>
              <w:rPr>
                <w:rFonts w:ascii="Calibri" w:hAnsi="Calibri"/>
              </w:rPr>
              <w:t xml:space="preserve"> gg precedenti</w:t>
            </w:r>
            <w:commentRangeEnd w:id="532"/>
            <w:r w:rsidR="006438EB" w:rsidRPr="001C757E">
              <w:rPr>
                <w:rFonts w:ascii="Calibri" w:hAnsi="Calibri"/>
                <w:rPrChange w:id="537" w:author="admin" w:date="2018-01-26T06:26:00Z">
                  <w:rPr>
                    <w:rStyle w:val="Rimandocommento"/>
                  </w:rPr>
                </w:rPrChange>
              </w:rPr>
              <w:commentReference w:id="532"/>
            </w:r>
            <w:ins w:id="538" w:author="admin" w:date="2018-01-25T17:26:00Z">
              <w:r w:rsidR="00EB6DFC">
                <w:rPr>
                  <w:rFonts w:ascii="Calibri" w:hAnsi="Calibri"/>
                </w:rPr>
                <w:t>, ripristinando l’immagine esatta del sistema al momento della creazione del backup.</w:t>
              </w:r>
            </w:ins>
          </w:p>
          <w:p w:rsidR="006628B2" w:rsidRPr="001C757E" w:rsidRDefault="006628B2" w:rsidP="0004188E">
            <w:pPr>
              <w:spacing w:line="360" w:lineRule="auto"/>
              <w:jc w:val="both"/>
              <w:rPr>
                <w:rFonts w:ascii="Calibri" w:hAnsi="Calibri"/>
                <w:rPrChange w:id="539" w:author="admin" w:date="2018-01-26T06:26:00Z">
                  <w:rPr>
                    <w:rFonts w:ascii="Arial" w:hAnsi="Arial" w:cs="Arial"/>
                    <w:sz w:val="20"/>
                    <w:szCs w:val="20"/>
                  </w:rPr>
                </w:rPrChange>
              </w:rPr>
            </w:pPr>
          </w:p>
        </w:tc>
      </w:tr>
      <w:tr w:rsidR="00C21F55" w:rsidRPr="0095202C" w:rsidDel="001C757E" w:rsidTr="00DE7A18">
        <w:trPr>
          <w:trHeight w:val="255"/>
          <w:del w:id="540" w:author="admin" w:date="2018-01-26T06:27:00Z"/>
        </w:trPr>
        <w:tc>
          <w:tcPr>
            <w:tcW w:w="2518" w:type="dxa"/>
            <w:shd w:val="pct25" w:color="FFFF00" w:fill="FFFFFF"/>
            <w:noWrap/>
          </w:tcPr>
          <w:p w:rsidR="00C21F55" w:rsidRPr="001C757E" w:rsidDel="001C757E" w:rsidRDefault="00C21F55" w:rsidP="00D64F44">
            <w:pPr>
              <w:spacing w:line="360" w:lineRule="auto"/>
              <w:rPr>
                <w:del w:id="541" w:author="admin" w:date="2018-01-26T06:27:00Z"/>
                <w:rFonts w:ascii="Calibri" w:hAnsi="Calibri"/>
                <w:rPrChange w:id="542" w:author="admin" w:date="2018-01-26T06:26:00Z">
                  <w:rPr>
                    <w:del w:id="543" w:author="admin" w:date="2018-01-26T06:27:00Z"/>
                    <w:rFonts w:ascii="Arial" w:hAnsi="Arial" w:cs="Arial"/>
                    <w:sz w:val="20"/>
                    <w:szCs w:val="20"/>
                  </w:rPr>
                </w:rPrChange>
              </w:rPr>
            </w:pPr>
          </w:p>
        </w:tc>
        <w:tc>
          <w:tcPr>
            <w:tcW w:w="7513" w:type="dxa"/>
            <w:shd w:val="pct25" w:color="FFFF00" w:fill="FFFFFF"/>
            <w:noWrap/>
          </w:tcPr>
          <w:p w:rsidR="00C21F55" w:rsidRPr="001C757E" w:rsidDel="001C757E" w:rsidRDefault="00C21F55" w:rsidP="00D64F44">
            <w:pPr>
              <w:spacing w:line="360" w:lineRule="auto"/>
              <w:rPr>
                <w:del w:id="544" w:author="admin" w:date="2018-01-26T06:27:00Z"/>
                <w:rFonts w:ascii="Calibri" w:hAnsi="Calibri"/>
                <w:rPrChange w:id="545" w:author="admin" w:date="2018-01-26T06:26:00Z">
                  <w:rPr>
                    <w:del w:id="546" w:author="admin" w:date="2018-01-26T06:27:00Z"/>
                    <w:rFonts w:ascii="Arial" w:hAnsi="Arial" w:cs="Arial"/>
                    <w:sz w:val="20"/>
                    <w:szCs w:val="20"/>
                  </w:rPr>
                </w:rPrChange>
              </w:rPr>
            </w:pPr>
          </w:p>
        </w:tc>
      </w:tr>
    </w:tbl>
    <w:p w:rsidR="00C21F55" w:rsidRDefault="00EB6DFC" w:rsidP="00D64F44">
      <w:pPr>
        <w:spacing w:line="360" w:lineRule="auto"/>
        <w:jc w:val="both"/>
        <w:rPr>
          <w:rFonts w:ascii="Calibri" w:hAnsi="Calibri"/>
        </w:rPr>
      </w:pPr>
      <w:ins w:id="547" w:author="admin" w:date="2018-01-25T17:28:00Z">
        <w:r>
          <w:rPr>
            <w:rFonts w:ascii="Calibri" w:hAnsi="Calibri"/>
          </w:rPr>
          <w:br w:type="page"/>
        </w:r>
      </w:ins>
    </w:p>
    <w:p w:rsidR="00EB6DFC" w:rsidRPr="00C83045" w:rsidRDefault="00EB6DFC" w:rsidP="00C83045">
      <w:pPr>
        <w:pStyle w:val="Titolo"/>
        <w:rPr>
          <w:ins w:id="548" w:author="admin" w:date="2018-01-25T17:28:00Z"/>
          <w:rPrChange w:id="549" w:author="admin" w:date="2018-01-26T07:08:00Z">
            <w:rPr>
              <w:ins w:id="550" w:author="admin" w:date="2018-01-25T17:28:00Z"/>
              <w14:shadow w14:blurRad="50800" w14:dist="38100" w14:dir="2700000" w14:sx="100000" w14:sy="100000" w14:kx="0" w14:ky="0" w14:algn="tl">
                <w14:srgbClr w14:val="000000">
                  <w14:alpha w14:val="60000"/>
                </w14:srgbClr>
              </w14:shadow>
            </w:rPr>
          </w:rPrChange>
        </w:rPr>
        <w:pPrChange w:id="551" w:author="admin" w:date="2018-01-26T07:08:00Z">
          <w:pPr>
            <w:pStyle w:val="Citazioneintensa"/>
            <w:spacing w:line="360" w:lineRule="auto"/>
            <w:ind w:left="360"/>
            <w:jc w:val="both"/>
          </w:pPr>
        </w:pPrChange>
      </w:pPr>
      <w:bookmarkStart w:id="552" w:name="_Toc504714040"/>
      <w:ins w:id="553" w:author="admin" w:date="2018-01-25T17:28:00Z">
        <w:r w:rsidRPr="00C83045">
          <w:rPr>
            <w:rPrChange w:id="554" w:author="admin" w:date="2018-01-26T07:08:00Z">
              <w:rPr>
                <w14:shadow w14:blurRad="50800" w14:dist="38100" w14:dir="2700000" w14:sx="100000" w14:sy="100000" w14:kx="0" w14:ky="0" w14:algn="tl">
                  <w14:srgbClr w14:val="000000">
                    <w14:alpha w14:val="60000"/>
                  </w14:srgbClr>
                </w14:shadow>
              </w:rPr>
            </w:rPrChange>
          </w:rPr>
          <w:lastRenderedPageBreak/>
          <w:t>1.</w:t>
        </w:r>
      </w:ins>
      <w:ins w:id="555" w:author="admin" w:date="2018-01-26T06:27:00Z">
        <w:r w:rsidR="001C757E" w:rsidRPr="00C83045">
          <w:rPr>
            <w:rPrChange w:id="556" w:author="admin" w:date="2018-01-26T07:08:00Z">
              <w:rPr>
                <w14:shadow w14:blurRad="50800" w14:dist="38100" w14:dir="2700000" w14:sx="100000" w14:sy="100000" w14:kx="0" w14:ky="0" w14:algn="tl">
                  <w14:srgbClr w14:val="000000">
                    <w14:alpha w14:val="60000"/>
                  </w14:srgbClr>
                </w14:shadow>
              </w:rPr>
            </w:rPrChange>
          </w:rPr>
          <w:t>6</w:t>
        </w:r>
      </w:ins>
      <w:ins w:id="557" w:author="admin" w:date="2018-01-25T17:28:00Z">
        <w:r w:rsidRPr="00C83045">
          <w:rPr>
            <w:rPrChange w:id="558" w:author="admin" w:date="2018-01-26T07:08:00Z">
              <w:rPr>
                <w14:shadow w14:blurRad="50800" w14:dist="38100" w14:dir="2700000" w14:sx="100000" w14:sy="100000" w14:kx="0" w14:ky="0" w14:algn="tl">
                  <w14:srgbClr w14:val="000000">
                    <w14:alpha w14:val="60000"/>
                  </w14:srgbClr>
                </w14:shadow>
              </w:rPr>
            </w:rPrChange>
          </w:rPr>
          <w:t xml:space="preserve">  – </w:t>
        </w:r>
      </w:ins>
      <w:ins w:id="559" w:author="admin" w:date="2018-01-25T17:31:00Z">
        <w:r w:rsidRPr="00C83045">
          <w:rPr>
            <w:rPrChange w:id="560" w:author="admin" w:date="2018-01-26T07:08:00Z">
              <w:rPr>
                <w14:shadow w14:blurRad="50800" w14:dist="38100" w14:dir="2700000" w14:sx="100000" w14:sy="100000" w14:kx="0" w14:ky="0" w14:algn="tl">
                  <w14:srgbClr w14:val="000000">
                    <w14:alpha w14:val="60000"/>
                  </w14:srgbClr>
                </w14:shadow>
              </w:rPr>
            </w:rPrChange>
          </w:rPr>
          <w:t>Backu</w:t>
        </w:r>
      </w:ins>
      <w:ins w:id="561" w:author="admin" w:date="2018-01-26T06:27:00Z">
        <w:r w:rsidR="001C757E" w:rsidRPr="00C83045">
          <w:rPr>
            <w:rPrChange w:id="562" w:author="admin" w:date="2018-01-26T07:08:00Z">
              <w:rPr>
                <w14:shadow w14:blurRad="50800" w14:dist="38100" w14:dir="2700000" w14:sx="100000" w14:sy="100000" w14:kx="0" w14:ky="0" w14:algn="tl">
                  <w14:srgbClr w14:val="000000">
                    <w14:alpha w14:val="60000"/>
                  </w14:srgbClr>
                </w14:shadow>
              </w:rPr>
            </w:rPrChange>
          </w:rPr>
          <w:t>p</w:t>
        </w:r>
      </w:ins>
      <w:ins w:id="563" w:author="admin" w:date="2018-01-25T17:31:00Z">
        <w:r w:rsidRPr="00C83045">
          <w:rPr>
            <w:rPrChange w:id="564" w:author="admin" w:date="2018-01-26T07:08:00Z">
              <w:rPr>
                <w14:shadow w14:blurRad="50800" w14:dist="38100" w14:dir="2700000" w14:sx="100000" w14:sy="100000" w14:kx="0" w14:ky="0" w14:algn="tl">
                  <w14:srgbClr w14:val="000000">
                    <w14:alpha w14:val="60000"/>
                  </w14:srgbClr>
                </w14:shadow>
              </w:rPr>
            </w:rPrChange>
          </w:rPr>
          <w:t xml:space="preserve"> </w:t>
        </w:r>
        <w:proofErr w:type="spellStart"/>
        <w:r w:rsidRPr="00C83045">
          <w:rPr>
            <w:rPrChange w:id="565" w:author="admin" w:date="2018-01-26T07:08:00Z">
              <w:rPr>
                <w14:shadow w14:blurRad="50800" w14:dist="38100" w14:dir="2700000" w14:sx="100000" w14:sy="100000" w14:kx="0" w14:ky="0" w14:algn="tl">
                  <w14:srgbClr w14:val="000000">
                    <w14:alpha w14:val="60000"/>
                  </w14:srgbClr>
                </w14:shadow>
              </w:rPr>
            </w:rPrChange>
          </w:rPr>
          <w:t>Retention</w:t>
        </w:r>
      </w:ins>
      <w:bookmarkEnd w:id="552"/>
      <w:proofErr w:type="spellEnd"/>
    </w:p>
    <w:p w:rsidR="00EB6DFC" w:rsidRPr="005A4245" w:rsidRDefault="00EB6DFC">
      <w:pPr>
        <w:autoSpaceDE w:val="0"/>
        <w:autoSpaceDN w:val="0"/>
        <w:adjustRightInd w:val="0"/>
        <w:snapToGrid w:val="0"/>
        <w:spacing w:line="360" w:lineRule="auto"/>
        <w:ind w:firstLine="360"/>
        <w:jc w:val="both"/>
        <w:rPr>
          <w:ins w:id="566" w:author="admin" w:date="2018-01-25T17:29:00Z"/>
          <w:rFonts w:ascii="Calibri" w:hAnsi="Calibri"/>
        </w:rPr>
        <w:pPrChange w:id="567" w:author="admin" w:date="2018-01-25T17:30:00Z">
          <w:pPr>
            <w:autoSpaceDE w:val="0"/>
            <w:autoSpaceDN w:val="0"/>
            <w:adjustRightInd w:val="0"/>
            <w:snapToGrid w:val="0"/>
            <w:spacing w:line="360" w:lineRule="auto"/>
            <w:jc w:val="both"/>
          </w:pPr>
        </w:pPrChange>
      </w:pPr>
      <w:ins w:id="568" w:author="admin" w:date="2018-01-25T17:30:00Z">
        <w:r>
          <w:rPr>
            <w:rFonts w:ascii="Calibri" w:hAnsi="Calibri"/>
          </w:rPr>
          <w:t>La polit</w:t>
        </w:r>
      </w:ins>
      <w:ins w:id="569" w:author="admin" w:date="2018-01-25T17:31:00Z">
        <w:r>
          <w:rPr>
            <w:rFonts w:ascii="Calibri" w:hAnsi="Calibri"/>
          </w:rPr>
          <w:t>ica di conservazione dei Backup, come indicato nel paragrafo precedente, prevede un salvataggio completo dei dati una volta alla settimana (ad esempio il lunedì), e un ciclo di salvataggi incrementali giornalieri che, abbinati al salvataggio settimanale, consento il ripristino completo del sistema al giorno scelto (fino ad un massimo di 7 gg precedenti alla data attuale.</w:t>
        </w:r>
      </w:ins>
    </w:p>
    <w:p w:rsidR="00516FC6" w:rsidRPr="0061007D" w:rsidRDefault="0061007D" w:rsidP="00C83045">
      <w:pPr>
        <w:pStyle w:val="Citazioneintensa"/>
        <w:pBdr>
          <w:bottom w:val="single" w:sz="4" w:space="0" w:color="4F81BD"/>
        </w:pBdr>
        <w:spacing w:line="360" w:lineRule="auto"/>
        <w:ind w:left="360"/>
        <w:rPr>
          <w:rFonts w:ascii="Calibri" w:hAnsi="Calibri"/>
          <w:color w:val="548DD4"/>
          <w:sz w:val="32"/>
          <w14:shadow w14:blurRad="50800" w14:dist="38100" w14:dir="2700000" w14:sx="100000" w14:sy="100000" w14:kx="0" w14:ky="0" w14:algn="tl">
            <w14:srgbClr w14:val="000000">
              <w14:alpha w14:val="60000"/>
            </w14:srgbClr>
          </w14:shadow>
        </w:rPr>
        <w:pPrChange w:id="570" w:author="admin" w:date="2018-01-26T07:09:00Z">
          <w:pPr>
            <w:pStyle w:val="Citazioneintensa"/>
            <w:pBdr>
              <w:bottom w:val="single" w:sz="4" w:space="0" w:color="4F81BD"/>
            </w:pBdr>
            <w:spacing w:line="360" w:lineRule="auto"/>
            <w:ind w:left="360"/>
            <w:jc w:val="both"/>
          </w:pPr>
        </w:pPrChange>
      </w:pPr>
      <w:ins w:id="571" w:author="admin" w:date="2018-01-25T17:28:00Z">
        <w:r>
          <w:rPr>
            <w:noProof/>
          </w:rPr>
          <w:drawing>
            <wp:inline distT="0" distB="0" distL="0" distR="0">
              <wp:extent cx="5821045" cy="3159760"/>
              <wp:effectExtent l="0" t="0" r="8255" b="2540"/>
              <wp:docPr id="5" name="Immagine 5" descr="Risultati immagini per backup re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isultati immagini per backup reten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21045" cy="3159760"/>
                      </a:xfrm>
                      <a:prstGeom prst="rect">
                        <a:avLst/>
                      </a:prstGeom>
                      <a:noFill/>
                      <a:ln>
                        <a:noFill/>
                      </a:ln>
                    </pic:spPr>
                  </pic:pic>
                </a:graphicData>
              </a:graphic>
            </wp:inline>
          </w:drawing>
        </w:r>
        <w:r w:rsidR="00EB6DFC">
          <w:rPr>
            <w:rFonts w:ascii="Calibri" w:hAnsi="Calibri"/>
          </w:rPr>
          <w:t xml:space="preserve"> </w:t>
        </w:r>
      </w:ins>
      <w:r w:rsidR="006628B2">
        <w:rPr>
          <w:rFonts w:ascii="Calibri" w:hAnsi="Calibri"/>
        </w:rPr>
        <w:br w:type="page"/>
      </w:r>
      <w:r w:rsidR="00516FC6" w:rsidRPr="00C83045">
        <w:rPr>
          <w:rStyle w:val="TitoloCarattere"/>
          <w:b/>
          <w:i w:val="0"/>
          <w:rPrChange w:id="572" w:author="admin" w:date="2018-01-26T07:09:00Z">
            <w:rPr>
              <w:rFonts w:ascii="Calibri" w:hAnsi="Calibri"/>
              <w:color w:val="548DD4"/>
              <w:sz w:val="32"/>
              <w14:shadow w14:blurRad="50800" w14:dist="38100" w14:dir="2700000" w14:sx="100000" w14:sy="100000" w14:kx="0" w14:ky="0" w14:algn="tl">
                <w14:srgbClr w14:val="000000">
                  <w14:alpha w14:val="60000"/>
                </w14:srgbClr>
              </w14:shadow>
            </w:rPr>
          </w:rPrChange>
        </w:rPr>
        <w:lastRenderedPageBreak/>
        <w:t xml:space="preserve">2  – </w:t>
      </w:r>
      <w:commentRangeStart w:id="573"/>
      <w:r w:rsidR="00D64F44" w:rsidRPr="00C83045">
        <w:rPr>
          <w:rStyle w:val="TitoloCarattere"/>
          <w:b/>
          <w:i w:val="0"/>
          <w:rPrChange w:id="574" w:author="admin" w:date="2018-01-26T07:09:00Z">
            <w:rPr>
              <w:rFonts w:ascii="Calibri" w:hAnsi="Calibri"/>
              <w:color w:val="548DD4"/>
              <w:sz w:val="32"/>
              <w14:shadow w14:blurRad="50800" w14:dist="38100" w14:dir="2700000" w14:sx="100000" w14:sy="100000" w14:kx="0" w14:ky="0" w14:algn="tl">
                <w14:srgbClr w14:val="000000">
                  <w14:alpha w14:val="60000"/>
                </w14:srgbClr>
              </w14:shadow>
            </w:rPr>
          </w:rPrChange>
        </w:rPr>
        <w:t>Gestione del Rischio</w:t>
      </w:r>
      <w:commentRangeEnd w:id="573"/>
      <w:r w:rsidR="00D202F9" w:rsidRPr="00C83045">
        <w:rPr>
          <w:rStyle w:val="TitoloCarattere"/>
          <w:b/>
          <w:i w:val="0"/>
          <w:rPrChange w:id="575" w:author="admin" w:date="2018-01-26T07:09:00Z">
            <w:rPr>
              <w:rStyle w:val="Rimandocommento"/>
              <w:b w:val="0"/>
              <w:bCs w:val="0"/>
              <w:i w:val="0"/>
              <w:iCs w:val="0"/>
              <w:color w:val="auto"/>
            </w:rPr>
          </w:rPrChange>
        </w:rPr>
        <w:commentReference w:id="573"/>
      </w:r>
    </w:p>
    <w:p w:rsidR="00B640F0" w:rsidRDefault="00250EC5" w:rsidP="00134468">
      <w:pPr>
        <w:spacing w:line="360" w:lineRule="auto"/>
        <w:ind w:firstLine="360"/>
        <w:jc w:val="both"/>
        <w:rPr>
          <w:rFonts w:ascii="Calibri" w:hAnsi="Calibri"/>
        </w:rPr>
      </w:pPr>
      <w:r>
        <w:rPr>
          <w:rFonts w:ascii="Calibri" w:hAnsi="Calibri"/>
        </w:rPr>
        <w:t xml:space="preserve">Project per realizzare ed erogare il servizio ALIREP utilizza il modello </w:t>
      </w:r>
      <w:r w:rsidRPr="00250EC5">
        <w:rPr>
          <w:rFonts w:ascii="Calibri" w:hAnsi="Calibri"/>
          <w:b/>
        </w:rPr>
        <w:t>Information Security Management System</w:t>
      </w:r>
      <w:r>
        <w:rPr>
          <w:rFonts w:ascii="Calibri" w:hAnsi="Calibri"/>
        </w:rPr>
        <w:t xml:space="preserve">, un </w:t>
      </w:r>
      <w:r w:rsidR="00D64F44" w:rsidRPr="00250EC5">
        <w:rPr>
          <w:rFonts w:ascii="Calibri" w:hAnsi="Calibri"/>
        </w:rPr>
        <w:t>sistema di gestione ch</w:t>
      </w:r>
      <w:r>
        <w:rPr>
          <w:rFonts w:ascii="Calibri" w:hAnsi="Calibri"/>
        </w:rPr>
        <w:t>e</w:t>
      </w:r>
      <w:r w:rsidR="00D64F44" w:rsidRPr="00250EC5">
        <w:rPr>
          <w:rFonts w:ascii="Calibri" w:hAnsi="Calibri"/>
        </w:rPr>
        <w:t xml:space="preserve"> include struttura organizzativa, policy, pianificazione delle attività, responsabilità,</w:t>
      </w:r>
      <w:r>
        <w:rPr>
          <w:rFonts w:ascii="Calibri" w:hAnsi="Calibri"/>
        </w:rPr>
        <w:t xml:space="preserve"> </w:t>
      </w:r>
      <w:r w:rsidR="00D64F44" w:rsidRPr="00250EC5">
        <w:rPr>
          <w:rFonts w:ascii="Calibri" w:hAnsi="Calibri"/>
        </w:rPr>
        <w:t>pratiche, proc</w:t>
      </w:r>
      <w:r w:rsidR="00134468">
        <w:rPr>
          <w:rFonts w:ascii="Calibri" w:hAnsi="Calibri"/>
        </w:rPr>
        <w:t>edure, processi</w:t>
      </w:r>
      <w:r>
        <w:rPr>
          <w:rFonts w:ascii="Calibri" w:hAnsi="Calibri"/>
        </w:rPr>
        <w:t xml:space="preserve">, </w:t>
      </w:r>
      <w:r w:rsidR="00D64F44" w:rsidRPr="00250EC5">
        <w:rPr>
          <w:rFonts w:ascii="Calibri" w:hAnsi="Calibri"/>
        </w:rPr>
        <w:t>risorse e documentazione.</w:t>
      </w:r>
      <w:r w:rsidR="00134468">
        <w:rPr>
          <w:rFonts w:ascii="Calibri" w:hAnsi="Calibri"/>
        </w:rPr>
        <w:t xml:space="preserve"> </w:t>
      </w:r>
      <w:r w:rsidR="00B640F0" w:rsidRPr="00B640F0">
        <w:rPr>
          <w:rFonts w:ascii="Calibri" w:hAnsi="Calibri"/>
        </w:rPr>
        <w:t>A partire da una politica di sicurezza (policy) che riflette le esigenze operative e le finalità</w:t>
      </w:r>
      <w:r w:rsidR="00B640F0">
        <w:rPr>
          <w:rFonts w:ascii="Calibri" w:hAnsi="Calibri"/>
        </w:rPr>
        <w:t xml:space="preserve"> </w:t>
      </w:r>
      <w:r w:rsidR="00B640F0" w:rsidRPr="00B640F0">
        <w:rPr>
          <w:rFonts w:ascii="Calibri" w:hAnsi="Calibri"/>
        </w:rPr>
        <w:t xml:space="preserve">dell’organizzazione, un ISMS deve cogliere i seguenti obiettivi di carattere generale: </w:t>
      </w:r>
    </w:p>
    <w:p w:rsidR="00134468" w:rsidRPr="00B640F0" w:rsidRDefault="00134468" w:rsidP="00134468">
      <w:pPr>
        <w:spacing w:line="360" w:lineRule="auto"/>
        <w:ind w:firstLine="360"/>
        <w:jc w:val="both"/>
        <w:rPr>
          <w:rFonts w:ascii="Calibri" w:hAnsi="Calibri"/>
        </w:rPr>
      </w:pPr>
    </w:p>
    <w:p w:rsidR="00B640F0" w:rsidRPr="00B640F0" w:rsidRDefault="00B640F0" w:rsidP="00C822BF">
      <w:pPr>
        <w:numPr>
          <w:ilvl w:val="0"/>
          <w:numId w:val="14"/>
        </w:numPr>
        <w:spacing w:line="360" w:lineRule="auto"/>
        <w:rPr>
          <w:rFonts w:ascii="Calibri" w:hAnsi="Calibri"/>
        </w:rPr>
      </w:pPr>
      <w:r w:rsidRPr="00B640F0">
        <w:rPr>
          <w:rFonts w:ascii="Calibri" w:hAnsi="Calibri"/>
        </w:rPr>
        <w:t>individuare le informazioni e i servizi da</w:t>
      </w:r>
      <w:r>
        <w:rPr>
          <w:rFonts w:ascii="Calibri" w:hAnsi="Calibri"/>
        </w:rPr>
        <w:t xml:space="preserve"> </w:t>
      </w:r>
      <w:r w:rsidRPr="00B640F0">
        <w:rPr>
          <w:rFonts w:ascii="Calibri" w:hAnsi="Calibri"/>
        </w:rPr>
        <w:t>sottoporre a protezione;</w:t>
      </w:r>
    </w:p>
    <w:p w:rsidR="00B640F0" w:rsidRPr="00B640F0" w:rsidRDefault="00B640F0" w:rsidP="00C822BF">
      <w:pPr>
        <w:numPr>
          <w:ilvl w:val="0"/>
          <w:numId w:val="14"/>
        </w:numPr>
        <w:spacing w:line="360" w:lineRule="auto"/>
        <w:rPr>
          <w:rFonts w:ascii="Calibri" w:hAnsi="Calibri"/>
        </w:rPr>
      </w:pPr>
      <w:r w:rsidRPr="00B640F0">
        <w:rPr>
          <w:rFonts w:ascii="Calibri" w:hAnsi="Calibri"/>
        </w:rPr>
        <w:t>quantificare le esigenze di sicurezza in relazione alle esigen</w:t>
      </w:r>
      <w:r w:rsidR="00134468">
        <w:rPr>
          <w:rFonts w:ascii="Calibri" w:hAnsi="Calibri"/>
        </w:rPr>
        <w:t xml:space="preserve">ze di riservatezza, integrità, </w:t>
      </w:r>
      <w:r w:rsidRPr="00B640F0">
        <w:rPr>
          <w:rFonts w:ascii="Calibri" w:hAnsi="Calibri"/>
        </w:rPr>
        <w:t>disponibilità e autenticità;</w:t>
      </w:r>
    </w:p>
    <w:p w:rsidR="00B640F0" w:rsidRPr="00B640F0" w:rsidRDefault="00B640F0" w:rsidP="00C822BF">
      <w:pPr>
        <w:numPr>
          <w:ilvl w:val="0"/>
          <w:numId w:val="14"/>
        </w:numPr>
        <w:spacing w:line="360" w:lineRule="auto"/>
        <w:rPr>
          <w:rFonts w:ascii="Calibri" w:hAnsi="Calibri"/>
        </w:rPr>
      </w:pPr>
      <w:r w:rsidRPr="00B640F0">
        <w:rPr>
          <w:rFonts w:ascii="Calibri" w:hAnsi="Calibri"/>
        </w:rPr>
        <w:t>individuare adeguati meccanismi di mantenimento della sicurezza;</w:t>
      </w:r>
    </w:p>
    <w:p w:rsidR="00B640F0" w:rsidRPr="00B640F0" w:rsidRDefault="00B640F0" w:rsidP="00C822BF">
      <w:pPr>
        <w:numPr>
          <w:ilvl w:val="0"/>
          <w:numId w:val="14"/>
        </w:numPr>
        <w:spacing w:line="360" w:lineRule="auto"/>
        <w:rPr>
          <w:rFonts w:ascii="Calibri" w:hAnsi="Calibri"/>
        </w:rPr>
      </w:pPr>
      <w:r w:rsidRPr="00B640F0">
        <w:rPr>
          <w:rFonts w:ascii="Calibri" w:hAnsi="Calibri"/>
        </w:rPr>
        <w:t>individuare le persone</w:t>
      </w:r>
      <w:r>
        <w:rPr>
          <w:rFonts w:ascii="Calibri" w:hAnsi="Calibri"/>
        </w:rPr>
        <w:t xml:space="preserve"> </w:t>
      </w:r>
      <w:r w:rsidRPr="00B640F0">
        <w:rPr>
          <w:rFonts w:ascii="Calibri" w:hAnsi="Calibri"/>
        </w:rPr>
        <w:t>responsabili del mantenimento del sistema di sicurezza.</w:t>
      </w:r>
    </w:p>
    <w:p w:rsidR="00C456A9" w:rsidRDefault="00C456A9" w:rsidP="00134468">
      <w:pPr>
        <w:spacing w:line="360" w:lineRule="auto"/>
        <w:rPr>
          <w:rFonts w:ascii="Calibri" w:hAnsi="Calibri"/>
        </w:rPr>
      </w:pPr>
    </w:p>
    <w:p w:rsidR="00C456A9" w:rsidRDefault="00C456A9" w:rsidP="00134468">
      <w:pPr>
        <w:spacing w:line="360" w:lineRule="auto"/>
        <w:ind w:firstLine="360"/>
        <w:rPr>
          <w:rFonts w:ascii="Calibri" w:hAnsi="Calibri"/>
        </w:rPr>
      </w:pPr>
      <w:r>
        <w:rPr>
          <w:rFonts w:ascii="Calibri" w:hAnsi="Calibri"/>
        </w:rPr>
        <w:t>Project garantisce l’applicazione degli standard di gestione del rischio</w:t>
      </w:r>
      <w:r w:rsidR="00CC2E8A">
        <w:rPr>
          <w:rFonts w:ascii="Calibri" w:hAnsi="Calibri"/>
        </w:rPr>
        <w:t>, definendola propria Policy specifica</w:t>
      </w:r>
      <w:r>
        <w:rPr>
          <w:rFonts w:ascii="Calibri" w:hAnsi="Calibri"/>
        </w:rPr>
        <w:t xml:space="preserve"> in termini di:</w:t>
      </w:r>
    </w:p>
    <w:p w:rsidR="00C456A9" w:rsidRPr="00C456A9" w:rsidRDefault="00C456A9" w:rsidP="00134468">
      <w:pPr>
        <w:spacing w:line="360" w:lineRule="auto"/>
        <w:rPr>
          <w:rFonts w:ascii="Calibri" w:hAnsi="Calibri"/>
        </w:rPr>
      </w:pPr>
    </w:p>
    <w:p w:rsidR="00C456A9" w:rsidRPr="00134468" w:rsidRDefault="00C456A9" w:rsidP="00C822BF">
      <w:pPr>
        <w:numPr>
          <w:ilvl w:val="0"/>
          <w:numId w:val="15"/>
        </w:numPr>
        <w:spacing w:line="360" w:lineRule="auto"/>
        <w:jc w:val="both"/>
        <w:rPr>
          <w:rFonts w:ascii="Calibri" w:hAnsi="Calibri"/>
        </w:rPr>
      </w:pPr>
      <w:r w:rsidRPr="00134468">
        <w:rPr>
          <w:rFonts w:ascii="Calibri" w:hAnsi="Calibri"/>
          <w:b/>
        </w:rPr>
        <w:t>confidenzialità</w:t>
      </w:r>
      <w:r w:rsidR="00CC2E8A" w:rsidRPr="00134468">
        <w:rPr>
          <w:rFonts w:ascii="Calibri" w:hAnsi="Calibri"/>
        </w:rPr>
        <w:t>:</w:t>
      </w:r>
      <w:r w:rsidRPr="00134468">
        <w:rPr>
          <w:rFonts w:ascii="Calibri" w:hAnsi="Calibri"/>
        </w:rPr>
        <w:t xml:space="preserve"> prevenzione dalla divulgazione non autorizzata delle informazioni, accesso controllato alla informazione da tutelare e limitazione della sua diffusione; danno</w:t>
      </w:r>
      <w:r w:rsidR="00134468" w:rsidRPr="00134468">
        <w:rPr>
          <w:rFonts w:ascii="Calibri" w:hAnsi="Calibri"/>
        </w:rPr>
        <w:t xml:space="preserve"> </w:t>
      </w:r>
      <w:r w:rsidRPr="00134468">
        <w:rPr>
          <w:rFonts w:ascii="Calibri" w:hAnsi="Calibri"/>
        </w:rPr>
        <w:t xml:space="preserve">economico </w:t>
      </w:r>
      <w:r w:rsidR="00134468" w:rsidRPr="00134468">
        <w:rPr>
          <w:rFonts w:ascii="Calibri" w:hAnsi="Calibri"/>
        </w:rPr>
        <w:t>d</w:t>
      </w:r>
      <w:r w:rsidRPr="00134468">
        <w:rPr>
          <w:rFonts w:ascii="Calibri" w:hAnsi="Calibri"/>
        </w:rPr>
        <w:t>iretto legato al valore proprio delle informazioni e la possibilità di azioni legali quando l’organizzazione è tenuta a garantire la priva</w:t>
      </w:r>
      <w:r w:rsidR="00134468">
        <w:rPr>
          <w:rFonts w:ascii="Calibri" w:hAnsi="Calibri"/>
        </w:rPr>
        <w:t>cy delle informazioni detenute;</w:t>
      </w:r>
    </w:p>
    <w:p w:rsidR="00C456A9" w:rsidRPr="00C456A9" w:rsidRDefault="00C456A9" w:rsidP="00C822BF">
      <w:pPr>
        <w:numPr>
          <w:ilvl w:val="0"/>
          <w:numId w:val="15"/>
        </w:numPr>
        <w:spacing w:line="360" w:lineRule="auto"/>
        <w:jc w:val="both"/>
        <w:rPr>
          <w:rFonts w:ascii="Calibri" w:hAnsi="Calibri"/>
        </w:rPr>
      </w:pPr>
      <w:r w:rsidRPr="00CC2E8A">
        <w:rPr>
          <w:rFonts w:ascii="Calibri" w:hAnsi="Calibri"/>
          <w:b/>
        </w:rPr>
        <w:t>integrità</w:t>
      </w:r>
      <w:r w:rsidRPr="00C456A9">
        <w:rPr>
          <w:rFonts w:ascii="Calibri" w:hAnsi="Calibri"/>
        </w:rPr>
        <w:t>: prevenzione da modifiche non autorizzate, conservazione del formato (integrità fisica) e del contenuto (</w:t>
      </w:r>
      <w:proofErr w:type="spellStart"/>
      <w:r w:rsidRPr="00C456A9">
        <w:rPr>
          <w:rFonts w:ascii="Calibri" w:hAnsi="Calibri"/>
        </w:rPr>
        <w:t>int</w:t>
      </w:r>
      <w:r w:rsidR="00CC2E8A">
        <w:rPr>
          <w:rFonts w:ascii="Calibri" w:hAnsi="Calibri"/>
        </w:rPr>
        <w:t>int</w:t>
      </w:r>
      <w:r w:rsidRPr="00C456A9">
        <w:rPr>
          <w:rFonts w:ascii="Calibri" w:hAnsi="Calibri"/>
        </w:rPr>
        <w:t>egrità</w:t>
      </w:r>
      <w:proofErr w:type="spellEnd"/>
      <w:r w:rsidRPr="00C456A9">
        <w:rPr>
          <w:rFonts w:ascii="Calibri" w:hAnsi="Calibri"/>
        </w:rPr>
        <w:t xml:space="preserve"> semantica) delle informazioni;</w:t>
      </w:r>
      <w:r w:rsidR="00CC2E8A">
        <w:rPr>
          <w:rFonts w:ascii="Calibri" w:hAnsi="Calibri"/>
        </w:rPr>
        <w:t xml:space="preserve"> </w:t>
      </w:r>
      <w:r w:rsidRPr="00C456A9">
        <w:rPr>
          <w:rFonts w:ascii="Calibri" w:hAnsi="Calibri"/>
        </w:rPr>
        <w:t>possibilità di frode, stime e decisioni sbagliate;</w:t>
      </w:r>
    </w:p>
    <w:p w:rsidR="00C456A9" w:rsidRPr="00134468" w:rsidRDefault="00C456A9" w:rsidP="00C822BF">
      <w:pPr>
        <w:numPr>
          <w:ilvl w:val="0"/>
          <w:numId w:val="15"/>
        </w:numPr>
        <w:spacing w:line="360" w:lineRule="auto"/>
        <w:jc w:val="both"/>
        <w:rPr>
          <w:rFonts w:ascii="Calibri" w:hAnsi="Calibri"/>
        </w:rPr>
      </w:pPr>
      <w:r w:rsidRPr="00134468">
        <w:rPr>
          <w:rFonts w:ascii="Calibri" w:hAnsi="Calibri"/>
          <w:b/>
        </w:rPr>
        <w:t>disponibilità</w:t>
      </w:r>
      <w:r w:rsidRPr="00134468">
        <w:rPr>
          <w:rFonts w:ascii="Calibri" w:hAnsi="Calibri"/>
        </w:rPr>
        <w:t>: protezione da sovraccarichi e malfunzionamenti di rete, sistemi ed applicazioni, possibilità di accesso in tempo utile ad informazioni, servizi e risorse;</w:t>
      </w:r>
      <w:r w:rsidR="00CC2E8A" w:rsidRPr="00134468">
        <w:rPr>
          <w:rFonts w:ascii="Calibri" w:hAnsi="Calibri"/>
        </w:rPr>
        <w:t xml:space="preserve"> </w:t>
      </w:r>
      <w:r w:rsidRPr="00134468">
        <w:rPr>
          <w:rFonts w:ascii="Calibri" w:hAnsi="Calibri"/>
        </w:rPr>
        <w:t>perdita di produttività degli utenti</w:t>
      </w:r>
      <w:r w:rsidR="00CC2E8A" w:rsidRPr="00134468">
        <w:rPr>
          <w:rFonts w:ascii="Calibri" w:hAnsi="Calibri"/>
        </w:rPr>
        <w:t xml:space="preserve"> </w:t>
      </w:r>
      <w:r w:rsidRPr="00134468">
        <w:rPr>
          <w:rFonts w:ascii="Calibri" w:hAnsi="Calibri"/>
        </w:rPr>
        <w:t>e la riduzione degli introiti derivanti dall’erogazione dei servizi medesimi</w:t>
      </w:r>
    </w:p>
    <w:p w:rsidR="00C456A9" w:rsidRDefault="00C456A9" w:rsidP="00C456A9">
      <w:pPr>
        <w:rPr>
          <w:rFonts w:ascii="Calibri" w:hAnsi="Calibri"/>
        </w:rPr>
      </w:pPr>
    </w:p>
    <w:p w:rsidR="00C456A9" w:rsidRDefault="00C456A9" w:rsidP="00761B6B">
      <w:pPr>
        <w:spacing w:line="360" w:lineRule="auto"/>
        <w:ind w:firstLine="360"/>
        <w:rPr>
          <w:rFonts w:ascii="Calibri" w:hAnsi="Calibri"/>
        </w:rPr>
      </w:pPr>
      <w:r w:rsidRPr="00C456A9">
        <w:rPr>
          <w:rFonts w:ascii="Calibri" w:hAnsi="Calibri"/>
        </w:rPr>
        <w:lastRenderedPageBreak/>
        <w:t>A valle della definizione della Security Policy la valutazione del rischio comprende una attenta valutazione costo/beneficio che discrimina la modalità di trattamento del rischio stesso. Il modello utilizzato è rappresentato nel flusso seguente</w:t>
      </w:r>
    </w:p>
    <w:p w:rsidR="00C456A9" w:rsidRDefault="00C456A9" w:rsidP="00C456A9">
      <w:pPr>
        <w:spacing w:line="360" w:lineRule="auto"/>
        <w:rPr>
          <w:rFonts w:ascii="Calibri" w:hAnsi="Calibri"/>
        </w:rPr>
      </w:pPr>
    </w:p>
    <w:p w:rsidR="00C456A9" w:rsidRPr="00C456A9" w:rsidRDefault="0061007D" w:rsidP="00134468">
      <w:pPr>
        <w:spacing w:line="360" w:lineRule="auto"/>
        <w:jc w:val="center"/>
        <w:rPr>
          <w:rFonts w:ascii="Calibri" w:hAnsi="Calibri"/>
        </w:rPr>
      </w:pPr>
      <w:r>
        <w:rPr>
          <w:rFonts w:ascii="Calibri" w:hAnsi="Calibri"/>
          <w:noProof/>
        </w:rPr>
        <w:drawing>
          <wp:inline distT="0" distB="0" distL="0" distR="0">
            <wp:extent cx="4259580" cy="5077460"/>
            <wp:effectExtent l="0" t="0" r="7620" b="889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9580" cy="5077460"/>
                    </a:xfrm>
                    <a:prstGeom prst="rect">
                      <a:avLst/>
                    </a:prstGeom>
                    <a:noFill/>
                    <a:ln>
                      <a:noFill/>
                    </a:ln>
                  </pic:spPr>
                </pic:pic>
              </a:graphicData>
            </a:graphic>
          </wp:inline>
        </w:drawing>
      </w:r>
    </w:p>
    <w:p w:rsidR="00C456A9" w:rsidRDefault="00C456A9" w:rsidP="00B640F0">
      <w:pPr>
        <w:spacing w:line="360" w:lineRule="auto"/>
        <w:ind w:firstLine="360"/>
        <w:jc w:val="both"/>
        <w:rPr>
          <w:rFonts w:ascii="Calibri" w:hAnsi="Calibri"/>
        </w:rPr>
      </w:pPr>
    </w:p>
    <w:p w:rsidR="00761B6B" w:rsidRPr="00761B6B" w:rsidRDefault="00761B6B" w:rsidP="00761B6B">
      <w:pPr>
        <w:spacing w:line="360" w:lineRule="auto"/>
        <w:ind w:firstLine="360"/>
        <w:jc w:val="both"/>
        <w:rPr>
          <w:rFonts w:ascii="Calibri" w:hAnsi="Calibri"/>
        </w:rPr>
      </w:pPr>
      <w:r w:rsidRPr="00761B6B">
        <w:rPr>
          <w:rFonts w:ascii="Calibri" w:hAnsi="Calibri"/>
        </w:rPr>
        <w:t>La gestione del rischio è applicata durante l’intero ciclo di vita di ALIREP. Viene costantemente monitorata l’integrità dei dati e viene applicato un sistema di controllo qualità del software ogni qualvolta una modifica migliorativa viene resa necessaria.</w:t>
      </w:r>
      <w:r>
        <w:rPr>
          <w:rFonts w:ascii="Calibri" w:hAnsi="Calibri"/>
        </w:rPr>
        <w:t xml:space="preserve"> Viene costantemente verificato l’accesso al sistema tramite opportuni “</w:t>
      </w:r>
      <w:proofErr w:type="spellStart"/>
      <w:r>
        <w:rPr>
          <w:rFonts w:ascii="Calibri" w:hAnsi="Calibri"/>
        </w:rPr>
        <w:t>system</w:t>
      </w:r>
      <w:proofErr w:type="spellEnd"/>
      <w:r>
        <w:rPr>
          <w:rFonts w:ascii="Calibri" w:hAnsi="Calibri"/>
        </w:rPr>
        <w:t xml:space="preserve"> log” che tracciano l’utilizzo delle procedure pubblicate sulla base degli specifici profili di utilizzo assegnati ai vati utenti del sistema stesso. </w:t>
      </w:r>
      <w:r w:rsidRPr="00761B6B">
        <w:rPr>
          <w:rFonts w:ascii="Calibri" w:hAnsi="Calibri"/>
        </w:rPr>
        <w:lastRenderedPageBreak/>
        <w:t xml:space="preserve">Viene inoltre costantemente monitorata l’integrità dei supporti hardware, attraverso misurazioni e </w:t>
      </w:r>
      <w:commentRangeStart w:id="576"/>
      <w:r w:rsidRPr="00761B6B">
        <w:rPr>
          <w:rFonts w:ascii="Calibri" w:hAnsi="Calibri"/>
        </w:rPr>
        <w:t xml:space="preserve">archiviazione dei risultati di alcune entità </w:t>
      </w:r>
      <w:commentRangeEnd w:id="576"/>
      <w:r w:rsidR="00AD644A">
        <w:rPr>
          <w:rStyle w:val="Rimandocommento"/>
        </w:rPr>
        <w:commentReference w:id="576"/>
      </w:r>
      <w:r w:rsidRPr="00761B6B">
        <w:rPr>
          <w:rFonts w:ascii="Calibri" w:hAnsi="Calibri"/>
        </w:rPr>
        <w:t>chiave del processo software :</w:t>
      </w:r>
    </w:p>
    <w:p w:rsidR="00761B6B" w:rsidRPr="00761B6B" w:rsidRDefault="00761B6B" w:rsidP="00C822BF">
      <w:pPr>
        <w:numPr>
          <w:ilvl w:val="0"/>
          <w:numId w:val="17"/>
        </w:numPr>
        <w:spacing w:line="360" w:lineRule="auto"/>
        <w:jc w:val="both"/>
        <w:rPr>
          <w:rFonts w:ascii="Calibri" w:hAnsi="Calibri"/>
        </w:rPr>
      </w:pPr>
      <w:r w:rsidRPr="00761B6B">
        <w:rPr>
          <w:rFonts w:ascii="Calibri" w:hAnsi="Calibri"/>
        </w:rPr>
        <w:t>Utilizzo memoria e utilizzo CPU</w:t>
      </w:r>
    </w:p>
    <w:p w:rsidR="00761B6B" w:rsidRPr="00761B6B" w:rsidRDefault="00761B6B" w:rsidP="00C822BF">
      <w:pPr>
        <w:numPr>
          <w:ilvl w:val="0"/>
          <w:numId w:val="17"/>
        </w:numPr>
        <w:spacing w:line="360" w:lineRule="auto"/>
        <w:jc w:val="both"/>
        <w:rPr>
          <w:rFonts w:ascii="Calibri" w:hAnsi="Calibri"/>
        </w:rPr>
      </w:pPr>
      <w:r w:rsidRPr="00761B6B">
        <w:rPr>
          <w:rFonts w:ascii="Calibri" w:hAnsi="Calibri"/>
        </w:rPr>
        <w:t>Capacità di I/O</w:t>
      </w:r>
    </w:p>
    <w:p w:rsidR="00761B6B" w:rsidRDefault="00761B6B" w:rsidP="00C822BF">
      <w:pPr>
        <w:numPr>
          <w:ilvl w:val="0"/>
          <w:numId w:val="17"/>
        </w:numPr>
        <w:spacing w:line="360" w:lineRule="auto"/>
        <w:jc w:val="both"/>
        <w:rPr>
          <w:rFonts w:ascii="Calibri" w:hAnsi="Calibri"/>
        </w:rPr>
      </w:pPr>
      <w:r w:rsidRPr="00761B6B">
        <w:rPr>
          <w:rFonts w:ascii="Calibri" w:hAnsi="Calibri"/>
        </w:rPr>
        <w:t>Affidabilità, disponibilità, manutenibilità</w:t>
      </w:r>
      <w:r>
        <w:rPr>
          <w:rFonts w:ascii="Calibri" w:hAnsi="Calibri"/>
        </w:rPr>
        <w:t xml:space="preserve"> del software pubblicato</w:t>
      </w:r>
    </w:p>
    <w:p w:rsidR="00761B6B" w:rsidRPr="00761B6B" w:rsidRDefault="00761B6B" w:rsidP="00C822BF">
      <w:pPr>
        <w:numPr>
          <w:ilvl w:val="0"/>
          <w:numId w:val="17"/>
        </w:numPr>
        <w:spacing w:line="360" w:lineRule="auto"/>
        <w:jc w:val="both"/>
        <w:rPr>
          <w:rFonts w:ascii="Calibri" w:hAnsi="Calibri"/>
        </w:rPr>
      </w:pPr>
      <w:r>
        <w:rPr>
          <w:rFonts w:ascii="Calibri" w:hAnsi="Calibri"/>
        </w:rPr>
        <w:t>NON REGRESSION test, specifici per le nuove funzionalità rilasciate</w:t>
      </w:r>
    </w:p>
    <w:p w:rsidR="00761B6B" w:rsidRDefault="00761B6B" w:rsidP="00C822BF">
      <w:pPr>
        <w:numPr>
          <w:ilvl w:val="0"/>
          <w:numId w:val="17"/>
        </w:numPr>
        <w:spacing w:line="360" w:lineRule="auto"/>
        <w:jc w:val="both"/>
        <w:rPr>
          <w:rFonts w:ascii="Calibri" w:hAnsi="Calibri"/>
        </w:rPr>
      </w:pPr>
      <w:r>
        <w:rPr>
          <w:rFonts w:ascii="Calibri" w:hAnsi="Calibri"/>
        </w:rPr>
        <w:t>Potenziali vulnerabilità del sistema di accesso</w:t>
      </w:r>
    </w:p>
    <w:p w:rsidR="00761B6B" w:rsidRDefault="00761B6B" w:rsidP="00C822BF">
      <w:pPr>
        <w:numPr>
          <w:ilvl w:val="0"/>
          <w:numId w:val="17"/>
        </w:numPr>
        <w:spacing w:line="360" w:lineRule="auto"/>
        <w:jc w:val="both"/>
        <w:rPr>
          <w:rFonts w:ascii="Calibri" w:hAnsi="Calibri"/>
        </w:rPr>
      </w:pPr>
      <w:r w:rsidRPr="00761B6B">
        <w:rPr>
          <w:rFonts w:ascii="Calibri" w:hAnsi="Calibri"/>
        </w:rPr>
        <w:t>Tempi di risposta</w:t>
      </w:r>
    </w:p>
    <w:p w:rsidR="00761B6B" w:rsidRDefault="00761B6B" w:rsidP="00C822BF">
      <w:pPr>
        <w:numPr>
          <w:ilvl w:val="0"/>
          <w:numId w:val="17"/>
        </w:numPr>
        <w:spacing w:line="360" w:lineRule="auto"/>
        <w:jc w:val="both"/>
        <w:rPr>
          <w:rFonts w:ascii="Calibri" w:hAnsi="Calibri"/>
        </w:rPr>
      </w:pPr>
      <w:r>
        <w:rPr>
          <w:rFonts w:ascii="Calibri" w:hAnsi="Calibri"/>
        </w:rPr>
        <w:t>Tempi di archiviazione e backup</w:t>
      </w:r>
    </w:p>
    <w:p w:rsidR="00761B6B" w:rsidRDefault="00761B6B" w:rsidP="00C822BF">
      <w:pPr>
        <w:numPr>
          <w:ilvl w:val="0"/>
          <w:numId w:val="17"/>
        </w:numPr>
        <w:spacing w:line="360" w:lineRule="auto"/>
        <w:jc w:val="both"/>
        <w:rPr>
          <w:rFonts w:ascii="Calibri" w:hAnsi="Calibri"/>
        </w:rPr>
      </w:pPr>
      <w:r>
        <w:rPr>
          <w:rFonts w:ascii="Calibri" w:hAnsi="Calibri"/>
        </w:rPr>
        <w:t>Verifica dell’integrità dei backup e test di ripristino</w:t>
      </w:r>
    </w:p>
    <w:p w:rsidR="00761B6B" w:rsidDel="00723BFB" w:rsidRDefault="00761B6B" w:rsidP="00C822BF">
      <w:pPr>
        <w:numPr>
          <w:ilvl w:val="0"/>
          <w:numId w:val="17"/>
        </w:numPr>
        <w:spacing w:line="360" w:lineRule="auto"/>
        <w:jc w:val="both"/>
        <w:rPr>
          <w:del w:id="577" w:author="admin" w:date="2018-01-25T17:54:00Z"/>
          <w:rFonts w:ascii="Calibri" w:hAnsi="Calibri"/>
        </w:rPr>
      </w:pPr>
      <w:r>
        <w:rPr>
          <w:rFonts w:ascii="Calibri" w:hAnsi="Calibri"/>
        </w:rPr>
        <w:t>Aggiornamenti del Sistema Operativo e/o dei software di terze parti (</w:t>
      </w:r>
      <w:proofErr w:type="spellStart"/>
      <w:r>
        <w:rPr>
          <w:rFonts w:ascii="Calibri" w:hAnsi="Calibri"/>
        </w:rPr>
        <w:t>opensource</w:t>
      </w:r>
      <w:proofErr w:type="spellEnd"/>
      <w:r>
        <w:rPr>
          <w:rFonts w:ascii="Calibri" w:hAnsi="Calibri"/>
        </w:rPr>
        <w:t>) utilizzati per la realizzazione e l’erogazione del servizio</w:t>
      </w:r>
    </w:p>
    <w:p w:rsidR="00761B6B" w:rsidRDefault="00761B6B">
      <w:pPr>
        <w:spacing w:line="360" w:lineRule="auto"/>
        <w:jc w:val="both"/>
        <w:rPr>
          <w:ins w:id="578" w:author="admin" w:date="2018-01-25T17:54:00Z"/>
          <w:rFonts w:ascii="Calibri" w:hAnsi="Calibri"/>
        </w:rPr>
        <w:pPrChange w:id="579" w:author="admin" w:date="2018-01-25T17:54:00Z">
          <w:pPr>
            <w:spacing w:line="360" w:lineRule="auto"/>
            <w:ind w:left="1080"/>
            <w:jc w:val="both"/>
          </w:pPr>
        </w:pPrChange>
      </w:pPr>
    </w:p>
    <w:p w:rsidR="00723BFB" w:rsidRPr="00761B6B" w:rsidRDefault="00723BFB">
      <w:pPr>
        <w:spacing w:line="360" w:lineRule="auto"/>
        <w:jc w:val="both"/>
        <w:rPr>
          <w:rFonts w:ascii="Calibri" w:hAnsi="Calibri"/>
        </w:rPr>
        <w:pPrChange w:id="580" w:author="admin" w:date="2018-01-25T17:54:00Z">
          <w:pPr>
            <w:spacing w:line="360" w:lineRule="auto"/>
            <w:ind w:left="1080"/>
            <w:jc w:val="both"/>
          </w:pPr>
        </w:pPrChange>
      </w:pPr>
      <w:ins w:id="581" w:author="admin" w:date="2018-01-25T17:55:00Z">
        <w:r>
          <w:rPr>
            <w:rFonts w:ascii="Calibri" w:hAnsi="Calibri"/>
          </w:rPr>
          <w:t xml:space="preserve">Le misurazioni archiviate saranno di libera consultazione del personale tecnico Air Liquide </w:t>
        </w:r>
      </w:ins>
      <w:ins w:id="582" w:author="admin" w:date="2018-01-25T17:56:00Z">
        <w:r>
          <w:rPr>
            <w:rFonts w:ascii="Calibri" w:hAnsi="Calibri"/>
          </w:rPr>
          <w:t>su richiesta inoltrata a</w:t>
        </w:r>
      </w:ins>
      <w:ins w:id="583" w:author="admin" w:date="2018-01-25T17:55:00Z">
        <w:r>
          <w:rPr>
            <w:rFonts w:ascii="Calibri" w:hAnsi="Calibri"/>
          </w:rPr>
          <w:t xml:space="preserve"> Project </w:t>
        </w:r>
      </w:ins>
      <w:ins w:id="584" w:author="admin" w:date="2018-01-25T17:56:00Z">
        <w:r>
          <w:rPr>
            <w:rFonts w:ascii="Calibri" w:hAnsi="Calibri"/>
          </w:rPr>
          <w:t>tramite mail</w:t>
        </w:r>
      </w:ins>
      <w:ins w:id="585" w:author="admin" w:date="2018-01-25T17:59:00Z">
        <w:r>
          <w:rPr>
            <w:rFonts w:ascii="Calibri" w:hAnsi="Calibri"/>
          </w:rPr>
          <w:t xml:space="preserve">: in particolare </w:t>
        </w:r>
      </w:ins>
      <w:ins w:id="586" w:author="admin" w:date="2018-01-25T17:57:00Z">
        <w:r>
          <w:rPr>
            <w:rFonts w:ascii="Calibri" w:hAnsi="Calibri"/>
          </w:rPr>
          <w:t xml:space="preserve"> Air Liquide indicherà a Project quali </w:t>
        </w:r>
      </w:ins>
      <w:ins w:id="587" w:author="admin" w:date="2018-01-25T17:59:00Z">
        <w:r>
          <w:rPr>
            <w:rFonts w:ascii="Calibri" w:hAnsi="Calibri"/>
          </w:rPr>
          <w:t>sono</w:t>
        </w:r>
      </w:ins>
      <w:ins w:id="588" w:author="admin" w:date="2018-01-25T17:57:00Z">
        <w:r>
          <w:rPr>
            <w:rFonts w:ascii="Calibri" w:hAnsi="Calibri"/>
          </w:rPr>
          <w:t xml:space="preserve"> le persone ALI preposte a questo tipo di richieste</w:t>
        </w:r>
      </w:ins>
      <w:ins w:id="589" w:author="admin" w:date="2018-01-25T17:59:00Z">
        <w:r>
          <w:rPr>
            <w:rFonts w:ascii="Calibri" w:hAnsi="Calibri"/>
          </w:rPr>
          <w:t>,</w:t>
        </w:r>
      </w:ins>
      <w:ins w:id="590" w:author="admin" w:date="2018-01-25T17:57:00Z">
        <w:r>
          <w:rPr>
            <w:rFonts w:ascii="Calibri" w:hAnsi="Calibri"/>
          </w:rPr>
          <w:t xml:space="preserve"> che potranno </w:t>
        </w:r>
      </w:ins>
      <w:ins w:id="591" w:author="admin" w:date="2018-01-25T17:59:00Z">
        <w:r>
          <w:rPr>
            <w:rFonts w:ascii="Calibri" w:hAnsi="Calibri"/>
          </w:rPr>
          <w:t xml:space="preserve">quindi </w:t>
        </w:r>
      </w:ins>
      <w:ins w:id="592" w:author="admin" w:date="2018-01-25T17:57:00Z">
        <w:r>
          <w:rPr>
            <w:rFonts w:ascii="Calibri" w:hAnsi="Calibri"/>
          </w:rPr>
          <w:t xml:space="preserve">avere accesso alle informazioni di </w:t>
        </w:r>
      </w:ins>
      <w:ins w:id="593" w:author="admin" w:date="2018-01-25T17:59:00Z">
        <w:r>
          <w:rPr>
            <w:rFonts w:ascii="Calibri" w:hAnsi="Calibri"/>
          </w:rPr>
          <w:t xml:space="preserve">monitoraggio e </w:t>
        </w:r>
      </w:ins>
      <w:proofErr w:type="spellStart"/>
      <w:ins w:id="594" w:author="admin" w:date="2018-01-25T17:57:00Z">
        <w:r>
          <w:rPr>
            <w:rFonts w:ascii="Calibri" w:hAnsi="Calibri"/>
          </w:rPr>
          <w:t>benchmarking</w:t>
        </w:r>
        <w:proofErr w:type="spellEnd"/>
        <w:r>
          <w:rPr>
            <w:rFonts w:ascii="Calibri" w:hAnsi="Calibri"/>
          </w:rPr>
          <w:t xml:space="preserve"> del Sistema.</w:t>
        </w:r>
      </w:ins>
    </w:p>
    <w:p w:rsidR="00627E5C" w:rsidRDefault="00627E5C" w:rsidP="00B640F0">
      <w:pPr>
        <w:spacing w:line="360" w:lineRule="auto"/>
        <w:ind w:firstLine="360"/>
        <w:jc w:val="both"/>
        <w:rPr>
          <w:rFonts w:ascii="Calibri" w:hAnsi="Calibri"/>
        </w:rPr>
      </w:pPr>
    </w:p>
    <w:p w:rsidR="00627E5C" w:rsidRDefault="00134468" w:rsidP="00B640F0">
      <w:pPr>
        <w:spacing w:line="360" w:lineRule="auto"/>
        <w:ind w:firstLine="360"/>
        <w:jc w:val="both"/>
        <w:rPr>
          <w:rFonts w:ascii="Calibri" w:hAnsi="Calibri"/>
        </w:rPr>
      </w:pPr>
      <w:r>
        <w:rPr>
          <w:rFonts w:ascii="Calibri" w:hAnsi="Calibri"/>
        </w:rPr>
        <w:br w:type="page"/>
      </w:r>
    </w:p>
    <w:p w:rsidR="00627E5C" w:rsidRPr="00C83045" w:rsidRDefault="00627E5C" w:rsidP="00C83045">
      <w:pPr>
        <w:pStyle w:val="Titolo"/>
        <w:rPr>
          <w:rPrChange w:id="595" w:author="admin" w:date="2018-01-26T07:09:00Z">
            <w:rPr>
              <w14:shadow w14:blurRad="50800" w14:dist="38100" w14:dir="2700000" w14:sx="100000" w14:sy="100000" w14:kx="0" w14:ky="0" w14:algn="tl">
                <w14:srgbClr w14:val="000000">
                  <w14:alpha w14:val="60000"/>
                </w14:srgbClr>
              </w14:shadow>
            </w:rPr>
          </w:rPrChange>
        </w:rPr>
        <w:pPrChange w:id="596" w:author="admin" w:date="2018-01-26T07:09:00Z">
          <w:pPr>
            <w:pStyle w:val="Citazioneintensa"/>
            <w:pBdr>
              <w:bottom w:val="single" w:sz="4" w:space="0" w:color="4F81BD"/>
            </w:pBdr>
            <w:spacing w:line="360" w:lineRule="auto"/>
            <w:ind w:left="360"/>
            <w:jc w:val="both"/>
          </w:pPr>
        </w:pPrChange>
      </w:pPr>
      <w:bookmarkStart w:id="597" w:name="_Toc504714041"/>
      <w:r w:rsidRPr="00C83045">
        <w:rPr>
          <w:rPrChange w:id="598" w:author="admin" w:date="2018-01-26T07:09:00Z">
            <w:rPr>
              <w14:shadow w14:blurRad="50800" w14:dist="38100" w14:dir="2700000" w14:sx="100000" w14:sy="100000" w14:kx="0" w14:ky="0" w14:algn="tl">
                <w14:srgbClr w14:val="000000">
                  <w14:alpha w14:val="60000"/>
                </w14:srgbClr>
              </w14:shadow>
            </w:rPr>
          </w:rPrChange>
        </w:rPr>
        <w:lastRenderedPageBreak/>
        <w:t>2.1  – Metodologia applicata per l’Analisi del Rischio</w:t>
      </w:r>
      <w:bookmarkEnd w:id="597"/>
    </w:p>
    <w:p w:rsidR="00627E5C" w:rsidRDefault="00627E5C" w:rsidP="00627E5C">
      <w:pPr>
        <w:spacing w:line="360" w:lineRule="auto"/>
        <w:ind w:firstLine="360"/>
        <w:rPr>
          <w:rFonts w:ascii="Calibri" w:hAnsi="Calibri"/>
        </w:rPr>
      </w:pPr>
      <w:r w:rsidRPr="00627E5C">
        <w:rPr>
          <w:rFonts w:ascii="Calibri" w:hAnsi="Calibri"/>
        </w:rPr>
        <w:t>Il processo di analisi dei rischi associati all’esercizio del Sistema Informatico ALIREP, si compone di sei fasi:</w:t>
      </w:r>
    </w:p>
    <w:p w:rsidR="00627E5C" w:rsidRPr="00627E5C" w:rsidRDefault="00627E5C" w:rsidP="00C822BF">
      <w:pPr>
        <w:numPr>
          <w:ilvl w:val="0"/>
          <w:numId w:val="10"/>
        </w:numPr>
        <w:spacing w:line="360" w:lineRule="auto"/>
        <w:rPr>
          <w:rFonts w:ascii="Calibri" w:hAnsi="Calibri"/>
        </w:rPr>
      </w:pPr>
      <w:r w:rsidRPr="00627E5C">
        <w:rPr>
          <w:rFonts w:ascii="Calibri" w:hAnsi="Calibri"/>
        </w:rPr>
        <w:t xml:space="preserve">Analisi del contesto e valutazione degli </w:t>
      </w:r>
      <w:proofErr w:type="spellStart"/>
      <w:r w:rsidRPr="00627E5C">
        <w:rPr>
          <w:rFonts w:ascii="Calibri" w:hAnsi="Calibri"/>
        </w:rPr>
        <w:t>asset</w:t>
      </w:r>
      <w:proofErr w:type="spellEnd"/>
    </w:p>
    <w:p w:rsidR="00627E5C" w:rsidRPr="00627E5C" w:rsidRDefault="00627E5C" w:rsidP="00C822BF">
      <w:pPr>
        <w:numPr>
          <w:ilvl w:val="0"/>
          <w:numId w:val="10"/>
        </w:numPr>
        <w:spacing w:line="360" w:lineRule="auto"/>
        <w:rPr>
          <w:rFonts w:ascii="Calibri" w:hAnsi="Calibri"/>
        </w:rPr>
      </w:pPr>
      <w:r w:rsidRPr="00627E5C">
        <w:rPr>
          <w:rFonts w:ascii="Calibri" w:hAnsi="Calibri"/>
        </w:rPr>
        <w:t xml:space="preserve">Identificazione delle minacce e </w:t>
      </w:r>
      <w:commentRangeStart w:id="599"/>
      <w:r w:rsidRPr="00627E5C">
        <w:rPr>
          <w:rFonts w:ascii="Calibri" w:hAnsi="Calibri"/>
        </w:rPr>
        <w:t>degli attaccanti</w:t>
      </w:r>
      <w:commentRangeEnd w:id="599"/>
      <w:r w:rsidR="00C07FE8">
        <w:rPr>
          <w:rStyle w:val="Rimandocommento"/>
        </w:rPr>
        <w:commentReference w:id="599"/>
      </w:r>
      <w:ins w:id="600" w:author="admin" w:date="2018-01-25T18:05:00Z">
        <w:r w:rsidR="00BA1379">
          <w:rPr>
            <w:rStyle w:val="Rimandonotaapidipagina"/>
            <w:rFonts w:ascii="Calibri" w:hAnsi="Calibri"/>
          </w:rPr>
          <w:footnoteReference w:id="1"/>
        </w:r>
      </w:ins>
    </w:p>
    <w:p w:rsidR="00627E5C" w:rsidRPr="00627E5C" w:rsidRDefault="00627E5C" w:rsidP="00C822BF">
      <w:pPr>
        <w:numPr>
          <w:ilvl w:val="0"/>
          <w:numId w:val="10"/>
        </w:numPr>
        <w:spacing w:line="360" w:lineRule="auto"/>
        <w:rPr>
          <w:rFonts w:ascii="Calibri" w:hAnsi="Calibri"/>
        </w:rPr>
      </w:pPr>
      <w:r w:rsidRPr="00627E5C">
        <w:rPr>
          <w:rFonts w:ascii="Calibri" w:hAnsi="Calibri"/>
        </w:rPr>
        <w:t>Identificazione delle vulnerabilità</w:t>
      </w:r>
    </w:p>
    <w:p w:rsidR="00627E5C" w:rsidRPr="00627E5C" w:rsidRDefault="00627E5C" w:rsidP="00C822BF">
      <w:pPr>
        <w:numPr>
          <w:ilvl w:val="0"/>
          <w:numId w:val="10"/>
        </w:numPr>
        <w:spacing w:line="360" w:lineRule="auto"/>
        <w:rPr>
          <w:rFonts w:ascii="Calibri" w:hAnsi="Calibri"/>
        </w:rPr>
      </w:pPr>
      <w:r w:rsidRPr="00627E5C">
        <w:rPr>
          <w:rFonts w:ascii="Calibri" w:hAnsi="Calibri"/>
        </w:rPr>
        <w:t>Determinazione della probabilità</w:t>
      </w:r>
    </w:p>
    <w:p w:rsidR="00627E5C" w:rsidRPr="00627E5C" w:rsidRDefault="00627E5C" w:rsidP="00C822BF">
      <w:pPr>
        <w:numPr>
          <w:ilvl w:val="0"/>
          <w:numId w:val="10"/>
        </w:numPr>
        <w:spacing w:line="360" w:lineRule="auto"/>
        <w:rPr>
          <w:rFonts w:ascii="Calibri" w:hAnsi="Calibri"/>
        </w:rPr>
      </w:pPr>
      <w:r w:rsidRPr="00627E5C">
        <w:rPr>
          <w:rFonts w:ascii="Calibri" w:hAnsi="Calibri"/>
        </w:rPr>
        <w:t>Analisi dell’impatto</w:t>
      </w:r>
    </w:p>
    <w:p w:rsidR="00627E5C" w:rsidRDefault="00627E5C" w:rsidP="00C822BF">
      <w:pPr>
        <w:numPr>
          <w:ilvl w:val="0"/>
          <w:numId w:val="10"/>
        </w:numPr>
        <w:spacing w:line="360" w:lineRule="auto"/>
        <w:rPr>
          <w:rFonts w:ascii="Calibri" w:hAnsi="Calibri"/>
        </w:rPr>
      </w:pPr>
      <w:r w:rsidRPr="00627E5C">
        <w:rPr>
          <w:rFonts w:ascii="Calibri" w:hAnsi="Calibri"/>
        </w:rPr>
        <w:t>Determinazione del rischio</w:t>
      </w:r>
    </w:p>
    <w:p w:rsidR="00893831" w:rsidRPr="00627E5C" w:rsidRDefault="00893831" w:rsidP="00893831">
      <w:pPr>
        <w:spacing w:line="360" w:lineRule="auto"/>
        <w:ind w:left="720"/>
        <w:rPr>
          <w:rFonts w:ascii="Calibri" w:hAnsi="Calibri"/>
        </w:rPr>
      </w:pPr>
    </w:p>
    <w:p w:rsidR="00627E5C" w:rsidRPr="00C83045" w:rsidRDefault="00627E5C" w:rsidP="00C83045">
      <w:pPr>
        <w:pStyle w:val="Titolo"/>
        <w:rPr>
          <w:rPrChange w:id="603" w:author="admin" w:date="2018-01-26T07:09:00Z">
            <w:rPr>
              <w14:shadow w14:blurRad="50800" w14:dist="38100" w14:dir="2700000" w14:sx="100000" w14:sy="100000" w14:kx="0" w14:ky="0" w14:algn="tl">
                <w14:srgbClr w14:val="000000">
                  <w14:alpha w14:val="60000"/>
                </w14:srgbClr>
              </w14:shadow>
            </w:rPr>
          </w:rPrChange>
        </w:rPr>
        <w:pPrChange w:id="604" w:author="admin" w:date="2018-01-26T07:09:00Z">
          <w:pPr>
            <w:pStyle w:val="Citazioneintensa"/>
            <w:pBdr>
              <w:bottom w:val="single" w:sz="4" w:space="0" w:color="4F81BD"/>
            </w:pBdr>
            <w:spacing w:line="360" w:lineRule="auto"/>
            <w:ind w:left="360"/>
            <w:jc w:val="both"/>
          </w:pPr>
        </w:pPrChange>
      </w:pPr>
      <w:bookmarkStart w:id="605" w:name="_Toc504714042"/>
      <w:r w:rsidRPr="00C83045">
        <w:rPr>
          <w:rPrChange w:id="606" w:author="admin" w:date="2018-01-26T07:09:00Z">
            <w:rPr>
              <w14:shadow w14:blurRad="50800" w14:dist="38100" w14:dir="2700000" w14:sx="100000" w14:sy="100000" w14:kx="0" w14:ky="0" w14:algn="tl">
                <w14:srgbClr w14:val="000000">
                  <w14:alpha w14:val="60000"/>
                </w14:srgbClr>
              </w14:shadow>
            </w:rPr>
          </w:rPrChange>
        </w:rPr>
        <w:t xml:space="preserve">2.1.1  –Analisi del contesto e valutazione degli </w:t>
      </w:r>
      <w:proofErr w:type="spellStart"/>
      <w:r w:rsidRPr="00C83045">
        <w:rPr>
          <w:rPrChange w:id="607" w:author="admin" w:date="2018-01-26T07:09:00Z">
            <w:rPr>
              <w14:shadow w14:blurRad="50800" w14:dist="38100" w14:dir="2700000" w14:sx="100000" w14:sy="100000" w14:kx="0" w14:ky="0" w14:algn="tl">
                <w14:srgbClr w14:val="000000">
                  <w14:alpha w14:val="60000"/>
                </w14:srgbClr>
              </w14:shadow>
            </w:rPr>
          </w:rPrChange>
        </w:rPr>
        <w:t>asset</w:t>
      </w:r>
      <w:bookmarkEnd w:id="605"/>
      <w:proofErr w:type="spellEnd"/>
    </w:p>
    <w:p w:rsidR="00627E5C" w:rsidRPr="00893831" w:rsidRDefault="00627E5C" w:rsidP="00893831">
      <w:pPr>
        <w:spacing w:line="360" w:lineRule="auto"/>
        <w:ind w:firstLine="360"/>
        <w:jc w:val="both"/>
        <w:rPr>
          <w:rFonts w:ascii="Calibri" w:hAnsi="Calibri"/>
        </w:rPr>
      </w:pPr>
      <w:r w:rsidRPr="00893831">
        <w:rPr>
          <w:rFonts w:ascii="Calibri" w:hAnsi="Calibri"/>
        </w:rPr>
        <w:t xml:space="preserve">La prima fase consiste nell’acquisizione delle informazioni necessarie a delineare il contesto operativo da sottoporre a protezione. Tale attività (Information </w:t>
      </w:r>
      <w:proofErr w:type="spellStart"/>
      <w:r w:rsidRPr="00893831">
        <w:rPr>
          <w:rFonts w:ascii="Calibri" w:hAnsi="Calibri"/>
        </w:rPr>
        <w:t>Gathering</w:t>
      </w:r>
      <w:proofErr w:type="spellEnd"/>
      <w:r w:rsidRPr="00893831">
        <w:rPr>
          <w:rFonts w:ascii="Calibri" w:hAnsi="Calibri"/>
        </w:rPr>
        <w:t xml:space="preserve">) ha come obiettivi la rilevazione degli </w:t>
      </w:r>
      <w:proofErr w:type="spellStart"/>
      <w:r w:rsidRPr="00893831">
        <w:rPr>
          <w:rFonts w:ascii="Calibri" w:hAnsi="Calibri"/>
        </w:rPr>
        <w:t>asset</w:t>
      </w:r>
      <w:proofErr w:type="spellEnd"/>
      <w:r w:rsidRPr="00893831">
        <w:rPr>
          <w:rFonts w:ascii="Calibri" w:hAnsi="Calibri"/>
        </w:rPr>
        <w:t xml:space="preserve"> da proteggere, le relazioni funzionali tra questi, l’individuazione delle utenze, la caratterizzazione dei flussi gestionali ed organizzativi del sistema informativo in termini di accesso a risorse ed informazioni, policy di sicurezza e controlli messi in opera per la loro attuazione. Gli </w:t>
      </w:r>
      <w:proofErr w:type="spellStart"/>
      <w:r w:rsidRPr="00893831">
        <w:rPr>
          <w:rFonts w:ascii="Calibri" w:hAnsi="Calibri"/>
        </w:rPr>
        <w:t>asset</w:t>
      </w:r>
      <w:proofErr w:type="spellEnd"/>
      <w:r w:rsidRPr="00893831">
        <w:rPr>
          <w:rFonts w:ascii="Calibri" w:hAnsi="Calibri"/>
        </w:rPr>
        <w:t xml:space="preserve"> sensibili (target) sono classificati in base ai servizi erogati, alle informazioni custodite, alla loro rilevanza ai fini dell’operatività aziendale. La classificazione di sicurezza dell’</w:t>
      </w:r>
      <w:proofErr w:type="spellStart"/>
      <w:r w:rsidRPr="00893831">
        <w:rPr>
          <w:rFonts w:ascii="Calibri" w:hAnsi="Calibri"/>
        </w:rPr>
        <w:t>asset</w:t>
      </w:r>
      <w:proofErr w:type="spellEnd"/>
      <w:r w:rsidRPr="00893831">
        <w:rPr>
          <w:rFonts w:ascii="Calibri" w:hAnsi="Calibri"/>
        </w:rPr>
        <w:t xml:space="preserve"> è descritta in termini di perdita o degradazione di uno dei tre attributi di sicurezza associabili al trattamento dell’informazione da parte di un sistema di elaborazione (riservatezza, integrità, disponibilità).</w:t>
      </w:r>
    </w:p>
    <w:p w:rsidR="00627E5C" w:rsidRPr="00893831" w:rsidRDefault="00627E5C" w:rsidP="00893831">
      <w:pPr>
        <w:spacing w:line="360" w:lineRule="auto"/>
        <w:jc w:val="both"/>
        <w:rPr>
          <w:rFonts w:ascii="Calibri" w:hAnsi="Calibri"/>
        </w:rPr>
      </w:pPr>
      <w:r w:rsidRPr="00893831">
        <w:rPr>
          <w:rFonts w:ascii="Calibri" w:hAnsi="Calibri"/>
        </w:rPr>
        <w:t>Il valore dell’</w:t>
      </w:r>
      <w:proofErr w:type="spellStart"/>
      <w:r w:rsidRPr="00893831">
        <w:rPr>
          <w:rFonts w:ascii="Calibri" w:hAnsi="Calibri"/>
        </w:rPr>
        <w:t>asset</w:t>
      </w:r>
      <w:proofErr w:type="spellEnd"/>
      <w:r w:rsidRPr="00893831">
        <w:rPr>
          <w:rFonts w:ascii="Calibri" w:hAnsi="Calibri"/>
        </w:rPr>
        <w:t xml:space="preserve"> riferito agli attributi di sicurezza può essere misurato quantitativamente (valore proprio delle informazioni, ad es. brevetti, </w:t>
      </w:r>
      <w:commentRangeStart w:id="608"/>
      <w:r w:rsidRPr="00893831">
        <w:rPr>
          <w:rFonts w:ascii="Calibri" w:hAnsi="Calibri"/>
        </w:rPr>
        <w:t>per</w:t>
      </w:r>
      <w:del w:id="609" w:author="admin" w:date="2018-01-25T18:07:00Z">
        <w:r w:rsidRPr="00893831" w:rsidDel="00BA1379">
          <w:rPr>
            <w:rFonts w:ascii="Calibri" w:hAnsi="Calibri"/>
          </w:rPr>
          <w:delText xml:space="preserve"> </w:delText>
        </w:r>
      </w:del>
      <w:r w:rsidRPr="00893831">
        <w:rPr>
          <w:rFonts w:ascii="Calibri" w:hAnsi="Calibri"/>
        </w:rPr>
        <w:t xml:space="preserve">dita </w:t>
      </w:r>
      <w:commentRangeEnd w:id="608"/>
      <w:r w:rsidR="00C07FE8">
        <w:rPr>
          <w:rStyle w:val="Rimandocommento"/>
        </w:rPr>
        <w:commentReference w:id="608"/>
      </w:r>
      <w:r w:rsidRPr="00893831">
        <w:rPr>
          <w:rFonts w:ascii="Calibri" w:hAnsi="Calibri"/>
        </w:rPr>
        <w:t xml:space="preserve">di introiti in relazione al tempo di fermo del </w:t>
      </w:r>
      <w:r w:rsidRPr="00893831">
        <w:rPr>
          <w:rFonts w:ascii="Calibri" w:hAnsi="Calibri"/>
        </w:rPr>
        <w:lastRenderedPageBreak/>
        <w:t xml:space="preserve">sistema), oppure considerando una scala di valori qualitativa e quantitativa (perdita di immagine, pregiudizio su future attività). </w:t>
      </w:r>
    </w:p>
    <w:p w:rsidR="00627E5C" w:rsidRPr="00893831" w:rsidRDefault="00627E5C" w:rsidP="00893831">
      <w:pPr>
        <w:spacing w:line="360" w:lineRule="auto"/>
        <w:jc w:val="both"/>
        <w:rPr>
          <w:rFonts w:ascii="Calibri" w:hAnsi="Calibri"/>
        </w:rPr>
      </w:pPr>
      <w:r w:rsidRPr="00893831">
        <w:rPr>
          <w:rFonts w:ascii="Calibri" w:hAnsi="Calibri"/>
        </w:rPr>
        <w:t>In termini generali, possiamo fare riferimento ad una classificazione qualitativa e quantitativa del tipo riportato nella seguente tabella, dove il valore dell’</w:t>
      </w:r>
      <w:proofErr w:type="spellStart"/>
      <w:r w:rsidRPr="00893831">
        <w:rPr>
          <w:rFonts w:ascii="Calibri" w:hAnsi="Calibri"/>
        </w:rPr>
        <w:t>asset</w:t>
      </w:r>
      <w:proofErr w:type="spellEnd"/>
      <w:r w:rsidRPr="00893831">
        <w:rPr>
          <w:rFonts w:ascii="Calibri" w:hAnsi="Calibri"/>
        </w:rPr>
        <w:t xml:space="preserve"> viene correlato all’impatto che la perdita di uno dei suoi attributi di sicurezza produce sull’operatività aziendale.</w:t>
      </w:r>
    </w:p>
    <w:p w:rsidR="00627E5C" w:rsidRDefault="00627E5C" w:rsidP="00627E5C">
      <w:pPr>
        <w:rPr>
          <w:rFonts w:ascii="Calibri" w:hAnsi="Calibri"/>
        </w:rPr>
      </w:pPr>
    </w:p>
    <w:tbl>
      <w:tblPr>
        <w:tblW w:w="0" w:type="auto"/>
        <w:tblBorders>
          <w:top w:val="single" w:sz="6" w:space="0" w:color="000000"/>
          <w:left w:val="single" w:sz="6" w:space="0" w:color="000000"/>
          <w:bottom w:val="single" w:sz="6" w:space="0" w:color="000000"/>
          <w:right w:val="single" w:sz="6" w:space="0" w:color="000000"/>
          <w:insideV w:val="single" w:sz="6" w:space="0" w:color="000000"/>
        </w:tblBorders>
        <w:tblLook w:val="04A0" w:firstRow="1" w:lastRow="0" w:firstColumn="1" w:lastColumn="0" w:noHBand="0" w:noVBand="1"/>
      </w:tblPr>
      <w:tblGrid>
        <w:gridCol w:w="4889"/>
        <w:gridCol w:w="4889"/>
      </w:tblGrid>
      <w:tr w:rsidR="00893831" w:rsidRPr="00C822BF" w:rsidTr="00C822BF">
        <w:tc>
          <w:tcPr>
            <w:tcW w:w="4889" w:type="dxa"/>
            <w:tcBorders>
              <w:bottom w:val="single" w:sz="6" w:space="0" w:color="000000"/>
            </w:tcBorders>
            <w:shd w:val="solid" w:color="FFFF00" w:fill="FFFFFF"/>
          </w:tcPr>
          <w:p w:rsidR="00893831" w:rsidRPr="00C822BF" w:rsidRDefault="00893831" w:rsidP="00C822BF">
            <w:pPr>
              <w:spacing w:line="360" w:lineRule="auto"/>
              <w:rPr>
                <w:rFonts w:ascii="Calibri" w:hAnsi="Calibri"/>
                <w:b/>
                <w:bCs/>
                <w:i/>
                <w:iCs/>
              </w:rPr>
            </w:pPr>
            <w:r w:rsidRPr="00C822BF">
              <w:rPr>
                <w:rFonts w:ascii="Calibri" w:hAnsi="Calibri"/>
                <w:b/>
                <w:bCs/>
                <w:i/>
                <w:iCs/>
              </w:rPr>
              <w:t>Livello dell’impatto</w:t>
            </w:r>
          </w:p>
        </w:tc>
        <w:tc>
          <w:tcPr>
            <w:tcW w:w="4889" w:type="dxa"/>
            <w:tcBorders>
              <w:bottom w:val="single" w:sz="6" w:space="0" w:color="000000"/>
            </w:tcBorders>
            <w:shd w:val="solid" w:color="FFFF00" w:fill="FFFFFF"/>
          </w:tcPr>
          <w:p w:rsidR="00893831" w:rsidRPr="00C822BF" w:rsidRDefault="00893831" w:rsidP="00C822BF">
            <w:pPr>
              <w:spacing w:line="360" w:lineRule="auto"/>
              <w:rPr>
                <w:rFonts w:ascii="Calibri" w:hAnsi="Calibri"/>
                <w:b/>
                <w:bCs/>
                <w:i/>
                <w:iCs/>
              </w:rPr>
            </w:pPr>
            <w:r w:rsidRPr="00C822BF">
              <w:rPr>
                <w:rFonts w:ascii="Calibri" w:hAnsi="Calibri"/>
                <w:b/>
                <w:bCs/>
                <w:i/>
                <w:iCs/>
              </w:rPr>
              <w:t>Definizione dell’impatto</w:t>
            </w:r>
          </w:p>
        </w:tc>
      </w:tr>
      <w:tr w:rsidR="00893831" w:rsidRPr="00C822BF" w:rsidTr="00C822BF">
        <w:tc>
          <w:tcPr>
            <w:tcW w:w="4889" w:type="dxa"/>
            <w:shd w:val="pct25" w:color="FFFF00" w:fill="FFFFFF"/>
            <w:vAlign w:val="center"/>
          </w:tcPr>
          <w:p w:rsidR="00893831" w:rsidRPr="00C822BF" w:rsidRDefault="00893831" w:rsidP="00C822BF">
            <w:pPr>
              <w:jc w:val="both"/>
              <w:rPr>
                <w:rFonts w:ascii="Calibri" w:hAnsi="Calibri"/>
                <w:b/>
                <w:bCs/>
              </w:rPr>
            </w:pPr>
            <w:r w:rsidRPr="00C822BF">
              <w:rPr>
                <w:rFonts w:ascii="Calibri" w:hAnsi="Calibri"/>
                <w:b/>
                <w:bCs/>
              </w:rPr>
              <w:t>ALTO</w:t>
            </w:r>
          </w:p>
        </w:tc>
        <w:tc>
          <w:tcPr>
            <w:tcW w:w="4889" w:type="dxa"/>
            <w:shd w:val="pct25" w:color="FFFF00" w:fill="FFFFFF"/>
          </w:tcPr>
          <w:p w:rsidR="00893831" w:rsidRPr="00C822BF" w:rsidRDefault="00893831" w:rsidP="00C822BF">
            <w:pPr>
              <w:jc w:val="both"/>
              <w:rPr>
                <w:rFonts w:ascii="Calibri" w:hAnsi="Calibri"/>
              </w:rPr>
            </w:pPr>
            <w:r w:rsidRPr="00C822BF">
              <w:rPr>
                <w:rFonts w:ascii="Calibri" w:hAnsi="Calibri"/>
              </w:rPr>
              <w:t>La perdita di riservatezza, integrità o disponibilità comporta un effetto avverso distruttivo sull’operatività, i beni, e sulle persone associati all’attività aziendale. L’esercizio della vulnerabilità può comportare la distruzione di beni con una perdita di valore economico molto elevato, oppure essere di sostanziale impedimento al compimento della missione aziendale, oppure essere causa di gravi pericoli per la vita e l’integrità fisica di persone.</w:t>
            </w:r>
          </w:p>
        </w:tc>
      </w:tr>
      <w:tr w:rsidR="00893831" w:rsidRPr="00C822BF" w:rsidTr="00C822BF">
        <w:tc>
          <w:tcPr>
            <w:tcW w:w="4889" w:type="dxa"/>
            <w:shd w:val="pct50" w:color="FF0000" w:fill="FFFFFF"/>
            <w:vAlign w:val="center"/>
          </w:tcPr>
          <w:p w:rsidR="00893831" w:rsidRPr="00C822BF" w:rsidRDefault="00893831" w:rsidP="00C822BF">
            <w:pPr>
              <w:jc w:val="both"/>
              <w:rPr>
                <w:rFonts w:ascii="Calibri" w:hAnsi="Calibri"/>
                <w:b/>
                <w:bCs/>
              </w:rPr>
            </w:pPr>
            <w:r w:rsidRPr="00C822BF">
              <w:rPr>
                <w:rFonts w:ascii="Calibri" w:hAnsi="Calibri"/>
                <w:b/>
                <w:bCs/>
              </w:rPr>
              <w:t>MODERATO</w:t>
            </w:r>
          </w:p>
        </w:tc>
        <w:tc>
          <w:tcPr>
            <w:tcW w:w="4889" w:type="dxa"/>
            <w:shd w:val="pct50" w:color="FF0000" w:fill="FFFFFF"/>
          </w:tcPr>
          <w:p w:rsidR="00893831" w:rsidRPr="00C822BF" w:rsidRDefault="00893831" w:rsidP="00C822BF">
            <w:pPr>
              <w:jc w:val="both"/>
              <w:rPr>
                <w:rFonts w:ascii="Calibri" w:hAnsi="Calibri"/>
              </w:rPr>
            </w:pPr>
            <w:r w:rsidRPr="00C822BF">
              <w:rPr>
                <w:rFonts w:ascii="Calibri" w:hAnsi="Calibri"/>
              </w:rPr>
              <w:t>La perdita di riservatezza, integrità o disponibilità comporta un rilevante effetto avverso sull’operatività, i beni, e sulle persone associati all’attività aziendale. L’esercizio della vulnerabilità può risultare in una perdita economica, oppure costituire un ostacolo al compimento della missione aziendale, oppure essere causa di pericolo per l’integrità fisica di persone.</w:t>
            </w:r>
          </w:p>
        </w:tc>
      </w:tr>
      <w:tr w:rsidR="00893831" w:rsidRPr="00C822BF" w:rsidTr="00C822BF">
        <w:tc>
          <w:tcPr>
            <w:tcW w:w="4889" w:type="dxa"/>
            <w:shd w:val="pct25" w:color="FFFF00" w:fill="FFFFFF"/>
            <w:vAlign w:val="center"/>
          </w:tcPr>
          <w:p w:rsidR="00893831" w:rsidRPr="00C822BF" w:rsidRDefault="00893831" w:rsidP="00C822BF">
            <w:pPr>
              <w:jc w:val="both"/>
              <w:rPr>
                <w:rFonts w:ascii="Calibri" w:hAnsi="Calibri"/>
                <w:b/>
                <w:bCs/>
              </w:rPr>
            </w:pPr>
            <w:r w:rsidRPr="00C822BF">
              <w:rPr>
                <w:rFonts w:ascii="Calibri" w:hAnsi="Calibri"/>
                <w:b/>
                <w:bCs/>
              </w:rPr>
              <w:t>BASSO</w:t>
            </w:r>
          </w:p>
        </w:tc>
        <w:tc>
          <w:tcPr>
            <w:tcW w:w="4889" w:type="dxa"/>
            <w:shd w:val="pct25" w:color="FFFF00" w:fill="FFFFFF"/>
          </w:tcPr>
          <w:p w:rsidR="00893831" w:rsidRPr="00C822BF" w:rsidRDefault="00893831" w:rsidP="00C822BF">
            <w:pPr>
              <w:jc w:val="both"/>
              <w:rPr>
                <w:rFonts w:ascii="Calibri" w:hAnsi="Calibri"/>
              </w:rPr>
            </w:pPr>
            <w:r w:rsidRPr="00C822BF">
              <w:rPr>
                <w:rFonts w:ascii="Calibri" w:hAnsi="Calibri"/>
              </w:rPr>
              <w:t>La perdita di riservatezza, integrità o disponibilità comporta un limitato effetto avverso sull’operatività, i beni, e sulle persone associati all’attività aziendale. L’esercizio della vulnerabilità può risultare in una perdita economica limitata, oppure costituire una limitazione marginale al compimento della missione aziendale.</w:t>
            </w:r>
          </w:p>
        </w:tc>
      </w:tr>
    </w:tbl>
    <w:p w:rsidR="00627E5C" w:rsidDel="00C83045" w:rsidRDefault="00627E5C" w:rsidP="00893831">
      <w:pPr>
        <w:spacing w:line="276" w:lineRule="auto"/>
        <w:jc w:val="both"/>
        <w:rPr>
          <w:del w:id="610" w:author="admin" w:date="2018-01-26T07:10:00Z"/>
          <w:rFonts w:ascii="Calibri" w:hAnsi="Calibri"/>
        </w:rPr>
      </w:pPr>
    </w:p>
    <w:p w:rsidR="00893831" w:rsidRPr="00893831" w:rsidRDefault="00893831" w:rsidP="00893831">
      <w:pPr>
        <w:spacing w:line="360" w:lineRule="auto"/>
        <w:rPr>
          <w:rFonts w:ascii="Calibri" w:hAnsi="Calibri"/>
        </w:rPr>
      </w:pPr>
      <w:r w:rsidRPr="00893831">
        <w:rPr>
          <w:rFonts w:ascii="Calibri" w:hAnsi="Calibri"/>
        </w:rPr>
        <w:t xml:space="preserve">Ogni </w:t>
      </w:r>
      <w:proofErr w:type="spellStart"/>
      <w:r w:rsidRPr="00893831">
        <w:rPr>
          <w:rFonts w:ascii="Calibri" w:hAnsi="Calibri"/>
        </w:rPr>
        <w:t>asset</w:t>
      </w:r>
      <w:proofErr w:type="spellEnd"/>
      <w:r w:rsidRPr="00893831">
        <w:rPr>
          <w:rFonts w:ascii="Calibri" w:hAnsi="Calibri"/>
        </w:rPr>
        <w:t xml:space="preserve"> informativo o tecnologico del sistema viene classificato attribuendo una terna di valori in relazione alle specifiche funzioni ed informazioni trattate:</w:t>
      </w:r>
    </w:p>
    <w:p w:rsidR="00893831" w:rsidRPr="00893831" w:rsidRDefault="00893831" w:rsidP="00893831">
      <w:pPr>
        <w:spacing w:line="360" w:lineRule="auto"/>
        <w:jc w:val="center"/>
        <w:rPr>
          <w:rFonts w:ascii="Calibri" w:hAnsi="Calibri"/>
          <w:b/>
        </w:rPr>
      </w:pPr>
      <w:r w:rsidRPr="00893831">
        <w:rPr>
          <w:rFonts w:ascii="Calibri" w:hAnsi="Calibri"/>
          <w:b/>
        </w:rPr>
        <w:t xml:space="preserve">SC </w:t>
      </w:r>
      <w:proofErr w:type="spellStart"/>
      <w:r w:rsidRPr="00893831">
        <w:rPr>
          <w:rFonts w:ascii="Calibri" w:hAnsi="Calibri"/>
          <w:b/>
        </w:rPr>
        <w:t>asset</w:t>
      </w:r>
      <w:proofErr w:type="spellEnd"/>
      <w:r w:rsidRPr="00893831">
        <w:rPr>
          <w:rFonts w:ascii="Calibri" w:hAnsi="Calibri"/>
          <w:b/>
        </w:rPr>
        <w:t xml:space="preserve"> = [(riservatezza, BASSO), (integrità, BASSO), (disponibilità, ALTO)]</w:t>
      </w:r>
    </w:p>
    <w:p w:rsidR="00893831" w:rsidRPr="00C83045" w:rsidRDefault="00893831" w:rsidP="00C83045">
      <w:pPr>
        <w:pStyle w:val="Titolo"/>
        <w:rPr>
          <w:rPrChange w:id="611" w:author="admin" w:date="2018-01-26T07:10:00Z">
            <w:rPr>
              <w14:shadow w14:blurRad="50800" w14:dist="38100" w14:dir="2700000" w14:sx="100000" w14:sy="100000" w14:kx="0" w14:ky="0" w14:algn="tl">
                <w14:srgbClr w14:val="000000">
                  <w14:alpha w14:val="60000"/>
                </w14:srgbClr>
              </w14:shadow>
            </w:rPr>
          </w:rPrChange>
        </w:rPr>
        <w:pPrChange w:id="612" w:author="admin" w:date="2018-01-26T07:10:00Z">
          <w:pPr>
            <w:pStyle w:val="Citazioneintensa"/>
            <w:pBdr>
              <w:bottom w:val="single" w:sz="4" w:space="0" w:color="4F81BD"/>
            </w:pBdr>
            <w:spacing w:line="360" w:lineRule="auto"/>
            <w:ind w:left="360"/>
            <w:jc w:val="both"/>
          </w:pPr>
        </w:pPrChange>
      </w:pPr>
      <w:r>
        <w:br w:type="page"/>
      </w:r>
      <w:bookmarkStart w:id="613" w:name="_Toc504714043"/>
      <w:r w:rsidRPr="00C83045">
        <w:rPr>
          <w:rPrChange w:id="614" w:author="admin" w:date="2018-01-26T07:10:00Z">
            <w:rPr>
              <w14:shadow w14:blurRad="50800" w14:dist="38100" w14:dir="2700000" w14:sx="100000" w14:sy="100000" w14:kx="0" w14:ky="0" w14:algn="tl">
                <w14:srgbClr w14:val="000000">
                  <w14:alpha w14:val="60000"/>
                </w14:srgbClr>
              </w14:shadow>
            </w:rPr>
          </w:rPrChange>
        </w:rPr>
        <w:lastRenderedPageBreak/>
        <w:t xml:space="preserve">2.1.2  –Identificazione della minaccia e degli </w:t>
      </w:r>
      <w:proofErr w:type="spellStart"/>
      <w:r w:rsidRPr="00C83045">
        <w:rPr>
          <w:rPrChange w:id="615" w:author="admin" w:date="2018-01-26T07:10:00Z">
            <w:rPr>
              <w14:shadow w14:blurRad="50800" w14:dist="38100" w14:dir="2700000" w14:sx="100000" w14:sy="100000" w14:kx="0" w14:ky="0" w14:algn="tl">
                <w14:srgbClr w14:val="000000">
                  <w14:alpha w14:val="60000"/>
                </w14:srgbClr>
              </w14:shadow>
            </w:rPr>
          </w:rPrChange>
        </w:rPr>
        <w:t>attacanti</w:t>
      </w:r>
      <w:bookmarkEnd w:id="613"/>
      <w:proofErr w:type="spellEnd"/>
    </w:p>
    <w:p w:rsidR="00893831" w:rsidRDefault="00AD2BB1" w:rsidP="00AD2BB1">
      <w:pPr>
        <w:spacing w:line="360" w:lineRule="auto"/>
        <w:ind w:firstLine="360"/>
        <w:jc w:val="both"/>
        <w:rPr>
          <w:rFonts w:ascii="Calibri" w:hAnsi="Calibri"/>
        </w:rPr>
      </w:pPr>
      <w:r w:rsidRPr="00AD2BB1">
        <w:rPr>
          <w:rFonts w:ascii="Calibri" w:hAnsi="Calibri"/>
        </w:rPr>
        <w:t>La seconda fase consiste nell’individuazione delle potenziali minacce (</w:t>
      </w:r>
      <w:proofErr w:type="spellStart"/>
      <w:r w:rsidRPr="00AD2BB1">
        <w:rPr>
          <w:rFonts w:ascii="Calibri" w:hAnsi="Calibri"/>
        </w:rPr>
        <w:t>threat</w:t>
      </w:r>
      <w:proofErr w:type="spellEnd"/>
      <w:r w:rsidRPr="00AD2BB1">
        <w:rPr>
          <w:rFonts w:ascii="Calibri" w:hAnsi="Calibri"/>
        </w:rPr>
        <w:t>) cui i target possono essere sottoposti in relazione agli aspetti di riservatezza, integrità e disponibilità, e degli attaccanti (</w:t>
      </w:r>
      <w:proofErr w:type="spellStart"/>
      <w:r w:rsidRPr="00AD2BB1">
        <w:rPr>
          <w:rFonts w:ascii="Calibri" w:hAnsi="Calibri"/>
        </w:rPr>
        <w:t>threat</w:t>
      </w:r>
      <w:proofErr w:type="spellEnd"/>
      <w:r w:rsidRPr="00AD2BB1">
        <w:rPr>
          <w:rFonts w:ascii="Calibri" w:hAnsi="Calibri"/>
        </w:rPr>
        <w:t>-source) che possono esercitare una minaccia ed operare una violazione delle policy di sicurezza. Gli attaccanti possono essere umani o ambientali e possono - consapevolmente o inconsapevolmente nel caso di attaccante umano - attuare un attacco utilizzando una o più vulnerabilità del target, dove per vulnerabilità si intende una debolezza del sistema che può essere sfruttata accidentalmente o intenzionalmente (baco del software, rete di telecomunicazione non ridondata, assenza di gruppi di continuità elettrica, presenza di condutture idriche nei locali ospitanti i sistemi, ecc.). E’ da evidenziare che la vulnerabilità è il tramite tra attaccante ed esercizio della minaccia, ovvero ove non esistano vulnerabilità sfruttabili da un attaccante questi non può esercitare alcuna minaccia. La caratterizzazione della minaccia deve riportare il suo potenziale impatto in termini di riservatezza, integrità e disponibilità su informazioni o sistemi interessati:</w:t>
      </w:r>
    </w:p>
    <w:p w:rsidR="00EC32AA" w:rsidRDefault="00EC32AA" w:rsidP="00AD2BB1">
      <w:pPr>
        <w:spacing w:line="360" w:lineRule="auto"/>
        <w:ind w:firstLine="360"/>
        <w:jc w:val="both"/>
        <w:rPr>
          <w:rFonts w:ascii="Calibri" w:hAnsi="Calibri"/>
        </w:rPr>
      </w:pPr>
    </w:p>
    <w:tbl>
      <w:tblPr>
        <w:tblW w:w="0" w:type="auto"/>
        <w:tblBorders>
          <w:top w:val="single" w:sz="6" w:space="0" w:color="000000"/>
          <w:left w:val="single" w:sz="6" w:space="0" w:color="000000"/>
          <w:bottom w:val="single" w:sz="6" w:space="0" w:color="000000"/>
          <w:right w:val="single" w:sz="6" w:space="0" w:color="000000"/>
          <w:insideV w:val="single" w:sz="6" w:space="0" w:color="000000"/>
        </w:tblBorders>
        <w:tblLook w:val="04A0" w:firstRow="1" w:lastRow="0" w:firstColumn="1" w:lastColumn="0" w:noHBand="0" w:noVBand="1"/>
      </w:tblPr>
      <w:tblGrid>
        <w:gridCol w:w="1419"/>
        <w:gridCol w:w="2895"/>
        <w:gridCol w:w="2685"/>
        <w:gridCol w:w="2779"/>
      </w:tblGrid>
      <w:tr w:rsidR="00EC32AA" w:rsidRPr="00C822BF" w:rsidTr="00C822BF">
        <w:trPr>
          <w:trHeight w:val="270"/>
        </w:trPr>
        <w:tc>
          <w:tcPr>
            <w:tcW w:w="1419" w:type="dxa"/>
            <w:vMerge w:val="restart"/>
            <w:tcBorders>
              <w:bottom w:val="single" w:sz="6" w:space="0" w:color="000000"/>
            </w:tcBorders>
            <w:shd w:val="solid" w:color="FFFF00" w:fill="FFFFFF"/>
          </w:tcPr>
          <w:p w:rsidR="00EC32AA" w:rsidRPr="00C822BF" w:rsidRDefault="00EC32AA" w:rsidP="00C822BF">
            <w:pPr>
              <w:spacing w:line="360" w:lineRule="auto"/>
              <w:rPr>
                <w:rFonts w:ascii="Calibri" w:hAnsi="Calibri"/>
                <w:b/>
                <w:bCs/>
                <w:i/>
                <w:iCs/>
              </w:rPr>
            </w:pPr>
            <w:r w:rsidRPr="00C822BF">
              <w:rPr>
                <w:rFonts w:ascii="Calibri" w:hAnsi="Calibri"/>
                <w:b/>
                <w:bCs/>
                <w:i/>
                <w:iCs/>
              </w:rPr>
              <w:t>Evento</w:t>
            </w:r>
          </w:p>
        </w:tc>
        <w:tc>
          <w:tcPr>
            <w:tcW w:w="8359" w:type="dxa"/>
            <w:gridSpan w:val="3"/>
            <w:tcBorders>
              <w:top w:val="single" w:sz="4" w:space="0" w:color="auto"/>
              <w:bottom w:val="single" w:sz="4" w:space="0" w:color="auto"/>
            </w:tcBorders>
            <w:shd w:val="solid" w:color="FFFF00" w:fill="FFFFFF"/>
          </w:tcPr>
          <w:p w:rsidR="00EC32AA" w:rsidRPr="00C822BF" w:rsidRDefault="00EC32AA" w:rsidP="00C822BF">
            <w:pPr>
              <w:spacing w:line="360" w:lineRule="auto"/>
              <w:jc w:val="center"/>
              <w:rPr>
                <w:rFonts w:ascii="Calibri" w:hAnsi="Calibri"/>
                <w:b/>
                <w:bCs/>
                <w:i/>
                <w:iCs/>
              </w:rPr>
            </w:pPr>
            <w:r w:rsidRPr="00C822BF">
              <w:rPr>
                <w:rFonts w:ascii="Calibri" w:hAnsi="Calibri"/>
                <w:b/>
                <w:bCs/>
                <w:i/>
                <w:iCs/>
              </w:rPr>
              <w:t>Attributi di Sicurezza</w:t>
            </w:r>
          </w:p>
        </w:tc>
      </w:tr>
      <w:tr w:rsidR="00EC32AA" w:rsidRPr="00C822BF" w:rsidTr="00C822BF">
        <w:trPr>
          <w:trHeight w:val="180"/>
        </w:trPr>
        <w:tc>
          <w:tcPr>
            <w:tcW w:w="1419" w:type="dxa"/>
            <w:vMerge/>
            <w:shd w:val="pct25" w:color="FFFF00" w:fill="FFFFFF"/>
          </w:tcPr>
          <w:p w:rsidR="00EC32AA" w:rsidRPr="00C822BF" w:rsidRDefault="00EC32AA" w:rsidP="00C822BF">
            <w:pPr>
              <w:spacing w:line="360" w:lineRule="auto"/>
              <w:rPr>
                <w:rFonts w:ascii="Calibri" w:hAnsi="Calibri"/>
                <w:b/>
                <w:bCs/>
              </w:rPr>
            </w:pPr>
          </w:p>
        </w:tc>
        <w:tc>
          <w:tcPr>
            <w:tcW w:w="2895" w:type="dxa"/>
            <w:tcBorders>
              <w:top w:val="single" w:sz="4" w:space="0" w:color="auto"/>
              <w:right w:val="single" w:sz="4" w:space="0" w:color="auto"/>
            </w:tcBorders>
            <w:shd w:val="pct25" w:color="FFFF00" w:fill="FFFFFF"/>
          </w:tcPr>
          <w:p w:rsidR="00EC32AA" w:rsidRPr="00C822BF" w:rsidRDefault="00EC32AA" w:rsidP="00C822BF">
            <w:pPr>
              <w:spacing w:line="360" w:lineRule="auto"/>
              <w:jc w:val="center"/>
              <w:rPr>
                <w:rFonts w:ascii="Calibri" w:hAnsi="Calibri"/>
                <w:b/>
                <w:i/>
              </w:rPr>
            </w:pPr>
            <w:r w:rsidRPr="00C822BF">
              <w:rPr>
                <w:rFonts w:ascii="Calibri" w:hAnsi="Calibri"/>
                <w:b/>
                <w:i/>
              </w:rPr>
              <w:t>Riservatezza</w:t>
            </w:r>
          </w:p>
        </w:tc>
        <w:tc>
          <w:tcPr>
            <w:tcW w:w="2685" w:type="dxa"/>
            <w:tcBorders>
              <w:top w:val="single" w:sz="4" w:space="0" w:color="auto"/>
              <w:left w:val="single" w:sz="4" w:space="0" w:color="auto"/>
              <w:right w:val="single" w:sz="4" w:space="0" w:color="auto"/>
            </w:tcBorders>
            <w:shd w:val="pct25" w:color="FFFF00" w:fill="FFFFFF"/>
          </w:tcPr>
          <w:p w:rsidR="00EC32AA" w:rsidRPr="00C822BF" w:rsidRDefault="00EC32AA" w:rsidP="00C822BF">
            <w:pPr>
              <w:spacing w:line="360" w:lineRule="auto"/>
              <w:jc w:val="center"/>
              <w:rPr>
                <w:rFonts w:ascii="Calibri" w:hAnsi="Calibri"/>
                <w:b/>
                <w:i/>
              </w:rPr>
            </w:pPr>
            <w:r w:rsidRPr="00C822BF">
              <w:rPr>
                <w:rFonts w:ascii="Calibri" w:hAnsi="Calibri"/>
                <w:b/>
                <w:i/>
              </w:rPr>
              <w:t>Integrità</w:t>
            </w:r>
          </w:p>
        </w:tc>
        <w:tc>
          <w:tcPr>
            <w:tcW w:w="2779" w:type="dxa"/>
            <w:tcBorders>
              <w:top w:val="single" w:sz="4" w:space="0" w:color="auto"/>
              <w:left w:val="single" w:sz="4" w:space="0" w:color="auto"/>
            </w:tcBorders>
            <w:shd w:val="pct25" w:color="FFFF00" w:fill="FFFFFF"/>
          </w:tcPr>
          <w:p w:rsidR="00EC32AA" w:rsidRPr="00C822BF" w:rsidRDefault="00EC32AA" w:rsidP="00C822BF">
            <w:pPr>
              <w:spacing w:line="360" w:lineRule="auto"/>
              <w:jc w:val="center"/>
              <w:rPr>
                <w:rFonts w:ascii="Calibri" w:hAnsi="Calibri"/>
                <w:b/>
                <w:i/>
              </w:rPr>
            </w:pPr>
            <w:r w:rsidRPr="00C822BF">
              <w:rPr>
                <w:rFonts w:ascii="Calibri" w:hAnsi="Calibri"/>
                <w:b/>
                <w:i/>
              </w:rPr>
              <w:t>Disponibilità</w:t>
            </w:r>
          </w:p>
        </w:tc>
      </w:tr>
      <w:tr w:rsidR="00EC32AA" w:rsidRPr="00C822BF" w:rsidTr="00C822BF">
        <w:tc>
          <w:tcPr>
            <w:tcW w:w="1419" w:type="dxa"/>
            <w:shd w:val="pct50" w:color="FF0000" w:fill="FFFFFF"/>
            <w:vAlign w:val="center"/>
          </w:tcPr>
          <w:p w:rsidR="00EC32AA" w:rsidRPr="00C822BF" w:rsidRDefault="00EC32AA" w:rsidP="00C822BF">
            <w:pPr>
              <w:jc w:val="both"/>
              <w:rPr>
                <w:rFonts w:ascii="Calibri" w:hAnsi="Calibri"/>
                <w:b/>
                <w:bCs/>
              </w:rPr>
            </w:pPr>
            <w:r w:rsidRPr="00C822BF">
              <w:rPr>
                <w:rFonts w:ascii="Calibri" w:hAnsi="Calibri"/>
                <w:b/>
                <w:bCs/>
              </w:rPr>
              <w:t>XX-001</w:t>
            </w:r>
          </w:p>
        </w:tc>
        <w:tc>
          <w:tcPr>
            <w:tcW w:w="2895" w:type="dxa"/>
            <w:tcBorders>
              <w:right w:val="single" w:sz="4" w:space="0" w:color="auto"/>
            </w:tcBorders>
            <w:shd w:val="pct50" w:color="FF0000" w:fill="FFFFFF"/>
          </w:tcPr>
          <w:p w:rsidR="00EC32AA" w:rsidRPr="00C822BF" w:rsidRDefault="00EC32AA" w:rsidP="00C822BF">
            <w:pPr>
              <w:jc w:val="center"/>
              <w:rPr>
                <w:rFonts w:ascii="Calibri" w:hAnsi="Calibri"/>
                <w:b/>
              </w:rPr>
            </w:pPr>
            <w:r w:rsidRPr="00C822BF">
              <w:rPr>
                <w:rFonts w:ascii="Calibri" w:hAnsi="Calibri"/>
                <w:b/>
              </w:rPr>
              <w:t>X</w:t>
            </w:r>
          </w:p>
        </w:tc>
        <w:tc>
          <w:tcPr>
            <w:tcW w:w="2685" w:type="dxa"/>
            <w:tcBorders>
              <w:left w:val="single" w:sz="4" w:space="0" w:color="auto"/>
              <w:right w:val="single" w:sz="4" w:space="0" w:color="auto"/>
            </w:tcBorders>
            <w:shd w:val="pct50" w:color="FF0000" w:fill="FFFFFF"/>
          </w:tcPr>
          <w:p w:rsidR="00EC32AA" w:rsidRPr="00C822BF" w:rsidRDefault="00EC32AA" w:rsidP="00C822BF">
            <w:pPr>
              <w:jc w:val="center"/>
              <w:rPr>
                <w:rFonts w:ascii="Calibri" w:hAnsi="Calibri"/>
                <w:b/>
              </w:rPr>
            </w:pPr>
          </w:p>
        </w:tc>
        <w:tc>
          <w:tcPr>
            <w:tcW w:w="2779" w:type="dxa"/>
            <w:tcBorders>
              <w:left w:val="single" w:sz="4" w:space="0" w:color="auto"/>
            </w:tcBorders>
            <w:shd w:val="pct50" w:color="FF0000" w:fill="FFFFFF"/>
          </w:tcPr>
          <w:p w:rsidR="00EC32AA" w:rsidRPr="00C822BF" w:rsidRDefault="00EC32AA" w:rsidP="00C822BF">
            <w:pPr>
              <w:jc w:val="center"/>
              <w:rPr>
                <w:rFonts w:ascii="Calibri" w:hAnsi="Calibri"/>
                <w:b/>
              </w:rPr>
            </w:pPr>
          </w:p>
        </w:tc>
      </w:tr>
      <w:tr w:rsidR="00EC32AA" w:rsidRPr="00C822BF" w:rsidTr="00C822BF">
        <w:tc>
          <w:tcPr>
            <w:tcW w:w="1419" w:type="dxa"/>
            <w:shd w:val="pct25" w:color="FFFF00" w:fill="FFFFFF"/>
            <w:vAlign w:val="center"/>
          </w:tcPr>
          <w:p w:rsidR="00EC32AA" w:rsidRPr="00C822BF" w:rsidRDefault="00EC32AA" w:rsidP="00C822BF">
            <w:pPr>
              <w:jc w:val="both"/>
              <w:rPr>
                <w:rFonts w:ascii="Calibri" w:hAnsi="Calibri"/>
                <w:b/>
                <w:bCs/>
              </w:rPr>
            </w:pPr>
            <w:r w:rsidRPr="00C822BF">
              <w:rPr>
                <w:rFonts w:ascii="Calibri" w:hAnsi="Calibri"/>
                <w:b/>
                <w:bCs/>
              </w:rPr>
              <w:t>YY-002</w:t>
            </w:r>
          </w:p>
        </w:tc>
        <w:tc>
          <w:tcPr>
            <w:tcW w:w="2895" w:type="dxa"/>
            <w:tcBorders>
              <w:right w:val="single" w:sz="4" w:space="0" w:color="auto"/>
            </w:tcBorders>
            <w:shd w:val="pct25" w:color="FFFF00" w:fill="FFFFFF"/>
          </w:tcPr>
          <w:p w:rsidR="00EC32AA" w:rsidRPr="00C822BF" w:rsidRDefault="00EC32AA" w:rsidP="00C822BF">
            <w:pPr>
              <w:jc w:val="center"/>
              <w:rPr>
                <w:rFonts w:ascii="Calibri" w:hAnsi="Calibri"/>
                <w:b/>
              </w:rPr>
            </w:pPr>
          </w:p>
        </w:tc>
        <w:tc>
          <w:tcPr>
            <w:tcW w:w="2685" w:type="dxa"/>
            <w:tcBorders>
              <w:left w:val="single" w:sz="4" w:space="0" w:color="auto"/>
              <w:right w:val="single" w:sz="4" w:space="0" w:color="auto"/>
            </w:tcBorders>
            <w:shd w:val="pct25" w:color="FFFF00" w:fill="FFFFFF"/>
          </w:tcPr>
          <w:p w:rsidR="00EC32AA" w:rsidRPr="00C822BF" w:rsidRDefault="00EC32AA" w:rsidP="00C822BF">
            <w:pPr>
              <w:jc w:val="center"/>
              <w:rPr>
                <w:rFonts w:ascii="Calibri" w:hAnsi="Calibri"/>
                <w:b/>
              </w:rPr>
            </w:pPr>
          </w:p>
        </w:tc>
        <w:tc>
          <w:tcPr>
            <w:tcW w:w="2779" w:type="dxa"/>
            <w:tcBorders>
              <w:left w:val="single" w:sz="4" w:space="0" w:color="auto"/>
            </w:tcBorders>
            <w:shd w:val="pct25" w:color="FFFF00" w:fill="FFFFFF"/>
          </w:tcPr>
          <w:p w:rsidR="00EC32AA" w:rsidRPr="00C822BF" w:rsidRDefault="00EC32AA" w:rsidP="00C822BF">
            <w:pPr>
              <w:jc w:val="center"/>
              <w:rPr>
                <w:rFonts w:ascii="Calibri" w:hAnsi="Calibri"/>
                <w:b/>
              </w:rPr>
            </w:pPr>
            <w:r w:rsidRPr="00C822BF">
              <w:rPr>
                <w:rFonts w:ascii="Calibri" w:hAnsi="Calibri"/>
                <w:b/>
              </w:rPr>
              <w:t>X</w:t>
            </w:r>
          </w:p>
        </w:tc>
      </w:tr>
      <w:tr w:rsidR="00EC32AA" w:rsidRPr="00C822BF" w:rsidTr="00C822BF">
        <w:tc>
          <w:tcPr>
            <w:tcW w:w="1419" w:type="dxa"/>
            <w:shd w:val="pct50" w:color="FF0000" w:fill="FFFFFF"/>
            <w:vAlign w:val="center"/>
          </w:tcPr>
          <w:p w:rsidR="00EC32AA" w:rsidRPr="00C822BF" w:rsidRDefault="00EC32AA" w:rsidP="00C822BF">
            <w:pPr>
              <w:jc w:val="both"/>
              <w:rPr>
                <w:rFonts w:ascii="Calibri" w:hAnsi="Calibri"/>
                <w:b/>
                <w:bCs/>
              </w:rPr>
            </w:pPr>
            <w:r w:rsidRPr="00C822BF">
              <w:rPr>
                <w:rFonts w:ascii="Calibri" w:hAnsi="Calibri"/>
                <w:b/>
                <w:bCs/>
              </w:rPr>
              <w:t>ZZ-003</w:t>
            </w:r>
          </w:p>
        </w:tc>
        <w:tc>
          <w:tcPr>
            <w:tcW w:w="2895" w:type="dxa"/>
            <w:tcBorders>
              <w:right w:val="single" w:sz="4" w:space="0" w:color="auto"/>
            </w:tcBorders>
            <w:shd w:val="pct50" w:color="FF0000" w:fill="FFFFFF"/>
          </w:tcPr>
          <w:p w:rsidR="00EC32AA" w:rsidRPr="00C822BF" w:rsidRDefault="00EC32AA" w:rsidP="00C822BF">
            <w:pPr>
              <w:jc w:val="center"/>
              <w:rPr>
                <w:rFonts w:ascii="Calibri" w:hAnsi="Calibri"/>
                <w:b/>
              </w:rPr>
            </w:pPr>
          </w:p>
        </w:tc>
        <w:tc>
          <w:tcPr>
            <w:tcW w:w="2685" w:type="dxa"/>
            <w:tcBorders>
              <w:left w:val="single" w:sz="4" w:space="0" w:color="auto"/>
              <w:right w:val="single" w:sz="4" w:space="0" w:color="auto"/>
            </w:tcBorders>
            <w:shd w:val="pct50" w:color="FF0000" w:fill="FFFFFF"/>
          </w:tcPr>
          <w:p w:rsidR="00EC32AA" w:rsidRPr="00C822BF" w:rsidRDefault="00EC32AA" w:rsidP="00C822BF">
            <w:pPr>
              <w:jc w:val="center"/>
              <w:rPr>
                <w:rFonts w:ascii="Calibri" w:hAnsi="Calibri"/>
                <w:b/>
              </w:rPr>
            </w:pPr>
            <w:r w:rsidRPr="00C822BF">
              <w:rPr>
                <w:rFonts w:ascii="Calibri" w:hAnsi="Calibri"/>
                <w:b/>
              </w:rPr>
              <w:t>X</w:t>
            </w:r>
          </w:p>
        </w:tc>
        <w:tc>
          <w:tcPr>
            <w:tcW w:w="2779" w:type="dxa"/>
            <w:tcBorders>
              <w:left w:val="single" w:sz="4" w:space="0" w:color="auto"/>
            </w:tcBorders>
            <w:shd w:val="pct50" w:color="FF0000" w:fill="FFFFFF"/>
          </w:tcPr>
          <w:p w:rsidR="00EC32AA" w:rsidRPr="00C822BF" w:rsidRDefault="00EC32AA" w:rsidP="00C822BF">
            <w:pPr>
              <w:jc w:val="center"/>
              <w:rPr>
                <w:rFonts w:ascii="Calibri" w:hAnsi="Calibri"/>
                <w:b/>
              </w:rPr>
            </w:pPr>
          </w:p>
        </w:tc>
      </w:tr>
    </w:tbl>
    <w:p w:rsidR="00AD2BB1" w:rsidRDefault="00AD2BB1" w:rsidP="00AD2BB1">
      <w:pPr>
        <w:spacing w:line="360" w:lineRule="auto"/>
        <w:ind w:firstLine="360"/>
        <w:jc w:val="both"/>
        <w:rPr>
          <w:rFonts w:ascii="Calibri" w:hAnsi="Calibri"/>
        </w:rPr>
      </w:pPr>
    </w:p>
    <w:p w:rsidR="008B5439" w:rsidRPr="00C83045" w:rsidRDefault="008B5439" w:rsidP="00C83045">
      <w:pPr>
        <w:pStyle w:val="Titolo"/>
        <w:rPr>
          <w:rPrChange w:id="616" w:author="admin" w:date="2018-01-26T07:10:00Z">
            <w:rPr>
              <w14:shadow w14:blurRad="50800" w14:dist="38100" w14:dir="2700000" w14:sx="100000" w14:sy="100000" w14:kx="0" w14:ky="0" w14:algn="tl">
                <w14:srgbClr w14:val="000000">
                  <w14:alpha w14:val="60000"/>
                </w14:srgbClr>
              </w14:shadow>
            </w:rPr>
          </w:rPrChange>
        </w:rPr>
        <w:pPrChange w:id="617" w:author="admin" w:date="2018-01-26T07:10:00Z">
          <w:pPr>
            <w:pStyle w:val="Citazioneintensa"/>
            <w:pBdr>
              <w:bottom w:val="single" w:sz="4" w:space="0" w:color="4F81BD"/>
            </w:pBdr>
            <w:spacing w:line="360" w:lineRule="auto"/>
            <w:ind w:left="360"/>
            <w:jc w:val="both"/>
          </w:pPr>
        </w:pPrChange>
      </w:pPr>
      <w:r>
        <w:br w:type="page"/>
      </w:r>
      <w:bookmarkStart w:id="618" w:name="_Toc504714044"/>
      <w:r w:rsidRPr="00C83045">
        <w:rPr>
          <w:rPrChange w:id="619" w:author="admin" w:date="2018-01-26T07:10:00Z">
            <w:rPr>
              <w14:shadow w14:blurRad="50800" w14:dist="38100" w14:dir="2700000" w14:sx="100000" w14:sy="100000" w14:kx="0" w14:ky="0" w14:algn="tl">
                <w14:srgbClr w14:val="000000">
                  <w14:alpha w14:val="60000"/>
                </w14:srgbClr>
              </w14:shadow>
            </w:rPr>
          </w:rPrChange>
        </w:rPr>
        <w:lastRenderedPageBreak/>
        <w:t>2.1.3  – Identificazione delle vulnerabilità</w:t>
      </w:r>
      <w:bookmarkEnd w:id="618"/>
    </w:p>
    <w:p w:rsidR="008B5439" w:rsidRDefault="008B5439" w:rsidP="008B5439">
      <w:pPr>
        <w:spacing w:line="360" w:lineRule="auto"/>
        <w:ind w:firstLine="360"/>
        <w:jc w:val="both"/>
        <w:rPr>
          <w:rFonts w:ascii="Calibri" w:hAnsi="Calibri"/>
        </w:rPr>
      </w:pPr>
      <w:r w:rsidRPr="008B5439">
        <w:rPr>
          <w:rFonts w:ascii="Calibri" w:hAnsi="Calibri"/>
        </w:rPr>
        <w:t xml:space="preserve">L’individuazione delle vulnerabilità di un </w:t>
      </w:r>
      <w:proofErr w:type="spellStart"/>
      <w:r w:rsidRPr="008B5439">
        <w:rPr>
          <w:rFonts w:ascii="Calibri" w:hAnsi="Calibri"/>
        </w:rPr>
        <w:t>asset</w:t>
      </w:r>
      <w:proofErr w:type="spellEnd"/>
      <w:r w:rsidRPr="008B5439">
        <w:rPr>
          <w:rFonts w:ascii="Calibri" w:hAnsi="Calibri"/>
        </w:rPr>
        <w:t xml:space="preserve"> particolare è la terza fase dell’analisi. Una vulnerabilità si può definire come una particolare condizione tecnica o organizzativa che consente ad un attaccante di esercitare una minaccia ed operare una violazione delle policy di sicurezza in relazione agli aspetti di  riservatezza, integrità e disponibilità.</w:t>
      </w:r>
    </w:p>
    <w:p w:rsidR="00DE422C" w:rsidRDefault="00BE1A61" w:rsidP="00BE1A61">
      <w:pPr>
        <w:spacing w:line="360" w:lineRule="auto"/>
        <w:ind w:firstLine="360"/>
        <w:jc w:val="both"/>
        <w:rPr>
          <w:rFonts w:ascii="Calibri" w:hAnsi="Calibri"/>
        </w:rPr>
      </w:pPr>
      <w:r>
        <w:rPr>
          <w:rFonts w:ascii="Calibri" w:hAnsi="Calibri"/>
        </w:rPr>
        <w:t xml:space="preserve">Project si preoccupa di realizzare una tabella di descrizione delle possibili vulnerabilità, sulla falsa riga di quella seguente, in cui vengono descritte e catalogate le possibili criticità del sistema. Per ciascuna di queste viene descritta un’azione correttiva o preventiva, in modo che possa essere tempestivamente affrontato l’evento attaccante ed eliminati gli effetti della minaccia (AZIONI CORRETIVE) oppure impedita all’origine la minaccia stessa eliminando la vulnerabilità note del sistema (AZIONI PREVENTIVE). </w:t>
      </w:r>
    </w:p>
    <w:p w:rsidR="00DE422C" w:rsidRDefault="00DE422C" w:rsidP="00BE1A61">
      <w:pPr>
        <w:spacing w:line="360" w:lineRule="auto"/>
        <w:ind w:firstLine="360"/>
        <w:jc w:val="both"/>
        <w:rPr>
          <w:rFonts w:ascii="Calibri" w:hAnsi="Calibri"/>
        </w:rPr>
      </w:pPr>
    </w:p>
    <w:tbl>
      <w:tblPr>
        <w:tblW w:w="9854" w:type="dxa"/>
        <w:tblBorders>
          <w:top w:val="single" w:sz="6" w:space="0" w:color="000000"/>
          <w:left w:val="single" w:sz="6" w:space="0" w:color="000000"/>
          <w:bottom w:val="single" w:sz="6" w:space="0" w:color="000000"/>
          <w:right w:val="single" w:sz="6" w:space="0" w:color="000000"/>
          <w:insideV w:val="single" w:sz="6" w:space="0" w:color="000000"/>
        </w:tblBorders>
        <w:tblLook w:val="04A0" w:firstRow="1" w:lastRow="0" w:firstColumn="1" w:lastColumn="0" w:noHBand="0" w:noVBand="1"/>
      </w:tblPr>
      <w:tblGrid>
        <w:gridCol w:w="2355"/>
        <w:gridCol w:w="2499"/>
        <w:gridCol w:w="2750"/>
        <w:gridCol w:w="2250"/>
      </w:tblGrid>
      <w:tr w:rsidR="00BE1A61" w:rsidRPr="00C822BF" w:rsidTr="00C822BF">
        <w:trPr>
          <w:trHeight w:val="270"/>
        </w:trPr>
        <w:tc>
          <w:tcPr>
            <w:tcW w:w="2355" w:type="dxa"/>
            <w:tcBorders>
              <w:top w:val="single" w:sz="4" w:space="0" w:color="auto"/>
              <w:bottom w:val="single" w:sz="4" w:space="0" w:color="auto"/>
              <w:right w:val="single" w:sz="4" w:space="0" w:color="auto"/>
            </w:tcBorders>
            <w:shd w:val="solid" w:color="FFFF00" w:fill="FFFFFF"/>
          </w:tcPr>
          <w:p w:rsidR="00BE1A61" w:rsidRPr="00C822BF" w:rsidRDefault="00BE1A61" w:rsidP="00C822BF">
            <w:pPr>
              <w:spacing w:line="360" w:lineRule="auto"/>
              <w:jc w:val="center"/>
              <w:rPr>
                <w:rFonts w:ascii="Calibri" w:hAnsi="Calibri"/>
                <w:b/>
                <w:bCs/>
                <w:i/>
                <w:iCs/>
              </w:rPr>
            </w:pPr>
            <w:r w:rsidRPr="00C822BF">
              <w:rPr>
                <w:rFonts w:ascii="Calibri" w:hAnsi="Calibri"/>
                <w:b/>
                <w:bCs/>
                <w:i/>
                <w:iCs/>
              </w:rPr>
              <w:t>Attaccante</w:t>
            </w:r>
          </w:p>
        </w:tc>
        <w:tc>
          <w:tcPr>
            <w:tcW w:w="2499" w:type="dxa"/>
            <w:tcBorders>
              <w:top w:val="single" w:sz="4" w:space="0" w:color="auto"/>
              <w:left w:val="single" w:sz="4" w:space="0" w:color="auto"/>
              <w:bottom w:val="single" w:sz="4" w:space="0" w:color="auto"/>
              <w:right w:val="single" w:sz="4" w:space="0" w:color="auto"/>
            </w:tcBorders>
            <w:shd w:val="solid" w:color="FFFF00" w:fill="FFFFFF"/>
          </w:tcPr>
          <w:p w:rsidR="00BE1A61" w:rsidRPr="00C822BF" w:rsidRDefault="00BE1A61" w:rsidP="00C822BF">
            <w:pPr>
              <w:spacing w:line="360" w:lineRule="auto"/>
              <w:jc w:val="center"/>
              <w:rPr>
                <w:rFonts w:ascii="Calibri" w:hAnsi="Calibri"/>
                <w:b/>
                <w:bCs/>
                <w:i/>
                <w:iCs/>
              </w:rPr>
            </w:pPr>
            <w:r w:rsidRPr="00C822BF">
              <w:rPr>
                <w:rFonts w:ascii="Calibri" w:hAnsi="Calibri"/>
                <w:b/>
                <w:bCs/>
                <w:i/>
                <w:iCs/>
              </w:rPr>
              <w:t>Vulnerabilità</w:t>
            </w:r>
          </w:p>
        </w:tc>
        <w:tc>
          <w:tcPr>
            <w:tcW w:w="2750" w:type="dxa"/>
            <w:tcBorders>
              <w:top w:val="single" w:sz="4" w:space="0" w:color="auto"/>
              <w:left w:val="single" w:sz="4" w:space="0" w:color="auto"/>
              <w:bottom w:val="single" w:sz="4" w:space="0" w:color="auto"/>
            </w:tcBorders>
            <w:shd w:val="solid" w:color="FFFF00" w:fill="FFFFFF"/>
          </w:tcPr>
          <w:p w:rsidR="00BE1A61" w:rsidRPr="00C822BF" w:rsidRDefault="00BE1A61" w:rsidP="00C822BF">
            <w:pPr>
              <w:spacing w:line="360" w:lineRule="auto"/>
              <w:jc w:val="center"/>
              <w:rPr>
                <w:rFonts w:ascii="Calibri" w:hAnsi="Calibri"/>
                <w:b/>
                <w:bCs/>
                <w:i/>
                <w:iCs/>
              </w:rPr>
            </w:pPr>
            <w:r w:rsidRPr="00C822BF">
              <w:rPr>
                <w:rFonts w:ascii="Calibri" w:hAnsi="Calibri"/>
                <w:b/>
                <w:bCs/>
                <w:i/>
                <w:iCs/>
              </w:rPr>
              <w:t>Minaccia</w:t>
            </w:r>
          </w:p>
        </w:tc>
        <w:tc>
          <w:tcPr>
            <w:tcW w:w="2250" w:type="dxa"/>
            <w:tcBorders>
              <w:top w:val="single" w:sz="4" w:space="0" w:color="auto"/>
              <w:left w:val="single" w:sz="4" w:space="0" w:color="auto"/>
              <w:bottom w:val="single" w:sz="4" w:space="0" w:color="auto"/>
            </w:tcBorders>
            <w:shd w:val="solid" w:color="FFFF00" w:fill="FFFFFF"/>
          </w:tcPr>
          <w:p w:rsidR="00BE1A61" w:rsidRPr="00C822BF" w:rsidRDefault="00BE1A61" w:rsidP="00C822BF">
            <w:pPr>
              <w:spacing w:line="360" w:lineRule="auto"/>
              <w:jc w:val="center"/>
              <w:rPr>
                <w:rFonts w:ascii="Calibri" w:hAnsi="Calibri"/>
                <w:b/>
                <w:bCs/>
                <w:i/>
                <w:iCs/>
              </w:rPr>
            </w:pPr>
            <w:r w:rsidRPr="00C822BF">
              <w:rPr>
                <w:rFonts w:ascii="Calibri" w:hAnsi="Calibri"/>
                <w:b/>
                <w:bCs/>
                <w:i/>
                <w:iCs/>
              </w:rPr>
              <w:t xml:space="preserve">AZIONE PREVENTIVA / CORRETTIVA </w:t>
            </w:r>
          </w:p>
        </w:tc>
      </w:tr>
      <w:tr w:rsidR="00BE1A61" w:rsidRPr="00C822BF" w:rsidTr="00C822BF">
        <w:tc>
          <w:tcPr>
            <w:tcW w:w="2355" w:type="dxa"/>
            <w:tcBorders>
              <w:right w:val="single" w:sz="4" w:space="0" w:color="auto"/>
            </w:tcBorders>
            <w:shd w:val="pct25" w:color="FFFF00" w:fill="FFFFFF"/>
          </w:tcPr>
          <w:p w:rsidR="00BE1A61" w:rsidRPr="00C822BF" w:rsidRDefault="00BE1A61" w:rsidP="008B5439">
            <w:pPr>
              <w:rPr>
                <w:rFonts w:ascii="Calibri" w:hAnsi="Calibri"/>
                <w:b/>
                <w:bCs/>
              </w:rPr>
            </w:pPr>
            <w:r w:rsidRPr="00C822BF">
              <w:rPr>
                <w:rFonts w:ascii="Calibri" w:hAnsi="Calibri"/>
                <w:b/>
                <w:bCs/>
              </w:rPr>
              <w:t>Utente del sistema non più operativo perché dimesso o licenziato da AIR LIQUIDE</w:t>
            </w:r>
          </w:p>
        </w:tc>
        <w:tc>
          <w:tcPr>
            <w:tcW w:w="2499" w:type="dxa"/>
            <w:tcBorders>
              <w:left w:val="single" w:sz="4" w:space="0" w:color="auto"/>
              <w:right w:val="single" w:sz="4" w:space="0" w:color="auto"/>
            </w:tcBorders>
            <w:shd w:val="pct25" w:color="FFFF00" w:fill="FFFFFF"/>
          </w:tcPr>
          <w:p w:rsidR="00BE1A61" w:rsidRPr="00C822BF" w:rsidRDefault="00BE1A61" w:rsidP="008B5439">
            <w:pPr>
              <w:rPr>
                <w:rFonts w:ascii="Calibri" w:hAnsi="Calibri"/>
              </w:rPr>
            </w:pPr>
            <w:r w:rsidRPr="00C822BF">
              <w:rPr>
                <w:rFonts w:ascii="Calibri" w:hAnsi="Calibri"/>
              </w:rPr>
              <w:t>Account di sistema di un utente dimesso/licenziato non rimosso.</w:t>
            </w:r>
          </w:p>
        </w:tc>
        <w:tc>
          <w:tcPr>
            <w:tcW w:w="2750" w:type="dxa"/>
            <w:tcBorders>
              <w:left w:val="single" w:sz="4" w:space="0" w:color="auto"/>
            </w:tcBorders>
            <w:shd w:val="pct25" w:color="FFFF00" w:fill="FFFFFF"/>
          </w:tcPr>
          <w:p w:rsidR="00BE1A61" w:rsidRPr="00C822BF" w:rsidRDefault="00BE1A61" w:rsidP="008B5439">
            <w:pPr>
              <w:rPr>
                <w:rFonts w:ascii="Calibri" w:hAnsi="Calibri"/>
              </w:rPr>
            </w:pPr>
            <w:r w:rsidRPr="00C822BF">
              <w:rPr>
                <w:rFonts w:ascii="Calibri" w:hAnsi="Calibri"/>
              </w:rPr>
              <w:t xml:space="preserve">Accesso non </w:t>
            </w:r>
          </w:p>
          <w:p w:rsidR="00BE1A61" w:rsidRPr="00C822BF" w:rsidRDefault="00BE1A61" w:rsidP="008B5439">
            <w:pPr>
              <w:rPr>
                <w:rFonts w:ascii="Calibri" w:hAnsi="Calibri"/>
              </w:rPr>
            </w:pPr>
            <w:r w:rsidRPr="00C822BF">
              <w:rPr>
                <w:rFonts w:ascii="Calibri" w:hAnsi="Calibri"/>
              </w:rPr>
              <w:t xml:space="preserve">autorizzato ad informazioni </w:t>
            </w:r>
          </w:p>
          <w:p w:rsidR="00BE1A61" w:rsidRPr="00C822BF" w:rsidRDefault="00BE1A61" w:rsidP="008B5439">
            <w:pPr>
              <w:rPr>
                <w:rFonts w:ascii="Calibri" w:hAnsi="Calibri"/>
              </w:rPr>
            </w:pPr>
            <w:r w:rsidRPr="00C822BF">
              <w:rPr>
                <w:rFonts w:ascii="Calibri" w:hAnsi="Calibri"/>
              </w:rPr>
              <w:t>aziendali</w:t>
            </w:r>
          </w:p>
        </w:tc>
        <w:tc>
          <w:tcPr>
            <w:tcW w:w="2250" w:type="dxa"/>
            <w:tcBorders>
              <w:left w:val="single" w:sz="4" w:space="0" w:color="auto"/>
            </w:tcBorders>
            <w:shd w:val="pct25" w:color="FFFF00" w:fill="FFFFFF"/>
            <w:vAlign w:val="center"/>
          </w:tcPr>
          <w:p w:rsidR="00BE1A61" w:rsidRPr="00C822BF" w:rsidRDefault="00BE1A61" w:rsidP="00C822BF">
            <w:pPr>
              <w:jc w:val="center"/>
              <w:rPr>
                <w:rFonts w:ascii="Calibri" w:hAnsi="Calibri"/>
              </w:rPr>
            </w:pPr>
            <w:r w:rsidRPr="00C822BF">
              <w:rPr>
                <w:rFonts w:ascii="Calibri" w:hAnsi="Calibri"/>
              </w:rPr>
              <w:t>CORRETTIVA</w:t>
            </w:r>
          </w:p>
        </w:tc>
      </w:tr>
      <w:tr w:rsidR="00BE1A61" w:rsidRPr="00C822BF" w:rsidTr="00C822BF">
        <w:tc>
          <w:tcPr>
            <w:tcW w:w="2355" w:type="dxa"/>
            <w:tcBorders>
              <w:right w:val="single" w:sz="4" w:space="0" w:color="auto"/>
            </w:tcBorders>
            <w:shd w:val="pct50" w:color="FF0000" w:fill="FFFFFF"/>
          </w:tcPr>
          <w:p w:rsidR="00BE1A61" w:rsidRPr="00C822BF" w:rsidRDefault="00BE1A61" w:rsidP="008B5439">
            <w:pPr>
              <w:rPr>
                <w:rFonts w:ascii="Calibri" w:hAnsi="Calibri"/>
                <w:b/>
                <w:bCs/>
              </w:rPr>
            </w:pPr>
            <w:r w:rsidRPr="00C822BF">
              <w:rPr>
                <w:rFonts w:ascii="Calibri" w:hAnsi="Calibri"/>
                <w:b/>
                <w:bCs/>
              </w:rPr>
              <w:t>Hacker, cracker, criminali informatici</w:t>
            </w:r>
          </w:p>
        </w:tc>
        <w:tc>
          <w:tcPr>
            <w:tcW w:w="2499" w:type="dxa"/>
            <w:tcBorders>
              <w:left w:val="single" w:sz="4" w:space="0" w:color="auto"/>
              <w:right w:val="single" w:sz="4" w:space="0" w:color="auto"/>
            </w:tcBorders>
            <w:shd w:val="pct50" w:color="FF0000" w:fill="FFFFFF"/>
          </w:tcPr>
          <w:p w:rsidR="00BE1A61" w:rsidRPr="00C822BF" w:rsidRDefault="00BE1A61" w:rsidP="008B5439">
            <w:pPr>
              <w:rPr>
                <w:rFonts w:ascii="Calibri" w:hAnsi="Calibri"/>
              </w:rPr>
            </w:pPr>
            <w:proofErr w:type="spellStart"/>
            <w:r w:rsidRPr="00C822BF">
              <w:rPr>
                <w:rFonts w:ascii="Calibri" w:hAnsi="Calibri"/>
              </w:rPr>
              <w:t>Vunerabilità</w:t>
            </w:r>
            <w:proofErr w:type="spellEnd"/>
            <w:r w:rsidRPr="00C822BF">
              <w:rPr>
                <w:rFonts w:ascii="Calibri" w:hAnsi="Calibri"/>
              </w:rPr>
              <w:t xml:space="preserve"> del software in termini di accesso al sistema</w:t>
            </w:r>
          </w:p>
        </w:tc>
        <w:tc>
          <w:tcPr>
            <w:tcW w:w="2750" w:type="dxa"/>
            <w:tcBorders>
              <w:left w:val="single" w:sz="4" w:space="0" w:color="auto"/>
            </w:tcBorders>
            <w:shd w:val="pct50" w:color="FF0000" w:fill="FFFFFF"/>
          </w:tcPr>
          <w:p w:rsidR="00BE1A61" w:rsidRPr="00C822BF" w:rsidRDefault="00BE1A61" w:rsidP="008B5439">
            <w:pPr>
              <w:rPr>
                <w:rFonts w:ascii="Calibri" w:hAnsi="Calibri"/>
              </w:rPr>
            </w:pPr>
            <w:r w:rsidRPr="00C822BF">
              <w:rPr>
                <w:rFonts w:ascii="Calibri" w:hAnsi="Calibri"/>
              </w:rPr>
              <w:t xml:space="preserve">Accesso non autorizzato, site </w:t>
            </w:r>
            <w:proofErr w:type="spellStart"/>
            <w:r w:rsidRPr="00C822BF">
              <w:rPr>
                <w:rFonts w:ascii="Calibri" w:hAnsi="Calibri"/>
              </w:rPr>
              <w:t>defacement</w:t>
            </w:r>
            <w:proofErr w:type="spellEnd"/>
            <w:r w:rsidRPr="00C822BF">
              <w:rPr>
                <w:rFonts w:ascii="Calibri" w:hAnsi="Calibri"/>
              </w:rPr>
              <w:t>, furto di informazioni.</w:t>
            </w:r>
          </w:p>
        </w:tc>
        <w:tc>
          <w:tcPr>
            <w:tcW w:w="2250" w:type="dxa"/>
            <w:tcBorders>
              <w:left w:val="single" w:sz="4" w:space="0" w:color="auto"/>
            </w:tcBorders>
            <w:shd w:val="pct50" w:color="FF0000" w:fill="FFFFFF"/>
            <w:vAlign w:val="center"/>
          </w:tcPr>
          <w:p w:rsidR="00BE1A61" w:rsidRPr="00C822BF" w:rsidRDefault="00BE1A61" w:rsidP="00C822BF">
            <w:pPr>
              <w:jc w:val="center"/>
              <w:rPr>
                <w:rFonts w:ascii="Calibri" w:hAnsi="Calibri"/>
              </w:rPr>
            </w:pPr>
            <w:r w:rsidRPr="00C822BF">
              <w:rPr>
                <w:rFonts w:ascii="Calibri" w:hAnsi="Calibri"/>
              </w:rPr>
              <w:t>PREVENTIVA</w:t>
            </w:r>
          </w:p>
        </w:tc>
      </w:tr>
      <w:tr w:rsidR="00BE1A61" w:rsidRPr="00C822BF" w:rsidTr="00C822BF">
        <w:tc>
          <w:tcPr>
            <w:tcW w:w="2355" w:type="dxa"/>
            <w:tcBorders>
              <w:right w:val="single" w:sz="4" w:space="0" w:color="auto"/>
            </w:tcBorders>
            <w:shd w:val="pct25" w:color="FFFF00" w:fill="FFFFFF"/>
          </w:tcPr>
          <w:p w:rsidR="00BE1A61" w:rsidRPr="00C822BF" w:rsidRDefault="00BE1A61" w:rsidP="008B5439">
            <w:pPr>
              <w:rPr>
                <w:rFonts w:ascii="Calibri" w:hAnsi="Calibri"/>
                <w:b/>
                <w:bCs/>
              </w:rPr>
            </w:pPr>
            <w:r w:rsidRPr="00C822BF">
              <w:rPr>
                <w:rFonts w:ascii="Calibri" w:hAnsi="Calibri"/>
                <w:b/>
                <w:bCs/>
              </w:rPr>
              <w:t>Fuoco, personale negligente</w:t>
            </w:r>
          </w:p>
        </w:tc>
        <w:tc>
          <w:tcPr>
            <w:tcW w:w="2499" w:type="dxa"/>
            <w:tcBorders>
              <w:left w:val="single" w:sz="4" w:space="0" w:color="auto"/>
              <w:right w:val="single" w:sz="4" w:space="0" w:color="auto"/>
            </w:tcBorders>
            <w:shd w:val="pct25" w:color="FFFF00" w:fill="FFFFFF"/>
          </w:tcPr>
          <w:p w:rsidR="00BE1A61" w:rsidRPr="00C822BF" w:rsidRDefault="00BE1A61" w:rsidP="00BE1A61">
            <w:pPr>
              <w:rPr>
                <w:rFonts w:ascii="Calibri" w:hAnsi="Calibri"/>
              </w:rPr>
            </w:pPr>
            <w:r w:rsidRPr="00C822BF">
              <w:rPr>
                <w:rFonts w:ascii="Calibri" w:hAnsi="Calibri"/>
              </w:rPr>
              <w:t>Sistema di spegnimento degli incendi nei locali ospitanti i sistemi</w:t>
            </w:r>
          </w:p>
        </w:tc>
        <w:tc>
          <w:tcPr>
            <w:tcW w:w="2750" w:type="dxa"/>
            <w:tcBorders>
              <w:left w:val="single" w:sz="4" w:space="0" w:color="auto"/>
            </w:tcBorders>
            <w:shd w:val="pct25" w:color="FFFF00" w:fill="FFFFFF"/>
          </w:tcPr>
          <w:p w:rsidR="00BE1A61" w:rsidRPr="00C822BF" w:rsidRDefault="00BE1A61" w:rsidP="008B5439">
            <w:pPr>
              <w:rPr>
                <w:rFonts w:ascii="Calibri" w:hAnsi="Calibri"/>
              </w:rPr>
            </w:pPr>
            <w:r w:rsidRPr="00C822BF">
              <w:rPr>
                <w:rFonts w:ascii="Calibri" w:hAnsi="Calibri"/>
              </w:rPr>
              <w:t>Danneggiamento dei sistemi</w:t>
            </w:r>
          </w:p>
        </w:tc>
        <w:tc>
          <w:tcPr>
            <w:tcW w:w="2250" w:type="dxa"/>
            <w:tcBorders>
              <w:left w:val="single" w:sz="4" w:space="0" w:color="auto"/>
            </w:tcBorders>
            <w:shd w:val="pct25" w:color="FFFF00" w:fill="FFFFFF"/>
            <w:vAlign w:val="center"/>
          </w:tcPr>
          <w:p w:rsidR="00BE1A61" w:rsidRPr="00C822BF" w:rsidRDefault="00BE1A61" w:rsidP="00C822BF">
            <w:pPr>
              <w:jc w:val="center"/>
              <w:rPr>
                <w:rFonts w:ascii="Calibri" w:hAnsi="Calibri"/>
              </w:rPr>
            </w:pPr>
            <w:r w:rsidRPr="00C822BF">
              <w:rPr>
                <w:rFonts w:ascii="Calibri" w:hAnsi="Calibri"/>
              </w:rPr>
              <w:t>PREVENTIVA</w:t>
            </w:r>
          </w:p>
        </w:tc>
      </w:tr>
      <w:tr w:rsidR="00BE1A61" w:rsidRPr="00C822BF" w:rsidTr="00C822BF">
        <w:trPr>
          <w:trHeight w:val="621"/>
        </w:trPr>
        <w:tc>
          <w:tcPr>
            <w:tcW w:w="2355" w:type="dxa"/>
            <w:tcBorders>
              <w:right w:val="single" w:sz="4" w:space="0" w:color="auto"/>
            </w:tcBorders>
            <w:shd w:val="pct50" w:color="FF0000" w:fill="FFFFFF"/>
          </w:tcPr>
          <w:p w:rsidR="00BE1A61" w:rsidRPr="00C822BF" w:rsidRDefault="00BE1A61" w:rsidP="008B5439">
            <w:pPr>
              <w:rPr>
                <w:rFonts w:ascii="Calibri" w:hAnsi="Calibri"/>
                <w:b/>
                <w:bCs/>
              </w:rPr>
            </w:pPr>
            <w:r w:rsidRPr="00C822BF">
              <w:rPr>
                <w:rFonts w:ascii="Calibri" w:hAnsi="Calibri"/>
                <w:b/>
                <w:bCs/>
              </w:rPr>
              <w:t>…</w:t>
            </w:r>
          </w:p>
        </w:tc>
        <w:tc>
          <w:tcPr>
            <w:tcW w:w="2499" w:type="dxa"/>
            <w:tcBorders>
              <w:left w:val="single" w:sz="4" w:space="0" w:color="auto"/>
              <w:right w:val="single" w:sz="4" w:space="0" w:color="auto"/>
            </w:tcBorders>
            <w:shd w:val="pct50" w:color="FF0000" w:fill="FFFFFF"/>
          </w:tcPr>
          <w:p w:rsidR="00BE1A61" w:rsidRPr="00C822BF" w:rsidRDefault="00BE1A61" w:rsidP="00BE1A61">
            <w:pPr>
              <w:rPr>
                <w:rFonts w:ascii="Calibri" w:hAnsi="Calibri"/>
              </w:rPr>
            </w:pPr>
            <w:r w:rsidRPr="00C822BF">
              <w:rPr>
                <w:rFonts w:ascii="Calibri" w:hAnsi="Calibri"/>
              </w:rPr>
              <w:t>…</w:t>
            </w:r>
          </w:p>
        </w:tc>
        <w:tc>
          <w:tcPr>
            <w:tcW w:w="2750" w:type="dxa"/>
            <w:tcBorders>
              <w:left w:val="single" w:sz="4" w:space="0" w:color="auto"/>
            </w:tcBorders>
            <w:shd w:val="pct50" w:color="FF0000" w:fill="FFFFFF"/>
          </w:tcPr>
          <w:p w:rsidR="00BE1A61" w:rsidRPr="00C822BF" w:rsidRDefault="00BE1A61" w:rsidP="008B5439">
            <w:pPr>
              <w:rPr>
                <w:rFonts w:ascii="Calibri" w:hAnsi="Calibri"/>
              </w:rPr>
            </w:pPr>
            <w:r w:rsidRPr="00C822BF">
              <w:rPr>
                <w:rFonts w:ascii="Calibri" w:hAnsi="Calibri"/>
              </w:rPr>
              <w:t>…</w:t>
            </w:r>
          </w:p>
        </w:tc>
        <w:tc>
          <w:tcPr>
            <w:tcW w:w="2250" w:type="dxa"/>
            <w:tcBorders>
              <w:left w:val="single" w:sz="4" w:space="0" w:color="auto"/>
            </w:tcBorders>
            <w:shd w:val="pct50" w:color="FF0000" w:fill="FFFFFF"/>
            <w:vAlign w:val="center"/>
          </w:tcPr>
          <w:p w:rsidR="00BE1A61" w:rsidRPr="00C822BF" w:rsidRDefault="00BE1A61" w:rsidP="00C822BF">
            <w:pPr>
              <w:jc w:val="center"/>
              <w:rPr>
                <w:rFonts w:ascii="Calibri" w:hAnsi="Calibri"/>
              </w:rPr>
            </w:pPr>
            <w:r w:rsidRPr="00C822BF">
              <w:rPr>
                <w:rFonts w:ascii="Calibri" w:hAnsi="Calibri"/>
              </w:rPr>
              <w:t>…</w:t>
            </w:r>
          </w:p>
        </w:tc>
      </w:tr>
    </w:tbl>
    <w:p w:rsidR="008B5439" w:rsidRDefault="008B5439" w:rsidP="008B5439">
      <w:pPr>
        <w:spacing w:line="360" w:lineRule="auto"/>
        <w:ind w:firstLine="360"/>
        <w:jc w:val="both"/>
        <w:rPr>
          <w:rFonts w:ascii="Calibri" w:hAnsi="Calibri"/>
        </w:rPr>
      </w:pPr>
    </w:p>
    <w:p w:rsidR="00DE422C" w:rsidRDefault="00DE422C" w:rsidP="00DE422C">
      <w:pPr>
        <w:spacing w:line="360" w:lineRule="auto"/>
        <w:ind w:firstLine="360"/>
        <w:jc w:val="both"/>
        <w:rPr>
          <w:rFonts w:ascii="Calibri" w:hAnsi="Calibri"/>
        </w:rPr>
      </w:pPr>
      <w:r>
        <w:rPr>
          <w:rFonts w:ascii="Calibri" w:hAnsi="Calibri"/>
        </w:rPr>
        <w:t>Le AZIONI PREVENTIVE realizzate da Project si possono riassumere in:</w:t>
      </w:r>
    </w:p>
    <w:p w:rsidR="00DE422C" w:rsidRDefault="00DE422C" w:rsidP="00C822BF">
      <w:pPr>
        <w:numPr>
          <w:ilvl w:val="0"/>
          <w:numId w:val="3"/>
        </w:numPr>
        <w:spacing w:line="360" w:lineRule="auto"/>
        <w:jc w:val="both"/>
        <w:rPr>
          <w:rFonts w:ascii="Calibri" w:hAnsi="Calibri"/>
        </w:rPr>
      </w:pPr>
      <w:r>
        <w:rPr>
          <w:rFonts w:ascii="Calibri" w:hAnsi="Calibri"/>
        </w:rPr>
        <w:t>Formazione del personale preposto alla gestione del servizio;</w:t>
      </w:r>
    </w:p>
    <w:p w:rsidR="00DE422C" w:rsidRDefault="00DE422C" w:rsidP="00C822BF">
      <w:pPr>
        <w:numPr>
          <w:ilvl w:val="0"/>
          <w:numId w:val="3"/>
        </w:numPr>
        <w:spacing w:line="360" w:lineRule="auto"/>
        <w:jc w:val="both"/>
        <w:rPr>
          <w:rFonts w:ascii="Calibri" w:hAnsi="Calibri"/>
        </w:rPr>
      </w:pPr>
      <w:r>
        <w:rPr>
          <w:rFonts w:ascii="Calibri" w:hAnsi="Calibri"/>
        </w:rPr>
        <w:t>Aggiornamento costante delle infrastrutture HW e SW</w:t>
      </w:r>
    </w:p>
    <w:p w:rsidR="00DE422C" w:rsidRDefault="00DE422C" w:rsidP="00C822BF">
      <w:pPr>
        <w:numPr>
          <w:ilvl w:val="0"/>
          <w:numId w:val="3"/>
        </w:numPr>
        <w:spacing w:line="360" w:lineRule="auto"/>
        <w:jc w:val="both"/>
        <w:rPr>
          <w:rFonts w:ascii="Calibri" w:hAnsi="Calibri"/>
        </w:rPr>
      </w:pPr>
      <w:r>
        <w:rPr>
          <w:rFonts w:ascii="Calibri" w:hAnsi="Calibri"/>
        </w:rPr>
        <w:lastRenderedPageBreak/>
        <w:t xml:space="preserve">Attacchi pianificati, realizzati dai nostri tecnici su sistemi REPLICA del sistema in ambiente produttivo, per ottenere una valutazione precisa delle vulnerabilità ed eliminarle, ove possibile (es: prove antincendio, test di intrusione </w:t>
      </w:r>
      <w:proofErr w:type="spellStart"/>
      <w:r>
        <w:rPr>
          <w:rFonts w:ascii="Calibri" w:hAnsi="Calibri"/>
        </w:rPr>
        <w:t>ecc</w:t>
      </w:r>
      <w:proofErr w:type="spellEnd"/>
      <w:r>
        <w:rPr>
          <w:rFonts w:ascii="Calibri" w:hAnsi="Calibri"/>
        </w:rPr>
        <w:t>…)</w:t>
      </w:r>
    </w:p>
    <w:p w:rsidR="00DE422C" w:rsidRDefault="00DE422C" w:rsidP="00DE422C">
      <w:pPr>
        <w:spacing w:line="360" w:lineRule="auto"/>
        <w:jc w:val="both"/>
        <w:rPr>
          <w:rFonts w:ascii="Calibri" w:hAnsi="Calibri"/>
        </w:rPr>
      </w:pPr>
    </w:p>
    <w:p w:rsidR="00DE422C" w:rsidRDefault="00DE422C" w:rsidP="00DE422C">
      <w:pPr>
        <w:spacing w:line="360" w:lineRule="auto"/>
        <w:ind w:firstLine="360"/>
        <w:jc w:val="both"/>
        <w:rPr>
          <w:rFonts w:ascii="Calibri" w:hAnsi="Calibri"/>
        </w:rPr>
      </w:pPr>
      <w:r>
        <w:rPr>
          <w:rFonts w:ascii="Calibri" w:hAnsi="Calibri"/>
        </w:rPr>
        <w:t>E’ inevitabile che ogni adeguamento del sistema possa ridurre o eliminare le vulnerabilità, oppure introdurne di nuove. Allo stesso modo con il passare del tempo la pericolosità degli eventi attaccanti potrebbe mutare e con essa l’indice di vulnerabilità del sistema. Per tali ragioni Project si impegna ad aggiornare con periodicità annuale il piano di identificazione delle vulnerabilità e di consegnarne ad Air Liquide Italia una copia integrale dettagliata.</w:t>
      </w:r>
    </w:p>
    <w:p w:rsidR="00BE1A61" w:rsidRDefault="00BE1A61" w:rsidP="008B5439">
      <w:pPr>
        <w:spacing w:line="360" w:lineRule="auto"/>
        <w:ind w:firstLine="360"/>
        <w:jc w:val="both"/>
        <w:rPr>
          <w:rFonts w:ascii="Calibri" w:hAnsi="Calibri"/>
        </w:rPr>
      </w:pPr>
    </w:p>
    <w:p w:rsidR="008B5439" w:rsidRDefault="008B5439" w:rsidP="008B5439">
      <w:pPr>
        <w:spacing w:line="360" w:lineRule="auto"/>
        <w:ind w:firstLine="360"/>
        <w:jc w:val="both"/>
        <w:rPr>
          <w:rFonts w:ascii="Calibri" w:hAnsi="Calibri"/>
        </w:rPr>
      </w:pPr>
      <w:r w:rsidRPr="008B5439">
        <w:rPr>
          <w:rFonts w:ascii="Calibri" w:hAnsi="Calibri"/>
        </w:rPr>
        <w:t>La caratterizzazione della vulnerabilità deve riportare i sistemi affetti e il suo potenziale impatto in termini di riservatezza, integrità e disponibilità delle informazioni trattate, ovvero deve esplicitare se ed in quale misura un attaccante può utilizzare la vulnerabilità per esercitare una minaccia che comporti la compromissione dei tre attributi di sicurezza. I metodi per rilevare le vulnerabilità di sistemi ICT si possono classificare in tre categorie che</w:t>
      </w:r>
      <w:r w:rsidR="00DE422C">
        <w:rPr>
          <w:rFonts w:ascii="Calibri" w:hAnsi="Calibri"/>
        </w:rPr>
        <w:t xml:space="preserve"> </w:t>
      </w:r>
      <w:r w:rsidRPr="008B5439">
        <w:rPr>
          <w:rFonts w:ascii="Calibri" w:hAnsi="Calibri"/>
        </w:rPr>
        <w:t>coprono</w:t>
      </w:r>
      <w:r w:rsidR="00DE422C">
        <w:rPr>
          <w:rFonts w:ascii="Calibri" w:hAnsi="Calibri"/>
        </w:rPr>
        <w:t xml:space="preserve"> </w:t>
      </w:r>
      <w:r w:rsidRPr="008B5439">
        <w:rPr>
          <w:rFonts w:ascii="Calibri" w:hAnsi="Calibri"/>
        </w:rPr>
        <w:t>gli aspetti tecnici ed organizzativi di un sistema informativo:</w:t>
      </w:r>
    </w:p>
    <w:p w:rsidR="008B5439" w:rsidRPr="008B5439" w:rsidRDefault="008B5439" w:rsidP="008B5439">
      <w:pPr>
        <w:spacing w:line="360" w:lineRule="auto"/>
        <w:ind w:firstLine="360"/>
        <w:jc w:val="both"/>
        <w:rPr>
          <w:rFonts w:ascii="Calibri" w:hAnsi="Calibri"/>
        </w:rPr>
      </w:pPr>
    </w:p>
    <w:p w:rsidR="008B5439" w:rsidRDefault="008B5439" w:rsidP="00C822BF">
      <w:pPr>
        <w:numPr>
          <w:ilvl w:val="0"/>
          <w:numId w:val="11"/>
        </w:numPr>
        <w:spacing w:line="360" w:lineRule="auto"/>
        <w:jc w:val="both"/>
        <w:rPr>
          <w:rFonts w:ascii="Calibri" w:hAnsi="Calibri"/>
          <w:lang w:val="en-US"/>
        </w:rPr>
      </w:pPr>
      <w:r w:rsidRPr="008B5439">
        <w:rPr>
          <w:rFonts w:ascii="Calibri" w:hAnsi="Calibri"/>
          <w:lang w:val="en-US"/>
        </w:rPr>
        <w:t>Security Test and Evaluation (ST&amp;E)</w:t>
      </w:r>
    </w:p>
    <w:p w:rsidR="00DE422C" w:rsidRPr="00DE422C" w:rsidRDefault="00DE422C" w:rsidP="00C822BF">
      <w:pPr>
        <w:numPr>
          <w:ilvl w:val="1"/>
          <w:numId w:val="11"/>
        </w:numPr>
        <w:spacing w:line="360" w:lineRule="auto"/>
        <w:jc w:val="both"/>
        <w:rPr>
          <w:rFonts w:ascii="Calibri" w:hAnsi="Calibri"/>
        </w:rPr>
      </w:pPr>
      <w:r w:rsidRPr="00DE422C">
        <w:rPr>
          <w:rFonts w:ascii="Calibri" w:hAnsi="Calibri"/>
        </w:rPr>
        <w:t>In support</w:t>
      </w:r>
      <w:r w:rsidR="00F87503">
        <w:rPr>
          <w:rFonts w:ascii="Calibri" w:hAnsi="Calibri"/>
        </w:rPr>
        <w:t>o</w:t>
      </w:r>
      <w:r w:rsidRPr="00DE422C">
        <w:rPr>
          <w:rFonts w:ascii="Calibri" w:hAnsi="Calibri"/>
        </w:rPr>
        <w:t xml:space="preserve"> a questo tipo di verifica, per ALIREP viene utilizzato il prodotto </w:t>
      </w:r>
      <w:r>
        <w:rPr>
          <w:rFonts w:ascii="Calibri" w:hAnsi="Calibri"/>
        </w:rPr>
        <w:t>CHECKMARK (</w:t>
      </w:r>
      <w:r w:rsidRPr="00DE422C">
        <w:rPr>
          <w:rFonts w:ascii="Calibri" w:hAnsi="Calibri"/>
        </w:rPr>
        <w:t>http://lp.checkmarx.com</w:t>
      </w:r>
      <w:r w:rsidR="00F87503">
        <w:rPr>
          <w:rFonts w:ascii="Calibri" w:hAnsi="Calibri"/>
        </w:rPr>
        <w:t>)</w:t>
      </w:r>
    </w:p>
    <w:p w:rsidR="00DE422C" w:rsidRDefault="008B5439" w:rsidP="00C822BF">
      <w:pPr>
        <w:numPr>
          <w:ilvl w:val="0"/>
          <w:numId w:val="11"/>
        </w:numPr>
        <w:spacing w:line="360" w:lineRule="auto"/>
        <w:jc w:val="both"/>
        <w:rPr>
          <w:rFonts w:ascii="Calibri" w:hAnsi="Calibri"/>
        </w:rPr>
      </w:pPr>
      <w:proofErr w:type="spellStart"/>
      <w:r w:rsidRPr="008B5439">
        <w:rPr>
          <w:rFonts w:ascii="Calibri" w:hAnsi="Calibri"/>
        </w:rPr>
        <w:t>Vulnerability</w:t>
      </w:r>
      <w:proofErr w:type="spellEnd"/>
      <w:r w:rsidRPr="008B5439">
        <w:rPr>
          <w:rFonts w:ascii="Calibri" w:hAnsi="Calibri"/>
        </w:rPr>
        <w:t xml:space="preserve"> scanning </w:t>
      </w:r>
      <w:proofErr w:type="spellStart"/>
      <w:r w:rsidRPr="008B5439">
        <w:rPr>
          <w:rFonts w:ascii="Calibri" w:hAnsi="Calibri"/>
        </w:rPr>
        <w:t>tool</w:t>
      </w:r>
      <w:proofErr w:type="spellEnd"/>
    </w:p>
    <w:p w:rsidR="00DE422C" w:rsidRPr="008B5439" w:rsidRDefault="00DE422C" w:rsidP="00C822BF">
      <w:pPr>
        <w:numPr>
          <w:ilvl w:val="1"/>
          <w:numId w:val="11"/>
        </w:numPr>
        <w:spacing w:line="360" w:lineRule="auto"/>
        <w:jc w:val="both"/>
        <w:rPr>
          <w:rFonts w:ascii="Calibri" w:hAnsi="Calibri"/>
        </w:rPr>
      </w:pPr>
      <w:r>
        <w:rPr>
          <w:rFonts w:ascii="Calibri" w:hAnsi="Calibri"/>
        </w:rPr>
        <w:t>Per ALIREP viene utilizzato il prodotto ACUNETIX (</w:t>
      </w:r>
      <w:hyperlink r:id="rId15" w:history="1">
        <w:r w:rsidRPr="004E79B6">
          <w:rPr>
            <w:rStyle w:val="Collegamentoipertestuale"/>
            <w:rFonts w:ascii="Calibri" w:hAnsi="Calibri"/>
          </w:rPr>
          <w:t>www.acunetix.com</w:t>
        </w:r>
      </w:hyperlink>
      <w:r>
        <w:rPr>
          <w:rFonts w:ascii="Calibri" w:hAnsi="Calibri"/>
        </w:rPr>
        <w:t>)</w:t>
      </w:r>
    </w:p>
    <w:p w:rsidR="008B5439" w:rsidRDefault="008B5439" w:rsidP="00C822BF">
      <w:pPr>
        <w:numPr>
          <w:ilvl w:val="0"/>
          <w:numId w:val="11"/>
        </w:numPr>
        <w:spacing w:line="360" w:lineRule="auto"/>
        <w:jc w:val="both"/>
        <w:rPr>
          <w:rFonts w:ascii="Calibri" w:hAnsi="Calibri"/>
        </w:rPr>
      </w:pPr>
      <w:proofErr w:type="spellStart"/>
      <w:r w:rsidRPr="008B5439">
        <w:rPr>
          <w:rFonts w:ascii="Calibri" w:hAnsi="Calibri"/>
        </w:rPr>
        <w:t>Penetration</w:t>
      </w:r>
      <w:proofErr w:type="spellEnd"/>
      <w:r w:rsidRPr="008B5439">
        <w:rPr>
          <w:rFonts w:ascii="Calibri" w:hAnsi="Calibri"/>
        </w:rPr>
        <w:t xml:space="preserve"> test</w:t>
      </w:r>
    </w:p>
    <w:p w:rsidR="00F87503" w:rsidRDefault="00F87503" w:rsidP="00C822BF">
      <w:pPr>
        <w:numPr>
          <w:ilvl w:val="1"/>
          <w:numId w:val="11"/>
        </w:numPr>
        <w:spacing w:line="360" w:lineRule="auto"/>
        <w:jc w:val="both"/>
        <w:rPr>
          <w:rFonts w:ascii="Calibri" w:hAnsi="Calibri"/>
        </w:rPr>
      </w:pPr>
      <w:r>
        <w:rPr>
          <w:rFonts w:ascii="Calibri" w:hAnsi="Calibri"/>
        </w:rPr>
        <w:t>Anche in questo caso</w:t>
      </w:r>
      <w:r w:rsidRPr="00DE422C">
        <w:rPr>
          <w:rFonts w:ascii="Calibri" w:hAnsi="Calibri"/>
        </w:rPr>
        <w:t xml:space="preserve">, per ALIREP viene utilizzato il prodotto </w:t>
      </w:r>
      <w:r>
        <w:rPr>
          <w:rFonts w:ascii="Calibri" w:hAnsi="Calibri"/>
        </w:rPr>
        <w:t>CHECKMARK (</w:t>
      </w:r>
      <w:hyperlink r:id="rId16" w:history="1">
        <w:r w:rsidR="007743B8" w:rsidRPr="004E79B6">
          <w:rPr>
            <w:rStyle w:val="Collegamentoipertestuale"/>
            <w:rFonts w:ascii="Calibri" w:hAnsi="Calibri"/>
          </w:rPr>
          <w:t>http://lp.checkmarx.com</w:t>
        </w:r>
      </w:hyperlink>
    </w:p>
    <w:p w:rsidR="007743B8" w:rsidRPr="0061007D" w:rsidRDefault="007743B8" w:rsidP="007743B8">
      <w:pPr>
        <w:pStyle w:val="Citazioneintensa"/>
        <w:pBdr>
          <w:bottom w:val="single" w:sz="4" w:space="0" w:color="4F81BD"/>
        </w:pBdr>
        <w:spacing w:line="360" w:lineRule="auto"/>
        <w:ind w:left="360"/>
        <w:jc w:val="both"/>
        <w:rPr>
          <w:rFonts w:ascii="Calibri" w:hAnsi="Calibri"/>
          <w:color w:val="548DD4"/>
          <w:sz w:val="32"/>
          <w14:shadow w14:blurRad="50800" w14:dist="38100" w14:dir="2700000" w14:sx="100000" w14:sy="100000" w14:kx="0" w14:ky="0" w14:algn="tl">
            <w14:srgbClr w14:val="000000">
              <w14:alpha w14:val="60000"/>
            </w14:srgbClr>
          </w14:shadow>
        </w:rPr>
      </w:pPr>
      <w:r>
        <w:rPr>
          <w:rFonts w:ascii="Calibri" w:hAnsi="Calibri"/>
        </w:rPr>
        <w:br w:type="page"/>
      </w:r>
      <w:r w:rsidRPr="0061007D">
        <w:rPr>
          <w:rFonts w:ascii="Calibri" w:hAnsi="Calibri"/>
          <w:color w:val="548DD4"/>
          <w:sz w:val="32"/>
          <w14:shadow w14:blurRad="50800" w14:dist="38100" w14:dir="2700000" w14:sx="100000" w14:sy="100000" w14:kx="0" w14:ky="0" w14:algn="tl">
            <w14:srgbClr w14:val="000000">
              <w14:alpha w14:val="60000"/>
            </w14:srgbClr>
          </w14:shadow>
        </w:rPr>
        <w:lastRenderedPageBreak/>
        <w:t>2.1.4  – Determinazione della Probabilità</w:t>
      </w:r>
    </w:p>
    <w:p w:rsidR="007743B8" w:rsidRDefault="007743B8" w:rsidP="007743B8">
      <w:pPr>
        <w:spacing w:line="360" w:lineRule="auto"/>
        <w:ind w:firstLine="360"/>
        <w:jc w:val="both"/>
        <w:rPr>
          <w:rFonts w:ascii="Calibri" w:hAnsi="Calibri"/>
        </w:rPr>
      </w:pPr>
      <w:r w:rsidRPr="007743B8">
        <w:rPr>
          <w:rFonts w:ascii="Calibri" w:hAnsi="Calibri"/>
        </w:rPr>
        <w:t>Nella quarta fase si determina le probabilità che una minaccia possa essere esercitata per il tramite di una vulnerabilità. I fattori qualificanti di questa valutazione sono:</w:t>
      </w:r>
    </w:p>
    <w:p w:rsidR="007743B8" w:rsidRPr="007743B8" w:rsidRDefault="007743B8" w:rsidP="007743B8">
      <w:pPr>
        <w:spacing w:line="360" w:lineRule="auto"/>
        <w:ind w:firstLine="360"/>
        <w:jc w:val="both"/>
        <w:rPr>
          <w:rFonts w:ascii="Calibri" w:hAnsi="Calibri"/>
        </w:rPr>
      </w:pPr>
    </w:p>
    <w:p w:rsidR="007743B8" w:rsidRPr="007743B8" w:rsidRDefault="007743B8" w:rsidP="00C822BF">
      <w:pPr>
        <w:numPr>
          <w:ilvl w:val="0"/>
          <w:numId w:val="12"/>
        </w:numPr>
        <w:spacing w:line="360" w:lineRule="auto"/>
        <w:jc w:val="both"/>
        <w:rPr>
          <w:rFonts w:ascii="Calibri" w:hAnsi="Calibri"/>
        </w:rPr>
      </w:pPr>
      <w:r w:rsidRPr="007743B8">
        <w:rPr>
          <w:rFonts w:ascii="Calibri" w:hAnsi="Calibri"/>
        </w:rPr>
        <w:t>motivazioni e capacità dell’attaccante;</w:t>
      </w:r>
    </w:p>
    <w:p w:rsidR="007743B8" w:rsidRPr="007743B8" w:rsidRDefault="007743B8" w:rsidP="00C822BF">
      <w:pPr>
        <w:numPr>
          <w:ilvl w:val="0"/>
          <w:numId w:val="12"/>
        </w:numPr>
        <w:spacing w:line="360" w:lineRule="auto"/>
        <w:jc w:val="both"/>
        <w:rPr>
          <w:rFonts w:ascii="Calibri" w:hAnsi="Calibri"/>
        </w:rPr>
      </w:pPr>
      <w:r w:rsidRPr="007743B8">
        <w:rPr>
          <w:rFonts w:ascii="Calibri" w:hAnsi="Calibri"/>
        </w:rPr>
        <w:t>natura della vulnerabilità;</w:t>
      </w:r>
    </w:p>
    <w:p w:rsidR="007743B8" w:rsidRPr="007743B8" w:rsidRDefault="007743B8" w:rsidP="00C822BF">
      <w:pPr>
        <w:numPr>
          <w:ilvl w:val="0"/>
          <w:numId w:val="12"/>
        </w:numPr>
        <w:spacing w:line="360" w:lineRule="auto"/>
        <w:jc w:val="both"/>
        <w:rPr>
          <w:rFonts w:ascii="Calibri" w:hAnsi="Calibri"/>
        </w:rPr>
      </w:pPr>
      <w:r w:rsidRPr="007743B8">
        <w:rPr>
          <w:rFonts w:ascii="Calibri" w:hAnsi="Calibri"/>
        </w:rPr>
        <w:t>esistenza ed efficacia dei controlli.</w:t>
      </w:r>
    </w:p>
    <w:p w:rsidR="007743B8" w:rsidRDefault="007743B8" w:rsidP="007743B8">
      <w:pPr>
        <w:spacing w:line="360" w:lineRule="auto"/>
        <w:jc w:val="both"/>
        <w:rPr>
          <w:rFonts w:ascii="Calibri" w:hAnsi="Calibri"/>
        </w:rPr>
      </w:pPr>
    </w:p>
    <w:p w:rsidR="007743B8" w:rsidRDefault="007743B8" w:rsidP="00C04C14">
      <w:pPr>
        <w:spacing w:line="360" w:lineRule="auto"/>
        <w:ind w:firstLine="426"/>
        <w:jc w:val="both"/>
        <w:rPr>
          <w:rFonts w:ascii="Calibri" w:hAnsi="Calibri"/>
        </w:rPr>
      </w:pPr>
      <w:r>
        <w:rPr>
          <w:rFonts w:ascii="Calibri" w:hAnsi="Calibri"/>
        </w:rPr>
        <w:t>La</w:t>
      </w:r>
      <w:r w:rsidRPr="007743B8">
        <w:rPr>
          <w:rFonts w:ascii="Calibri" w:hAnsi="Calibri"/>
        </w:rPr>
        <w:t xml:space="preserve"> valutazione della probabilità che una minaccia possa essere esercitata rientra in una scala quali-quantitativa costituita da tre livelli opportunamente motivati. L’esperienza insegna che l’adozione di metriche più sofisticate apporta all’analisi un contributo marginale, anche in relazione alla difficoltà di quantificare con precisione ed oggettività tutte le componenti che concorrono alla </w:t>
      </w:r>
      <w:r>
        <w:rPr>
          <w:rFonts w:ascii="Calibri" w:hAnsi="Calibri"/>
        </w:rPr>
        <w:t>definizione della probabilità.</w:t>
      </w:r>
    </w:p>
    <w:p w:rsidR="007743B8" w:rsidRDefault="007743B8" w:rsidP="007743B8">
      <w:pPr>
        <w:spacing w:line="360" w:lineRule="auto"/>
        <w:jc w:val="both"/>
        <w:rPr>
          <w:rFonts w:ascii="Calibri" w:hAnsi="Calibri"/>
        </w:rPr>
      </w:pPr>
    </w:p>
    <w:tbl>
      <w:tblPr>
        <w:tblW w:w="9854" w:type="dxa"/>
        <w:tblBorders>
          <w:top w:val="single" w:sz="6" w:space="0" w:color="000000"/>
          <w:left w:val="single" w:sz="6" w:space="0" w:color="000000"/>
          <w:bottom w:val="single" w:sz="6" w:space="0" w:color="000000"/>
          <w:right w:val="single" w:sz="6" w:space="0" w:color="000000"/>
          <w:insideV w:val="single" w:sz="6" w:space="0" w:color="000000"/>
        </w:tblBorders>
        <w:tblLook w:val="04A0" w:firstRow="1" w:lastRow="0" w:firstColumn="1" w:lastColumn="0" w:noHBand="0" w:noVBand="1"/>
      </w:tblPr>
      <w:tblGrid>
        <w:gridCol w:w="4781"/>
        <w:gridCol w:w="5073"/>
      </w:tblGrid>
      <w:tr w:rsidR="007743B8" w:rsidRPr="00C822BF" w:rsidTr="00C822BF">
        <w:trPr>
          <w:trHeight w:val="270"/>
        </w:trPr>
        <w:tc>
          <w:tcPr>
            <w:tcW w:w="2355" w:type="dxa"/>
            <w:tcBorders>
              <w:top w:val="single" w:sz="4" w:space="0" w:color="auto"/>
              <w:bottom w:val="single" w:sz="4" w:space="0" w:color="auto"/>
              <w:right w:val="single" w:sz="4" w:space="0" w:color="auto"/>
            </w:tcBorders>
            <w:shd w:val="solid" w:color="FFFF00" w:fill="FFFFFF"/>
          </w:tcPr>
          <w:p w:rsidR="007743B8" w:rsidRPr="00C822BF" w:rsidRDefault="007743B8" w:rsidP="00C822BF">
            <w:pPr>
              <w:spacing w:line="360" w:lineRule="auto"/>
              <w:jc w:val="center"/>
              <w:rPr>
                <w:rFonts w:ascii="Calibri" w:hAnsi="Calibri"/>
                <w:b/>
                <w:bCs/>
                <w:i/>
                <w:iCs/>
              </w:rPr>
            </w:pPr>
            <w:r w:rsidRPr="00C822BF">
              <w:rPr>
                <w:rFonts w:ascii="Calibri" w:hAnsi="Calibri"/>
                <w:b/>
                <w:bCs/>
                <w:i/>
                <w:iCs/>
              </w:rPr>
              <w:t>Livello di probabilità</w:t>
            </w:r>
          </w:p>
        </w:tc>
        <w:tc>
          <w:tcPr>
            <w:tcW w:w="2499" w:type="dxa"/>
            <w:tcBorders>
              <w:top w:val="single" w:sz="4" w:space="0" w:color="auto"/>
              <w:left w:val="single" w:sz="4" w:space="0" w:color="auto"/>
              <w:bottom w:val="single" w:sz="4" w:space="0" w:color="auto"/>
              <w:right w:val="single" w:sz="4" w:space="0" w:color="auto"/>
            </w:tcBorders>
            <w:shd w:val="solid" w:color="FFFF00" w:fill="FFFFFF"/>
          </w:tcPr>
          <w:p w:rsidR="007743B8" w:rsidRPr="00C822BF" w:rsidRDefault="007743B8" w:rsidP="00C822BF">
            <w:pPr>
              <w:spacing w:line="360" w:lineRule="auto"/>
              <w:jc w:val="center"/>
              <w:rPr>
                <w:rFonts w:ascii="Calibri" w:hAnsi="Calibri"/>
                <w:b/>
                <w:bCs/>
                <w:i/>
                <w:iCs/>
              </w:rPr>
            </w:pPr>
            <w:r w:rsidRPr="00C822BF">
              <w:rPr>
                <w:rFonts w:ascii="Calibri" w:hAnsi="Calibri"/>
                <w:b/>
                <w:bCs/>
                <w:i/>
                <w:iCs/>
              </w:rPr>
              <w:t>Motivazione</w:t>
            </w:r>
          </w:p>
        </w:tc>
      </w:tr>
      <w:tr w:rsidR="007743B8" w:rsidRPr="00C822BF" w:rsidTr="00C822BF">
        <w:tc>
          <w:tcPr>
            <w:tcW w:w="2355" w:type="dxa"/>
            <w:tcBorders>
              <w:right w:val="single" w:sz="4" w:space="0" w:color="auto"/>
            </w:tcBorders>
            <w:shd w:val="pct25" w:color="FFFF00" w:fill="FFFFFF"/>
            <w:vAlign w:val="center"/>
          </w:tcPr>
          <w:p w:rsidR="007743B8" w:rsidRPr="00C822BF" w:rsidRDefault="007743B8" w:rsidP="00C822BF">
            <w:pPr>
              <w:jc w:val="center"/>
              <w:rPr>
                <w:rFonts w:ascii="Calibri" w:hAnsi="Calibri"/>
                <w:b/>
                <w:bCs/>
              </w:rPr>
            </w:pPr>
            <w:r w:rsidRPr="00C822BF">
              <w:rPr>
                <w:rFonts w:ascii="Calibri" w:hAnsi="Calibri"/>
                <w:b/>
                <w:bCs/>
              </w:rPr>
              <w:t>ALTO</w:t>
            </w:r>
          </w:p>
        </w:tc>
        <w:tc>
          <w:tcPr>
            <w:tcW w:w="2499" w:type="dxa"/>
            <w:tcBorders>
              <w:left w:val="single" w:sz="4" w:space="0" w:color="auto"/>
              <w:right w:val="single" w:sz="4" w:space="0" w:color="auto"/>
            </w:tcBorders>
            <w:shd w:val="pct25" w:color="FFFF00" w:fill="FFFFFF"/>
          </w:tcPr>
          <w:p w:rsidR="007743B8" w:rsidRPr="00C822BF" w:rsidRDefault="007743B8" w:rsidP="00F93027">
            <w:pPr>
              <w:rPr>
                <w:rFonts w:ascii="Calibri" w:hAnsi="Calibri"/>
              </w:rPr>
            </w:pPr>
            <w:r w:rsidRPr="00C822BF">
              <w:rPr>
                <w:rFonts w:ascii="Calibri" w:hAnsi="Calibri"/>
              </w:rPr>
              <w:t>L’attaccante è fortemente motivato e sufficientemente capace, oppure i controlli preposti sono inefficaci.</w:t>
            </w:r>
          </w:p>
        </w:tc>
      </w:tr>
      <w:tr w:rsidR="007743B8" w:rsidRPr="00C822BF" w:rsidTr="00C822BF">
        <w:tc>
          <w:tcPr>
            <w:tcW w:w="2355" w:type="dxa"/>
            <w:tcBorders>
              <w:right w:val="single" w:sz="4" w:space="0" w:color="auto"/>
            </w:tcBorders>
            <w:shd w:val="pct50" w:color="FF0000" w:fill="FFFFFF"/>
            <w:vAlign w:val="center"/>
          </w:tcPr>
          <w:p w:rsidR="007743B8" w:rsidRPr="00C822BF" w:rsidRDefault="007743B8" w:rsidP="00C822BF">
            <w:pPr>
              <w:jc w:val="center"/>
              <w:rPr>
                <w:rFonts w:ascii="Calibri" w:hAnsi="Calibri"/>
                <w:b/>
                <w:bCs/>
              </w:rPr>
            </w:pPr>
            <w:r w:rsidRPr="00C822BF">
              <w:rPr>
                <w:rFonts w:ascii="Calibri" w:hAnsi="Calibri"/>
                <w:b/>
                <w:bCs/>
              </w:rPr>
              <w:t>MEDIO</w:t>
            </w:r>
          </w:p>
        </w:tc>
        <w:tc>
          <w:tcPr>
            <w:tcW w:w="2499" w:type="dxa"/>
            <w:tcBorders>
              <w:left w:val="single" w:sz="4" w:space="0" w:color="auto"/>
              <w:right w:val="single" w:sz="4" w:space="0" w:color="auto"/>
            </w:tcBorders>
            <w:shd w:val="pct50" w:color="FF0000" w:fill="FFFFFF"/>
          </w:tcPr>
          <w:p w:rsidR="007743B8" w:rsidRPr="00C822BF" w:rsidRDefault="007743B8" w:rsidP="007743B8">
            <w:pPr>
              <w:rPr>
                <w:rFonts w:ascii="Calibri" w:hAnsi="Calibri"/>
              </w:rPr>
            </w:pPr>
            <w:r w:rsidRPr="00C822BF">
              <w:rPr>
                <w:rFonts w:ascii="Calibri" w:hAnsi="Calibri"/>
              </w:rPr>
              <w:t>L’attaccante è  sufficientemente motivato e capace</w:t>
            </w:r>
          </w:p>
          <w:p w:rsidR="007743B8" w:rsidRPr="00C822BF" w:rsidRDefault="007743B8" w:rsidP="007743B8">
            <w:pPr>
              <w:rPr>
                <w:rFonts w:ascii="Calibri" w:hAnsi="Calibri"/>
              </w:rPr>
            </w:pPr>
          </w:p>
          <w:p w:rsidR="007743B8" w:rsidRPr="00C822BF" w:rsidRDefault="007743B8" w:rsidP="00F93027">
            <w:pPr>
              <w:rPr>
                <w:rFonts w:ascii="Calibri" w:hAnsi="Calibri"/>
              </w:rPr>
            </w:pPr>
            <w:r w:rsidRPr="00C822BF">
              <w:rPr>
                <w:rFonts w:ascii="Calibri" w:hAnsi="Calibri"/>
              </w:rPr>
              <w:t>i controlli preposti sono sufficientemente efficaci.</w:t>
            </w:r>
          </w:p>
        </w:tc>
      </w:tr>
      <w:tr w:rsidR="007743B8" w:rsidRPr="00C822BF" w:rsidTr="00C822BF">
        <w:tc>
          <w:tcPr>
            <w:tcW w:w="2355" w:type="dxa"/>
            <w:tcBorders>
              <w:right w:val="single" w:sz="4" w:space="0" w:color="auto"/>
            </w:tcBorders>
            <w:shd w:val="pct25" w:color="FFFF00" w:fill="FFFFFF"/>
            <w:vAlign w:val="center"/>
          </w:tcPr>
          <w:p w:rsidR="007743B8" w:rsidRPr="00C822BF" w:rsidRDefault="007743B8" w:rsidP="00C822BF">
            <w:pPr>
              <w:jc w:val="center"/>
              <w:rPr>
                <w:rFonts w:ascii="Calibri" w:hAnsi="Calibri"/>
                <w:b/>
                <w:bCs/>
              </w:rPr>
            </w:pPr>
            <w:r w:rsidRPr="00C822BF">
              <w:rPr>
                <w:rFonts w:ascii="Calibri" w:hAnsi="Calibri"/>
                <w:b/>
                <w:bCs/>
              </w:rPr>
              <w:t>BASSO</w:t>
            </w:r>
          </w:p>
        </w:tc>
        <w:tc>
          <w:tcPr>
            <w:tcW w:w="2499" w:type="dxa"/>
            <w:tcBorders>
              <w:left w:val="single" w:sz="4" w:space="0" w:color="auto"/>
              <w:right w:val="single" w:sz="4" w:space="0" w:color="auto"/>
            </w:tcBorders>
            <w:shd w:val="pct25" w:color="FFFF00" w:fill="FFFFFF"/>
          </w:tcPr>
          <w:p w:rsidR="007743B8" w:rsidRPr="00C822BF" w:rsidRDefault="007743B8" w:rsidP="00F93027">
            <w:pPr>
              <w:rPr>
                <w:rFonts w:ascii="Calibri" w:hAnsi="Calibri"/>
              </w:rPr>
            </w:pPr>
            <w:r w:rsidRPr="00C822BF">
              <w:rPr>
                <w:rFonts w:ascii="Calibri" w:hAnsi="Calibri"/>
              </w:rPr>
              <w:t>L’attaccante non è particolarmente motivato o capace, oppure i controlli preposti eliminano la possibilità che la vulnerabilità possa essere sfruttata.</w:t>
            </w:r>
          </w:p>
        </w:tc>
      </w:tr>
    </w:tbl>
    <w:p w:rsidR="007743B8" w:rsidRDefault="007743B8" w:rsidP="007743B8">
      <w:pPr>
        <w:spacing w:line="360" w:lineRule="auto"/>
        <w:jc w:val="both"/>
        <w:rPr>
          <w:rFonts w:ascii="Calibri" w:hAnsi="Calibri"/>
        </w:rPr>
      </w:pPr>
    </w:p>
    <w:p w:rsidR="007743B8" w:rsidRDefault="007743B8" w:rsidP="00C04C14">
      <w:pPr>
        <w:spacing w:line="360" w:lineRule="auto"/>
        <w:ind w:firstLine="709"/>
        <w:jc w:val="both"/>
        <w:rPr>
          <w:rFonts w:ascii="Calibri" w:hAnsi="Calibri"/>
        </w:rPr>
      </w:pPr>
      <w:r>
        <w:rPr>
          <w:rFonts w:ascii="Calibri" w:hAnsi="Calibri"/>
        </w:rPr>
        <w:t>Una volta caratterizzata una probabilità ALTA di risch</w:t>
      </w:r>
      <w:r w:rsidR="00C04C14">
        <w:rPr>
          <w:rFonts w:ascii="Calibri" w:hAnsi="Calibri"/>
        </w:rPr>
        <w:t>io, Project sottopone il sistema ai necessari interventi per DECLASSARE A LIVELLO MEDIO o BASSO la criticità individuata.</w:t>
      </w:r>
    </w:p>
    <w:p w:rsidR="00F93027" w:rsidRPr="00C83045" w:rsidRDefault="00F93027" w:rsidP="00C83045">
      <w:pPr>
        <w:pStyle w:val="Titolo"/>
        <w:rPr>
          <w:rPrChange w:id="620" w:author="admin" w:date="2018-01-26T07:10:00Z">
            <w:rPr>
              <w14:shadow w14:blurRad="50800" w14:dist="38100" w14:dir="2700000" w14:sx="100000" w14:sy="100000" w14:kx="0" w14:ky="0" w14:algn="tl">
                <w14:srgbClr w14:val="000000">
                  <w14:alpha w14:val="60000"/>
                </w14:srgbClr>
              </w14:shadow>
            </w:rPr>
          </w:rPrChange>
        </w:rPr>
        <w:pPrChange w:id="621" w:author="admin" w:date="2018-01-26T07:10:00Z">
          <w:pPr>
            <w:pStyle w:val="Citazioneintensa"/>
            <w:pBdr>
              <w:bottom w:val="single" w:sz="4" w:space="0" w:color="4F81BD"/>
            </w:pBdr>
            <w:spacing w:line="360" w:lineRule="auto"/>
            <w:ind w:left="360"/>
            <w:jc w:val="both"/>
          </w:pPr>
        </w:pPrChange>
      </w:pPr>
      <w:r>
        <w:br w:type="page"/>
      </w:r>
      <w:bookmarkStart w:id="622" w:name="_Toc504714045"/>
      <w:r w:rsidRPr="00C83045">
        <w:rPr>
          <w:rPrChange w:id="623" w:author="admin" w:date="2018-01-26T07:10:00Z">
            <w:rPr>
              <w14:shadow w14:blurRad="50800" w14:dist="38100" w14:dir="2700000" w14:sx="100000" w14:sy="100000" w14:kx="0" w14:ky="0" w14:algn="tl">
                <w14:srgbClr w14:val="000000">
                  <w14:alpha w14:val="60000"/>
                </w14:srgbClr>
              </w14:shadow>
            </w:rPr>
          </w:rPrChange>
        </w:rPr>
        <w:lastRenderedPageBreak/>
        <w:t xml:space="preserve">2.1.5  – </w:t>
      </w:r>
      <w:r w:rsidR="00860CB5" w:rsidRPr="00C83045">
        <w:rPr>
          <w:rPrChange w:id="624" w:author="admin" w:date="2018-01-26T07:10:00Z">
            <w:rPr>
              <w14:shadow w14:blurRad="50800" w14:dist="38100" w14:dir="2700000" w14:sx="100000" w14:sy="100000" w14:kx="0" w14:ky="0" w14:algn="tl">
                <w14:srgbClr w14:val="000000">
                  <w14:alpha w14:val="60000"/>
                </w14:srgbClr>
              </w14:shadow>
            </w:rPr>
          </w:rPrChange>
        </w:rPr>
        <w:t>Analisi dell’impatto</w:t>
      </w:r>
      <w:bookmarkEnd w:id="622"/>
    </w:p>
    <w:p w:rsidR="00C04C14" w:rsidRDefault="00860CB5" w:rsidP="00860CB5">
      <w:pPr>
        <w:spacing w:line="360" w:lineRule="auto"/>
        <w:ind w:firstLine="360"/>
        <w:jc w:val="both"/>
        <w:rPr>
          <w:rFonts w:ascii="Calibri" w:hAnsi="Calibri"/>
        </w:rPr>
      </w:pPr>
      <w:r w:rsidRPr="00860CB5">
        <w:rPr>
          <w:rFonts w:ascii="Calibri" w:hAnsi="Calibri"/>
        </w:rPr>
        <w:t xml:space="preserve">La quinta fase consiste nella valutazione delle possibili conseguenze di una minaccia che viene esercitata su un </w:t>
      </w:r>
      <w:proofErr w:type="spellStart"/>
      <w:r w:rsidRPr="00860CB5">
        <w:rPr>
          <w:rFonts w:ascii="Calibri" w:hAnsi="Calibri"/>
        </w:rPr>
        <w:t>asset</w:t>
      </w:r>
      <w:proofErr w:type="spellEnd"/>
      <w:r w:rsidRPr="00860CB5">
        <w:rPr>
          <w:rFonts w:ascii="Calibri" w:hAnsi="Calibri"/>
        </w:rPr>
        <w:t xml:space="preserve"> tramite una vulnerabilità. L’analisi dell’impatto parte dalla classificazione degli </w:t>
      </w:r>
      <w:proofErr w:type="spellStart"/>
      <w:r w:rsidRPr="00860CB5">
        <w:rPr>
          <w:rFonts w:ascii="Calibri" w:hAnsi="Calibri"/>
        </w:rPr>
        <w:t>asset</w:t>
      </w:r>
      <w:proofErr w:type="spellEnd"/>
      <w:r w:rsidRPr="00860CB5">
        <w:rPr>
          <w:rFonts w:ascii="Calibri" w:hAnsi="Calibri"/>
        </w:rPr>
        <w:t xml:space="preserve"> informativi e strumentali in relazione ai tre attributi di sicurezza: riservatezza, integrità, disponibilità. La classificazione viene effettuata nella fase di Identificazione e valutazione degli </w:t>
      </w:r>
      <w:proofErr w:type="spellStart"/>
      <w:r w:rsidRPr="00860CB5">
        <w:rPr>
          <w:rFonts w:ascii="Calibri" w:hAnsi="Calibri"/>
        </w:rPr>
        <w:t>asset</w:t>
      </w:r>
      <w:proofErr w:type="spellEnd"/>
      <w:r w:rsidRPr="00860CB5">
        <w:rPr>
          <w:rFonts w:ascii="Calibri" w:hAnsi="Calibri"/>
        </w:rPr>
        <w:t xml:space="preserve"> informativi.  A titolo di esempio, consideriamo un </w:t>
      </w:r>
      <w:proofErr w:type="spellStart"/>
      <w:r w:rsidRPr="00860CB5">
        <w:rPr>
          <w:rFonts w:ascii="Calibri" w:hAnsi="Calibri"/>
        </w:rPr>
        <w:t>asset</w:t>
      </w:r>
      <w:proofErr w:type="spellEnd"/>
      <w:r w:rsidRPr="00860CB5">
        <w:rPr>
          <w:rFonts w:ascii="Calibri" w:hAnsi="Calibri"/>
        </w:rPr>
        <w:t xml:space="preserve"> classificato come segue:</w:t>
      </w:r>
    </w:p>
    <w:p w:rsidR="00860CB5" w:rsidRDefault="00860CB5" w:rsidP="00860CB5">
      <w:pPr>
        <w:spacing w:line="360" w:lineRule="auto"/>
        <w:ind w:firstLine="360"/>
        <w:jc w:val="both"/>
        <w:rPr>
          <w:rFonts w:ascii="Calibri" w:hAnsi="Calibri"/>
        </w:rPr>
      </w:pPr>
    </w:p>
    <w:p w:rsidR="00860CB5" w:rsidRPr="00860CB5" w:rsidRDefault="00860CB5" w:rsidP="00860CB5">
      <w:pPr>
        <w:spacing w:line="360" w:lineRule="auto"/>
        <w:ind w:firstLine="360"/>
        <w:jc w:val="center"/>
        <w:rPr>
          <w:rFonts w:ascii="Calibri" w:hAnsi="Calibri"/>
          <w:b/>
        </w:rPr>
      </w:pPr>
      <w:r w:rsidRPr="00860CB5">
        <w:rPr>
          <w:rFonts w:ascii="Calibri" w:hAnsi="Calibri"/>
          <w:b/>
        </w:rPr>
        <w:t xml:space="preserve">SC </w:t>
      </w:r>
      <w:proofErr w:type="spellStart"/>
      <w:r w:rsidRPr="00860CB5">
        <w:rPr>
          <w:rFonts w:ascii="Calibri" w:hAnsi="Calibri"/>
          <w:b/>
        </w:rPr>
        <w:t>asset</w:t>
      </w:r>
      <w:proofErr w:type="spellEnd"/>
      <w:r w:rsidRPr="00860CB5">
        <w:rPr>
          <w:rFonts w:ascii="Calibri" w:hAnsi="Calibri"/>
          <w:b/>
        </w:rPr>
        <w:t xml:space="preserve"> = [(riservatezza, BASSO), (integrità, BASSO), (disponibilità, ALTO)]</w:t>
      </w:r>
    </w:p>
    <w:p w:rsidR="00860CB5" w:rsidRPr="00860CB5" w:rsidRDefault="00860CB5" w:rsidP="00860CB5">
      <w:pPr>
        <w:spacing w:line="360" w:lineRule="auto"/>
        <w:ind w:firstLine="360"/>
        <w:jc w:val="both"/>
        <w:rPr>
          <w:rFonts w:ascii="Calibri" w:hAnsi="Calibri"/>
        </w:rPr>
      </w:pPr>
    </w:p>
    <w:p w:rsidR="00860CB5" w:rsidRDefault="00860CB5" w:rsidP="00860CB5">
      <w:pPr>
        <w:spacing w:line="360" w:lineRule="auto"/>
        <w:ind w:firstLine="360"/>
        <w:jc w:val="both"/>
        <w:rPr>
          <w:rFonts w:ascii="Calibri" w:hAnsi="Calibri"/>
        </w:rPr>
      </w:pPr>
      <w:r w:rsidRPr="00860CB5">
        <w:rPr>
          <w:rFonts w:ascii="Calibri" w:hAnsi="Calibri"/>
        </w:rPr>
        <w:t>Considerando una specifica minaccia riferita all’</w:t>
      </w:r>
      <w:proofErr w:type="spellStart"/>
      <w:r w:rsidRPr="00860CB5">
        <w:rPr>
          <w:rFonts w:ascii="Calibri" w:hAnsi="Calibri"/>
        </w:rPr>
        <w:t>asset</w:t>
      </w:r>
      <w:proofErr w:type="spellEnd"/>
      <w:r w:rsidRPr="00860CB5">
        <w:rPr>
          <w:rFonts w:ascii="Calibri" w:hAnsi="Calibri"/>
        </w:rPr>
        <w:t>, si valutano gli attributi di sicurezza interessati dalla minaccia:</w:t>
      </w:r>
    </w:p>
    <w:p w:rsidR="00860CB5" w:rsidRDefault="00860CB5" w:rsidP="00860CB5">
      <w:pPr>
        <w:spacing w:line="360" w:lineRule="auto"/>
        <w:ind w:firstLine="360"/>
        <w:jc w:val="both"/>
        <w:rPr>
          <w:rFonts w:ascii="Calibri" w:hAnsi="Calibri"/>
        </w:rPr>
      </w:pPr>
    </w:p>
    <w:tbl>
      <w:tblPr>
        <w:tblW w:w="0" w:type="auto"/>
        <w:tblBorders>
          <w:top w:val="single" w:sz="6" w:space="0" w:color="000000"/>
          <w:left w:val="single" w:sz="6" w:space="0" w:color="000000"/>
          <w:bottom w:val="single" w:sz="6" w:space="0" w:color="000000"/>
          <w:right w:val="single" w:sz="6" w:space="0" w:color="000000"/>
          <w:insideV w:val="single" w:sz="6" w:space="0" w:color="000000"/>
        </w:tblBorders>
        <w:tblLook w:val="04A0" w:firstRow="1" w:lastRow="0" w:firstColumn="1" w:lastColumn="0" w:noHBand="0" w:noVBand="1"/>
      </w:tblPr>
      <w:tblGrid>
        <w:gridCol w:w="1419"/>
        <w:gridCol w:w="2895"/>
        <w:gridCol w:w="2685"/>
        <w:gridCol w:w="2779"/>
      </w:tblGrid>
      <w:tr w:rsidR="00860CB5" w:rsidRPr="00C822BF" w:rsidTr="00C822BF">
        <w:trPr>
          <w:trHeight w:val="270"/>
        </w:trPr>
        <w:tc>
          <w:tcPr>
            <w:tcW w:w="1419" w:type="dxa"/>
            <w:vMerge w:val="restart"/>
            <w:tcBorders>
              <w:bottom w:val="single" w:sz="6" w:space="0" w:color="000000"/>
            </w:tcBorders>
            <w:shd w:val="solid" w:color="FFFF00" w:fill="FFFFFF"/>
          </w:tcPr>
          <w:p w:rsidR="00860CB5" w:rsidRPr="00C822BF" w:rsidRDefault="00860CB5" w:rsidP="00C822BF">
            <w:pPr>
              <w:spacing w:line="360" w:lineRule="auto"/>
              <w:rPr>
                <w:rFonts w:ascii="Calibri" w:hAnsi="Calibri"/>
                <w:b/>
                <w:bCs/>
                <w:i/>
                <w:iCs/>
              </w:rPr>
            </w:pPr>
            <w:r w:rsidRPr="00C822BF">
              <w:rPr>
                <w:rFonts w:ascii="Calibri" w:hAnsi="Calibri"/>
                <w:b/>
                <w:bCs/>
                <w:i/>
                <w:iCs/>
              </w:rPr>
              <w:t>MINACCIA</w:t>
            </w:r>
          </w:p>
        </w:tc>
        <w:tc>
          <w:tcPr>
            <w:tcW w:w="8359" w:type="dxa"/>
            <w:gridSpan w:val="3"/>
            <w:tcBorders>
              <w:top w:val="single" w:sz="4" w:space="0" w:color="auto"/>
              <w:bottom w:val="single" w:sz="4" w:space="0" w:color="auto"/>
            </w:tcBorders>
            <w:shd w:val="solid" w:color="FFFF00" w:fill="FFFFFF"/>
          </w:tcPr>
          <w:p w:rsidR="00860CB5" w:rsidRPr="00C822BF" w:rsidRDefault="00860CB5" w:rsidP="00C822BF">
            <w:pPr>
              <w:spacing w:line="360" w:lineRule="auto"/>
              <w:jc w:val="center"/>
              <w:rPr>
                <w:rFonts w:ascii="Calibri" w:hAnsi="Calibri"/>
                <w:b/>
                <w:bCs/>
                <w:i/>
                <w:iCs/>
              </w:rPr>
            </w:pPr>
            <w:r w:rsidRPr="00C822BF">
              <w:rPr>
                <w:rFonts w:ascii="Calibri" w:hAnsi="Calibri"/>
                <w:b/>
                <w:bCs/>
                <w:i/>
                <w:iCs/>
              </w:rPr>
              <w:t>Attributi di Sicurezza</w:t>
            </w:r>
          </w:p>
        </w:tc>
      </w:tr>
      <w:tr w:rsidR="00860CB5" w:rsidRPr="00C822BF" w:rsidTr="00C822BF">
        <w:trPr>
          <w:trHeight w:val="180"/>
        </w:trPr>
        <w:tc>
          <w:tcPr>
            <w:tcW w:w="1419" w:type="dxa"/>
            <w:vMerge/>
            <w:shd w:val="pct25" w:color="FFFF00" w:fill="FFFFFF"/>
          </w:tcPr>
          <w:p w:rsidR="00860CB5" w:rsidRPr="00C822BF" w:rsidRDefault="00860CB5" w:rsidP="00C822BF">
            <w:pPr>
              <w:spacing w:line="360" w:lineRule="auto"/>
              <w:rPr>
                <w:rFonts w:ascii="Calibri" w:hAnsi="Calibri"/>
                <w:b/>
                <w:bCs/>
              </w:rPr>
            </w:pPr>
          </w:p>
        </w:tc>
        <w:tc>
          <w:tcPr>
            <w:tcW w:w="2895" w:type="dxa"/>
            <w:tcBorders>
              <w:top w:val="single" w:sz="4" w:space="0" w:color="auto"/>
              <w:right w:val="single" w:sz="4" w:space="0" w:color="auto"/>
            </w:tcBorders>
            <w:shd w:val="pct25" w:color="FFFF00" w:fill="FFFFFF"/>
          </w:tcPr>
          <w:p w:rsidR="00860CB5" w:rsidRPr="00C822BF" w:rsidRDefault="00860CB5" w:rsidP="00C822BF">
            <w:pPr>
              <w:spacing w:line="360" w:lineRule="auto"/>
              <w:jc w:val="center"/>
              <w:rPr>
                <w:rFonts w:ascii="Calibri" w:hAnsi="Calibri"/>
                <w:b/>
                <w:i/>
              </w:rPr>
            </w:pPr>
            <w:r w:rsidRPr="00C822BF">
              <w:rPr>
                <w:rFonts w:ascii="Calibri" w:hAnsi="Calibri"/>
                <w:b/>
                <w:i/>
              </w:rPr>
              <w:t>Riservatezza</w:t>
            </w:r>
          </w:p>
        </w:tc>
        <w:tc>
          <w:tcPr>
            <w:tcW w:w="2685" w:type="dxa"/>
            <w:tcBorders>
              <w:top w:val="single" w:sz="4" w:space="0" w:color="auto"/>
              <w:left w:val="single" w:sz="4" w:space="0" w:color="auto"/>
              <w:right w:val="single" w:sz="4" w:space="0" w:color="auto"/>
            </w:tcBorders>
            <w:shd w:val="pct25" w:color="FFFF00" w:fill="FFFFFF"/>
          </w:tcPr>
          <w:p w:rsidR="00860CB5" w:rsidRPr="00C822BF" w:rsidRDefault="00860CB5" w:rsidP="00C822BF">
            <w:pPr>
              <w:spacing w:line="360" w:lineRule="auto"/>
              <w:jc w:val="center"/>
              <w:rPr>
                <w:rFonts w:ascii="Calibri" w:hAnsi="Calibri"/>
                <w:b/>
                <w:i/>
              </w:rPr>
            </w:pPr>
            <w:r w:rsidRPr="00C822BF">
              <w:rPr>
                <w:rFonts w:ascii="Calibri" w:hAnsi="Calibri"/>
                <w:b/>
                <w:i/>
              </w:rPr>
              <w:t>Integrità</w:t>
            </w:r>
          </w:p>
        </w:tc>
        <w:tc>
          <w:tcPr>
            <w:tcW w:w="2779" w:type="dxa"/>
            <w:tcBorders>
              <w:top w:val="single" w:sz="4" w:space="0" w:color="auto"/>
              <w:left w:val="single" w:sz="4" w:space="0" w:color="auto"/>
            </w:tcBorders>
            <w:shd w:val="pct25" w:color="FFFF00" w:fill="FFFFFF"/>
          </w:tcPr>
          <w:p w:rsidR="00860CB5" w:rsidRPr="00C822BF" w:rsidRDefault="00860CB5" w:rsidP="00C822BF">
            <w:pPr>
              <w:spacing w:line="360" w:lineRule="auto"/>
              <w:jc w:val="center"/>
              <w:rPr>
                <w:rFonts w:ascii="Calibri" w:hAnsi="Calibri"/>
                <w:b/>
                <w:i/>
              </w:rPr>
            </w:pPr>
            <w:r w:rsidRPr="00C822BF">
              <w:rPr>
                <w:rFonts w:ascii="Calibri" w:hAnsi="Calibri"/>
                <w:b/>
                <w:i/>
              </w:rPr>
              <w:t>Disponibilità</w:t>
            </w:r>
          </w:p>
        </w:tc>
      </w:tr>
      <w:tr w:rsidR="00860CB5" w:rsidRPr="00C822BF" w:rsidTr="00C822BF">
        <w:tc>
          <w:tcPr>
            <w:tcW w:w="1419" w:type="dxa"/>
            <w:shd w:val="pct50" w:color="FF0000" w:fill="FFFFFF"/>
            <w:vAlign w:val="center"/>
          </w:tcPr>
          <w:p w:rsidR="00860CB5" w:rsidRPr="00C822BF" w:rsidRDefault="00860CB5" w:rsidP="00C822BF">
            <w:pPr>
              <w:jc w:val="both"/>
              <w:rPr>
                <w:rFonts w:ascii="Calibri" w:hAnsi="Calibri"/>
                <w:b/>
                <w:bCs/>
              </w:rPr>
            </w:pPr>
            <w:r w:rsidRPr="00C822BF">
              <w:rPr>
                <w:rFonts w:ascii="Calibri" w:hAnsi="Calibri"/>
                <w:b/>
                <w:bCs/>
              </w:rPr>
              <w:t>XX-001</w:t>
            </w:r>
          </w:p>
        </w:tc>
        <w:tc>
          <w:tcPr>
            <w:tcW w:w="2895" w:type="dxa"/>
            <w:tcBorders>
              <w:right w:val="single" w:sz="4" w:space="0" w:color="auto"/>
            </w:tcBorders>
            <w:shd w:val="pct50" w:color="FF0000" w:fill="FFFFFF"/>
          </w:tcPr>
          <w:p w:rsidR="00860CB5" w:rsidRPr="00C822BF" w:rsidRDefault="00860CB5" w:rsidP="00C822BF">
            <w:pPr>
              <w:jc w:val="center"/>
              <w:rPr>
                <w:rFonts w:ascii="Calibri" w:hAnsi="Calibri"/>
                <w:b/>
              </w:rPr>
            </w:pPr>
            <w:r w:rsidRPr="00C822BF">
              <w:rPr>
                <w:rFonts w:ascii="Calibri" w:hAnsi="Calibri"/>
                <w:b/>
              </w:rPr>
              <w:t>X</w:t>
            </w:r>
          </w:p>
        </w:tc>
        <w:tc>
          <w:tcPr>
            <w:tcW w:w="2685" w:type="dxa"/>
            <w:tcBorders>
              <w:left w:val="single" w:sz="4" w:space="0" w:color="auto"/>
              <w:right w:val="single" w:sz="4" w:space="0" w:color="auto"/>
            </w:tcBorders>
            <w:shd w:val="pct50" w:color="FF0000" w:fill="FFFFFF"/>
          </w:tcPr>
          <w:p w:rsidR="00860CB5" w:rsidRPr="00C822BF" w:rsidRDefault="00860CB5" w:rsidP="00C822BF">
            <w:pPr>
              <w:jc w:val="center"/>
              <w:rPr>
                <w:rFonts w:ascii="Calibri" w:hAnsi="Calibri"/>
                <w:b/>
              </w:rPr>
            </w:pPr>
          </w:p>
        </w:tc>
        <w:tc>
          <w:tcPr>
            <w:tcW w:w="2779" w:type="dxa"/>
            <w:tcBorders>
              <w:left w:val="single" w:sz="4" w:space="0" w:color="auto"/>
            </w:tcBorders>
            <w:shd w:val="pct50" w:color="FF0000" w:fill="FFFFFF"/>
          </w:tcPr>
          <w:p w:rsidR="00860CB5" w:rsidRPr="00C822BF" w:rsidRDefault="00860CB5" w:rsidP="00C822BF">
            <w:pPr>
              <w:jc w:val="center"/>
              <w:rPr>
                <w:rFonts w:ascii="Calibri" w:hAnsi="Calibri"/>
                <w:b/>
              </w:rPr>
            </w:pPr>
          </w:p>
        </w:tc>
      </w:tr>
      <w:tr w:rsidR="00860CB5" w:rsidRPr="00C822BF" w:rsidTr="00C822BF">
        <w:tc>
          <w:tcPr>
            <w:tcW w:w="1419" w:type="dxa"/>
            <w:shd w:val="pct25" w:color="FFFF00" w:fill="FFFFFF"/>
            <w:vAlign w:val="center"/>
          </w:tcPr>
          <w:p w:rsidR="00860CB5" w:rsidRPr="00C822BF" w:rsidRDefault="00860CB5" w:rsidP="00C822BF">
            <w:pPr>
              <w:jc w:val="both"/>
              <w:rPr>
                <w:rFonts w:ascii="Calibri" w:hAnsi="Calibri"/>
                <w:b/>
                <w:bCs/>
              </w:rPr>
            </w:pPr>
            <w:r w:rsidRPr="00C822BF">
              <w:rPr>
                <w:rFonts w:ascii="Calibri" w:hAnsi="Calibri"/>
                <w:b/>
                <w:bCs/>
              </w:rPr>
              <w:t>YY-002</w:t>
            </w:r>
          </w:p>
        </w:tc>
        <w:tc>
          <w:tcPr>
            <w:tcW w:w="2895" w:type="dxa"/>
            <w:tcBorders>
              <w:right w:val="single" w:sz="4" w:space="0" w:color="auto"/>
            </w:tcBorders>
            <w:shd w:val="pct25" w:color="FFFF00" w:fill="FFFFFF"/>
          </w:tcPr>
          <w:p w:rsidR="00860CB5" w:rsidRPr="00C822BF" w:rsidRDefault="00860CB5" w:rsidP="00C822BF">
            <w:pPr>
              <w:jc w:val="center"/>
              <w:rPr>
                <w:rFonts w:ascii="Calibri" w:hAnsi="Calibri"/>
                <w:b/>
              </w:rPr>
            </w:pPr>
          </w:p>
        </w:tc>
        <w:tc>
          <w:tcPr>
            <w:tcW w:w="2685" w:type="dxa"/>
            <w:tcBorders>
              <w:left w:val="single" w:sz="4" w:space="0" w:color="auto"/>
              <w:right w:val="single" w:sz="4" w:space="0" w:color="auto"/>
            </w:tcBorders>
            <w:shd w:val="pct25" w:color="FFFF00" w:fill="FFFFFF"/>
          </w:tcPr>
          <w:p w:rsidR="00860CB5" w:rsidRPr="00C822BF" w:rsidRDefault="00860CB5" w:rsidP="00C822BF">
            <w:pPr>
              <w:jc w:val="center"/>
              <w:rPr>
                <w:rFonts w:ascii="Calibri" w:hAnsi="Calibri"/>
                <w:b/>
              </w:rPr>
            </w:pPr>
          </w:p>
        </w:tc>
        <w:tc>
          <w:tcPr>
            <w:tcW w:w="2779" w:type="dxa"/>
            <w:tcBorders>
              <w:left w:val="single" w:sz="4" w:space="0" w:color="auto"/>
            </w:tcBorders>
            <w:shd w:val="pct25" w:color="FFFF00" w:fill="FFFFFF"/>
          </w:tcPr>
          <w:p w:rsidR="00860CB5" w:rsidRPr="00C822BF" w:rsidRDefault="00860CB5" w:rsidP="00C822BF">
            <w:pPr>
              <w:jc w:val="center"/>
              <w:rPr>
                <w:rFonts w:ascii="Calibri" w:hAnsi="Calibri"/>
                <w:b/>
              </w:rPr>
            </w:pPr>
            <w:r w:rsidRPr="00C822BF">
              <w:rPr>
                <w:rFonts w:ascii="Calibri" w:hAnsi="Calibri"/>
                <w:b/>
              </w:rPr>
              <w:t>X</w:t>
            </w:r>
          </w:p>
        </w:tc>
      </w:tr>
      <w:tr w:rsidR="00860CB5" w:rsidRPr="00C822BF" w:rsidTr="00C822BF">
        <w:tc>
          <w:tcPr>
            <w:tcW w:w="1419" w:type="dxa"/>
            <w:shd w:val="pct50" w:color="FF0000" w:fill="FFFFFF"/>
            <w:vAlign w:val="center"/>
          </w:tcPr>
          <w:p w:rsidR="00860CB5" w:rsidRPr="00C822BF" w:rsidRDefault="00860CB5" w:rsidP="00C822BF">
            <w:pPr>
              <w:jc w:val="both"/>
              <w:rPr>
                <w:rFonts w:ascii="Calibri" w:hAnsi="Calibri"/>
                <w:b/>
                <w:bCs/>
              </w:rPr>
            </w:pPr>
            <w:r w:rsidRPr="00C822BF">
              <w:rPr>
                <w:rFonts w:ascii="Calibri" w:hAnsi="Calibri"/>
                <w:b/>
                <w:bCs/>
              </w:rPr>
              <w:t>ZZ-003</w:t>
            </w:r>
          </w:p>
        </w:tc>
        <w:tc>
          <w:tcPr>
            <w:tcW w:w="2895" w:type="dxa"/>
            <w:tcBorders>
              <w:right w:val="single" w:sz="4" w:space="0" w:color="auto"/>
            </w:tcBorders>
            <w:shd w:val="pct50" w:color="FF0000" w:fill="FFFFFF"/>
          </w:tcPr>
          <w:p w:rsidR="00860CB5" w:rsidRPr="00C822BF" w:rsidRDefault="00860CB5" w:rsidP="00C822BF">
            <w:pPr>
              <w:jc w:val="center"/>
              <w:rPr>
                <w:rFonts w:ascii="Calibri" w:hAnsi="Calibri"/>
                <w:b/>
              </w:rPr>
            </w:pPr>
          </w:p>
        </w:tc>
        <w:tc>
          <w:tcPr>
            <w:tcW w:w="2685" w:type="dxa"/>
            <w:tcBorders>
              <w:left w:val="single" w:sz="4" w:space="0" w:color="auto"/>
              <w:right w:val="single" w:sz="4" w:space="0" w:color="auto"/>
            </w:tcBorders>
            <w:shd w:val="pct50" w:color="FF0000" w:fill="FFFFFF"/>
          </w:tcPr>
          <w:p w:rsidR="00860CB5" w:rsidRPr="00C822BF" w:rsidRDefault="00860CB5" w:rsidP="00C822BF">
            <w:pPr>
              <w:jc w:val="center"/>
              <w:rPr>
                <w:rFonts w:ascii="Calibri" w:hAnsi="Calibri"/>
                <w:b/>
              </w:rPr>
            </w:pPr>
            <w:r w:rsidRPr="00C822BF">
              <w:rPr>
                <w:rFonts w:ascii="Calibri" w:hAnsi="Calibri"/>
                <w:b/>
              </w:rPr>
              <w:t>X</w:t>
            </w:r>
          </w:p>
        </w:tc>
        <w:tc>
          <w:tcPr>
            <w:tcW w:w="2779" w:type="dxa"/>
            <w:tcBorders>
              <w:left w:val="single" w:sz="4" w:space="0" w:color="auto"/>
            </w:tcBorders>
            <w:shd w:val="pct50" w:color="FF0000" w:fill="FFFFFF"/>
          </w:tcPr>
          <w:p w:rsidR="00860CB5" w:rsidRPr="00C822BF" w:rsidRDefault="00860CB5" w:rsidP="00C822BF">
            <w:pPr>
              <w:jc w:val="center"/>
              <w:rPr>
                <w:rFonts w:ascii="Calibri" w:hAnsi="Calibri"/>
                <w:b/>
              </w:rPr>
            </w:pPr>
          </w:p>
        </w:tc>
      </w:tr>
    </w:tbl>
    <w:p w:rsidR="00860CB5" w:rsidRDefault="00860CB5" w:rsidP="00860CB5">
      <w:pPr>
        <w:spacing w:line="360" w:lineRule="auto"/>
        <w:ind w:firstLine="360"/>
        <w:jc w:val="both"/>
        <w:rPr>
          <w:rFonts w:ascii="Calibri" w:hAnsi="Calibri"/>
        </w:rPr>
      </w:pPr>
    </w:p>
    <w:p w:rsidR="00860CB5" w:rsidRDefault="00860CB5" w:rsidP="00860CB5">
      <w:pPr>
        <w:spacing w:line="360" w:lineRule="auto"/>
        <w:ind w:firstLine="360"/>
        <w:jc w:val="both"/>
        <w:rPr>
          <w:rFonts w:ascii="Calibri" w:hAnsi="Calibri"/>
        </w:rPr>
      </w:pPr>
      <w:r w:rsidRPr="00860CB5">
        <w:rPr>
          <w:rFonts w:ascii="Calibri" w:hAnsi="Calibri"/>
        </w:rPr>
        <w:t>L’indice sintetico di impatto riferito all’esercizio della minaccia sull’</w:t>
      </w:r>
      <w:proofErr w:type="spellStart"/>
      <w:r w:rsidRPr="00860CB5">
        <w:rPr>
          <w:rFonts w:ascii="Calibri" w:hAnsi="Calibri"/>
        </w:rPr>
        <w:t>asset</w:t>
      </w:r>
      <w:proofErr w:type="spellEnd"/>
      <w:r w:rsidRPr="00860CB5">
        <w:rPr>
          <w:rFonts w:ascii="Calibri" w:hAnsi="Calibri"/>
        </w:rPr>
        <w:t xml:space="preserve">, sarà quindi il valore più alto tra quelli interessati nella terna SC (high water </w:t>
      </w:r>
      <w:proofErr w:type="spellStart"/>
      <w:r w:rsidRPr="00860CB5">
        <w:rPr>
          <w:rFonts w:ascii="Calibri" w:hAnsi="Calibri"/>
        </w:rPr>
        <w:t>mark</w:t>
      </w:r>
      <w:proofErr w:type="spellEnd"/>
      <w:r w:rsidRPr="00860CB5">
        <w:rPr>
          <w:rFonts w:ascii="Calibri" w:hAnsi="Calibri"/>
        </w:rPr>
        <w:t xml:space="preserve">): </w:t>
      </w:r>
    </w:p>
    <w:p w:rsidR="00860CB5" w:rsidRDefault="00860CB5" w:rsidP="00860CB5">
      <w:pPr>
        <w:spacing w:line="360" w:lineRule="auto"/>
        <w:ind w:firstLine="360"/>
        <w:jc w:val="both"/>
        <w:rPr>
          <w:rFonts w:ascii="Calibri" w:hAnsi="Calibri"/>
        </w:rPr>
      </w:pPr>
    </w:p>
    <w:p w:rsidR="00860CB5" w:rsidRPr="00860CB5" w:rsidRDefault="00860CB5" w:rsidP="00860CB5">
      <w:pPr>
        <w:spacing w:line="360" w:lineRule="auto"/>
        <w:ind w:firstLine="360"/>
        <w:jc w:val="center"/>
        <w:rPr>
          <w:rFonts w:ascii="Calibri" w:hAnsi="Calibri"/>
          <w:b/>
        </w:rPr>
      </w:pPr>
      <w:r w:rsidRPr="00860CB5">
        <w:rPr>
          <w:rFonts w:ascii="Calibri" w:hAnsi="Calibri"/>
          <w:b/>
        </w:rPr>
        <w:t xml:space="preserve">IM (I-001) </w:t>
      </w:r>
      <w:proofErr w:type="spellStart"/>
      <w:r w:rsidRPr="00860CB5">
        <w:rPr>
          <w:rFonts w:ascii="Calibri" w:hAnsi="Calibri"/>
          <w:b/>
        </w:rPr>
        <w:t>asset</w:t>
      </w:r>
      <w:proofErr w:type="spellEnd"/>
      <w:r w:rsidRPr="00860CB5">
        <w:rPr>
          <w:rFonts w:ascii="Calibri" w:hAnsi="Calibri"/>
          <w:b/>
        </w:rPr>
        <w:t xml:space="preserve"> =  ALTO</w:t>
      </w:r>
    </w:p>
    <w:p w:rsidR="00860CB5" w:rsidRDefault="00860CB5" w:rsidP="00860CB5">
      <w:pPr>
        <w:spacing w:line="360" w:lineRule="auto"/>
        <w:ind w:firstLine="360"/>
        <w:jc w:val="both"/>
        <w:rPr>
          <w:rFonts w:ascii="Calibri" w:hAnsi="Calibri"/>
        </w:rPr>
      </w:pPr>
    </w:p>
    <w:p w:rsidR="00860CB5" w:rsidRDefault="00860CB5" w:rsidP="00860CB5">
      <w:pPr>
        <w:spacing w:line="360" w:lineRule="auto"/>
        <w:ind w:firstLine="360"/>
        <w:jc w:val="both"/>
        <w:rPr>
          <w:rFonts w:ascii="Calibri" w:hAnsi="Calibri"/>
        </w:rPr>
      </w:pPr>
      <w:r w:rsidRPr="00860CB5">
        <w:rPr>
          <w:rFonts w:ascii="Calibri" w:hAnsi="Calibri"/>
        </w:rPr>
        <w:t xml:space="preserve">Questo indice, insieme alla probabilità che la minaccia venga esercitata, produce il livello di rischio associato alla minaccia per un particolare </w:t>
      </w:r>
      <w:proofErr w:type="spellStart"/>
      <w:r w:rsidRPr="00860CB5">
        <w:rPr>
          <w:rFonts w:ascii="Calibri" w:hAnsi="Calibri"/>
        </w:rPr>
        <w:t>asset</w:t>
      </w:r>
      <w:proofErr w:type="spellEnd"/>
      <w:r>
        <w:rPr>
          <w:rFonts w:ascii="Calibri" w:hAnsi="Calibri"/>
        </w:rPr>
        <w:t>.</w:t>
      </w:r>
    </w:p>
    <w:p w:rsidR="00860CB5" w:rsidRPr="00C83045" w:rsidRDefault="00860CB5" w:rsidP="00C83045">
      <w:pPr>
        <w:pStyle w:val="Titolo"/>
        <w:rPr>
          <w:rPrChange w:id="625" w:author="admin" w:date="2018-01-26T07:10:00Z">
            <w:rPr>
              <w14:shadow w14:blurRad="50800" w14:dist="38100" w14:dir="2700000" w14:sx="100000" w14:sy="100000" w14:kx="0" w14:ky="0" w14:algn="tl">
                <w14:srgbClr w14:val="000000">
                  <w14:alpha w14:val="60000"/>
                </w14:srgbClr>
              </w14:shadow>
            </w:rPr>
          </w:rPrChange>
        </w:rPr>
        <w:pPrChange w:id="626" w:author="admin" w:date="2018-01-26T07:10:00Z">
          <w:pPr>
            <w:pStyle w:val="Citazioneintensa"/>
            <w:pBdr>
              <w:bottom w:val="single" w:sz="4" w:space="0" w:color="4F81BD"/>
            </w:pBdr>
            <w:spacing w:line="360" w:lineRule="auto"/>
            <w:ind w:left="360"/>
            <w:jc w:val="both"/>
          </w:pPr>
        </w:pPrChange>
      </w:pPr>
      <w:r>
        <w:br w:type="page"/>
      </w:r>
      <w:bookmarkStart w:id="627" w:name="_Toc504714046"/>
      <w:r w:rsidRPr="00C83045">
        <w:rPr>
          <w:rPrChange w:id="628" w:author="admin" w:date="2018-01-26T07:10:00Z">
            <w:rPr>
              <w14:shadow w14:blurRad="50800" w14:dist="38100" w14:dir="2700000" w14:sx="100000" w14:sy="100000" w14:kx="0" w14:ky="0" w14:algn="tl">
                <w14:srgbClr w14:val="000000">
                  <w14:alpha w14:val="60000"/>
                </w14:srgbClr>
              </w14:shadow>
            </w:rPr>
          </w:rPrChange>
        </w:rPr>
        <w:lastRenderedPageBreak/>
        <w:t>2.1.6  – Determinazione del rischio</w:t>
      </w:r>
      <w:bookmarkEnd w:id="627"/>
    </w:p>
    <w:p w:rsidR="00860CB5" w:rsidRPr="00860CB5" w:rsidRDefault="00860CB5" w:rsidP="00860CB5">
      <w:pPr>
        <w:spacing w:line="360" w:lineRule="auto"/>
        <w:ind w:firstLine="360"/>
        <w:jc w:val="both"/>
        <w:rPr>
          <w:rFonts w:ascii="Calibri" w:hAnsi="Calibri"/>
        </w:rPr>
      </w:pPr>
      <w:r w:rsidRPr="00860CB5">
        <w:rPr>
          <w:rFonts w:ascii="Calibri" w:hAnsi="Calibri"/>
        </w:rPr>
        <w:t>Nel sesto passaggio si valuta il rischio di una particolare coppia minaccia/vulnerabilità, che può essere espresso come funzione di due valutazioni:</w:t>
      </w:r>
    </w:p>
    <w:p w:rsidR="00860CB5" w:rsidRPr="00860CB5" w:rsidRDefault="00860CB5" w:rsidP="00C822BF">
      <w:pPr>
        <w:numPr>
          <w:ilvl w:val="0"/>
          <w:numId w:val="13"/>
        </w:numPr>
        <w:spacing w:line="360" w:lineRule="auto"/>
        <w:jc w:val="both"/>
        <w:rPr>
          <w:rFonts w:ascii="Calibri" w:hAnsi="Calibri"/>
        </w:rPr>
      </w:pPr>
      <w:r w:rsidRPr="00860CB5">
        <w:rPr>
          <w:rFonts w:ascii="Calibri" w:hAnsi="Calibri"/>
        </w:rPr>
        <w:t>probabilità che una data vulnerabilità sia esercitata con successo da un attaccante;</w:t>
      </w:r>
    </w:p>
    <w:p w:rsidR="00860CB5" w:rsidRPr="00860CB5" w:rsidRDefault="00860CB5" w:rsidP="00C822BF">
      <w:pPr>
        <w:numPr>
          <w:ilvl w:val="0"/>
          <w:numId w:val="13"/>
        </w:numPr>
        <w:spacing w:line="360" w:lineRule="auto"/>
        <w:jc w:val="both"/>
        <w:rPr>
          <w:rFonts w:ascii="Calibri" w:hAnsi="Calibri"/>
        </w:rPr>
      </w:pPr>
      <w:r w:rsidRPr="00860CB5">
        <w:rPr>
          <w:rFonts w:ascii="Calibri" w:hAnsi="Calibri"/>
        </w:rPr>
        <w:t xml:space="preserve">magnitudine dell’impatto </w:t>
      </w:r>
    </w:p>
    <w:p w:rsidR="00860CB5" w:rsidRPr="00860CB5" w:rsidRDefault="00860CB5" w:rsidP="00860CB5">
      <w:pPr>
        <w:spacing w:line="360" w:lineRule="auto"/>
        <w:jc w:val="both"/>
        <w:rPr>
          <w:rFonts w:ascii="Calibri" w:hAnsi="Calibri"/>
        </w:rPr>
      </w:pPr>
      <w:r w:rsidRPr="00860CB5">
        <w:rPr>
          <w:rFonts w:ascii="Calibri" w:hAnsi="Calibri"/>
        </w:rPr>
        <w:t>di una minaccia esercitata con successo sfruttando una data vulnerabilità.</w:t>
      </w:r>
    </w:p>
    <w:p w:rsidR="00860CB5" w:rsidRDefault="00860CB5" w:rsidP="00860CB5">
      <w:pPr>
        <w:spacing w:line="360" w:lineRule="auto"/>
        <w:ind w:firstLine="360"/>
        <w:jc w:val="both"/>
        <w:rPr>
          <w:rFonts w:ascii="Calibri" w:hAnsi="Calibri"/>
        </w:rPr>
      </w:pPr>
    </w:p>
    <w:p w:rsidR="00860CB5" w:rsidRPr="00860CB5" w:rsidRDefault="00860CB5" w:rsidP="00860CB5">
      <w:pPr>
        <w:spacing w:line="360" w:lineRule="auto"/>
        <w:ind w:firstLine="360"/>
        <w:jc w:val="both"/>
        <w:rPr>
          <w:rFonts w:ascii="Calibri" w:hAnsi="Calibri"/>
        </w:rPr>
      </w:pPr>
      <w:r w:rsidRPr="00860CB5">
        <w:rPr>
          <w:rFonts w:ascii="Calibri" w:hAnsi="Calibri"/>
        </w:rPr>
        <w:t>Nella probabilità che una vulnerabilità sia esercitata con successo da un attaccante, è inclusa la valutazione dei controlli che hanno come scopo la limitazione della vulnerabilità medesima. Il livello del rischio associato all’esercizio di una vulnerabilità può essere espresso come prodotto dei valori di probabilità ed impatto, come rip</w:t>
      </w:r>
      <w:r>
        <w:rPr>
          <w:rFonts w:ascii="Calibri" w:hAnsi="Calibri"/>
        </w:rPr>
        <w:t>ortato nella tabella che segue.</w:t>
      </w:r>
    </w:p>
    <w:p w:rsidR="00860CB5" w:rsidRDefault="00860CB5" w:rsidP="00860CB5">
      <w:pPr>
        <w:spacing w:line="360" w:lineRule="auto"/>
        <w:jc w:val="both"/>
        <w:rPr>
          <w:rFonts w:ascii="Calibri" w:hAnsi="Calibri"/>
        </w:rPr>
      </w:pPr>
    </w:p>
    <w:p w:rsidR="00860CB5" w:rsidRDefault="00860CB5" w:rsidP="00860CB5">
      <w:pPr>
        <w:spacing w:line="360" w:lineRule="auto"/>
        <w:jc w:val="center"/>
        <w:rPr>
          <w:rFonts w:ascii="Calibri" w:hAnsi="Calibri"/>
          <w:b/>
        </w:rPr>
      </w:pPr>
      <w:r w:rsidRPr="00860CB5">
        <w:rPr>
          <w:rFonts w:ascii="Calibri" w:hAnsi="Calibri"/>
          <w:b/>
        </w:rPr>
        <w:t>(Scala del rischio: alto 50 - 100, medio 10 - 50, basso 1 – 10)</w:t>
      </w:r>
    </w:p>
    <w:p w:rsidR="009C5861" w:rsidRDefault="009C5861" w:rsidP="00860CB5">
      <w:pPr>
        <w:spacing w:line="360" w:lineRule="auto"/>
        <w:jc w:val="center"/>
        <w:rPr>
          <w:rFonts w:ascii="Calibri" w:hAnsi="Calibri"/>
          <w:b/>
        </w:rPr>
      </w:pPr>
    </w:p>
    <w:tbl>
      <w:tblPr>
        <w:tblW w:w="0" w:type="auto"/>
        <w:tblBorders>
          <w:top w:val="single" w:sz="6" w:space="0" w:color="000000"/>
          <w:left w:val="single" w:sz="6" w:space="0" w:color="000000"/>
          <w:bottom w:val="single" w:sz="6" w:space="0" w:color="000000"/>
          <w:right w:val="single" w:sz="6" w:space="0" w:color="000000"/>
          <w:insideV w:val="single" w:sz="6" w:space="0" w:color="000000"/>
        </w:tblBorders>
        <w:tblLook w:val="04A0" w:firstRow="1" w:lastRow="0" w:firstColumn="1" w:lastColumn="0" w:noHBand="0" w:noVBand="1"/>
      </w:tblPr>
      <w:tblGrid>
        <w:gridCol w:w="1809"/>
        <w:gridCol w:w="2654"/>
        <w:gridCol w:w="2645"/>
        <w:gridCol w:w="2746"/>
      </w:tblGrid>
      <w:tr w:rsidR="009C5861" w:rsidRPr="00C822BF" w:rsidTr="00C822BF">
        <w:trPr>
          <w:trHeight w:val="270"/>
        </w:trPr>
        <w:tc>
          <w:tcPr>
            <w:tcW w:w="1809" w:type="dxa"/>
            <w:vMerge w:val="restart"/>
            <w:tcBorders>
              <w:bottom w:val="single" w:sz="6" w:space="0" w:color="000000"/>
            </w:tcBorders>
            <w:shd w:val="solid" w:color="FFFF00" w:fill="FFFFFF"/>
          </w:tcPr>
          <w:p w:rsidR="009C5861" w:rsidRPr="00C822BF" w:rsidRDefault="009C5861" w:rsidP="00C822BF">
            <w:pPr>
              <w:spacing w:line="360" w:lineRule="auto"/>
              <w:rPr>
                <w:rFonts w:ascii="Calibri" w:hAnsi="Calibri"/>
                <w:b/>
                <w:bCs/>
                <w:i/>
                <w:iCs/>
              </w:rPr>
            </w:pPr>
            <w:r w:rsidRPr="00C822BF">
              <w:rPr>
                <w:rFonts w:ascii="Calibri" w:hAnsi="Calibri"/>
                <w:b/>
                <w:bCs/>
                <w:i/>
                <w:iCs/>
              </w:rPr>
              <w:t>PROBABILITA’</w:t>
            </w:r>
          </w:p>
        </w:tc>
        <w:tc>
          <w:tcPr>
            <w:tcW w:w="8045" w:type="dxa"/>
            <w:gridSpan w:val="3"/>
            <w:tcBorders>
              <w:top w:val="single" w:sz="4" w:space="0" w:color="auto"/>
              <w:bottom w:val="single" w:sz="4" w:space="0" w:color="auto"/>
            </w:tcBorders>
            <w:shd w:val="solid" w:color="FFFF00" w:fill="FFFFFF"/>
          </w:tcPr>
          <w:p w:rsidR="009C5861" w:rsidRPr="00C822BF" w:rsidRDefault="009C5861" w:rsidP="00C822BF">
            <w:pPr>
              <w:spacing w:line="360" w:lineRule="auto"/>
              <w:jc w:val="center"/>
              <w:rPr>
                <w:rFonts w:ascii="Calibri" w:hAnsi="Calibri"/>
                <w:b/>
                <w:bCs/>
                <w:i/>
                <w:iCs/>
              </w:rPr>
            </w:pPr>
            <w:r w:rsidRPr="00C822BF">
              <w:rPr>
                <w:rFonts w:ascii="Calibri" w:hAnsi="Calibri"/>
                <w:b/>
                <w:bCs/>
                <w:i/>
                <w:iCs/>
              </w:rPr>
              <w:t>IMPATTO</w:t>
            </w:r>
          </w:p>
        </w:tc>
      </w:tr>
      <w:tr w:rsidR="009C5861" w:rsidRPr="00C822BF" w:rsidTr="00C822BF">
        <w:trPr>
          <w:trHeight w:val="180"/>
        </w:trPr>
        <w:tc>
          <w:tcPr>
            <w:tcW w:w="1809" w:type="dxa"/>
            <w:vMerge/>
            <w:shd w:val="pct25" w:color="FFFF00" w:fill="FFFFFF"/>
          </w:tcPr>
          <w:p w:rsidR="009C5861" w:rsidRPr="00C822BF" w:rsidRDefault="009C5861" w:rsidP="00C822BF">
            <w:pPr>
              <w:spacing w:line="360" w:lineRule="auto"/>
              <w:rPr>
                <w:rFonts w:ascii="Calibri" w:hAnsi="Calibri"/>
                <w:b/>
                <w:bCs/>
              </w:rPr>
            </w:pPr>
          </w:p>
        </w:tc>
        <w:tc>
          <w:tcPr>
            <w:tcW w:w="2654" w:type="dxa"/>
            <w:tcBorders>
              <w:top w:val="single" w:sz="4" w:space="0" w:color="auto"/>
              <w:right w:val="single" w:sz="4" w:space="0" w:color="auto"/>
            </w:tcBorders>
            <w:shd w:val="pct25" w:color="FFFF00" w:fill="FFFFFF"/>
          </w:tcPr>
          <w:p w:rsidR="009C5861" w:rsidRPr="00C822BF" w:rsidRDefault="009C5861" w:rsidP="00C822BF">
            <w:pPr>
              <w:spacing w:line="360" w:lineRule="auto"/>
              <w:jc w:val="center"/>
              <w:rPr>
                <w:rFonts w:ascii="Calibri" w:hAnsi="Calibri"/>
                <w:b/>
                <w:i/>
              </w:rPr>
            </w:pPr>
            <w:r w:rsidRPr="00C822BF">
              <w:rPr>
                <w:rFonts w:ascii="Calibri" w:hAnsi="Calibri"/>
                <w:b/>
                <w:i/>
              </w:rPr>
              <w:t>BASSO (10)</w:t>
            </w:r>
          </w:p>
        </w:tc>
        <w:tc>
          <w:tcPr>
            <w:tcW w:w="2645" w:type="dxa"/>
            <w:tcBorders>
              <w:top w:val="single" w:sz="4" w:space="0" w:color="auto"/>
              <w:left w:val="single" w:sz="4" w:space="0" w:color="auto"/>
              <w:right w:val="single" w:sz="4" w:space="0" w:color="auto"/>
            </w:tcBorders>
            <w:shd w:val="pct25" w:color="FFFF00" w:fill="FFFFFF"/>
          </w:tcPr>
          <w:p w:rsidR="009C5861" w:rsidRPr="00C822BF" w:rsidRDefault="009C5861" w:rsidP="00C822BF">
            <w:pPr>
              <w:spacing w:line="360" w:lineRule="auto"/>
              <w:jc w:val="center"/>
              <w:rPr>
                <w:rFonts w:ascii="Calibri" w:hAnsi="Calibri"/>
                <w:b/>
                <w:i/>
              </w:rPr>
            </w:pPr>
            <w:r w:rsidRPr="00C822BF">
              <w:rPr>
                <w:rFonts w:ascii="Calibri" w:hAnsi="Calibri"/>
                <w:b/>
                <w:i/>
              </w:rPr>
              <w:t>MEDIO (50)</w:t>
            </w:r>
          </w:p>
        </w:tc>
        <w:tc>
          <w:tcPr>
            <w:tcW w:w="2746" w:type="dxa"/>
            <w:tcBorders>
              <w:top w:val="single" w:sz="4" w:space="0" w:color="auto"/>
              <w:left w:val="single" w:sz="4" w:space="0" w:color="auto"/>
            </w:tcBorders>
            <w:shd w:val="pct25" w:color="FFFF00" w:fill="FFFFFF"/>
          </w:tcPr>
          <w:p w:rsidR="009C5861" w:rsidRPr="00C822BF" w:rsidRDefault="009C5861" w:rsidP="00C822BF">
            <w:pPr>
              <w:spacing w:line="360" w:lineRule="auto"/>
              <w:jc w:val="center"/>
              <w:rPr>
                <w:rFonts w:ascii="Calibri" w:hAnsi="Calibri"/>
                <w:b/>
                <w:i/>
              </w:rPr>
            </w:pPr>
            <w:r w:rsidRPr="00C822BF">
              <w:rPr>
                <w:rFonts w:ascii="Calibri" w:hAnsi="Calibri"/>
                <w:b/>
                <w:i/>
              </w:rPr>
              <w:t>ALTO (100)</w:t>
            </w:r>
          </w:p>
        </w:tc>
      </w:tr>
      <w:tr w:rsidR="009C5861" w:rsidRPr="00C822BF" w:rsidTr="00C822BF">
        <w:tc>
          <w:tcPr>
            <w:tcW w:w="1809" w:type="dxa"/>
            <w:shd w:val="pct50" w:color="FF0000" w:fill="FFFFFF"/>
          </w:tcPr>
          <w:p w:rsidR="009C5861" w:rsidRPr="00C822BF" w:rsidRDefault="009C5861" w:rsidP="00C822BF">
            <w:pPr>
              <w:rPr>
                <w:rFonts w:ascii="Calibri" w:hAnsi="Calibri"/>
                <w:b/>
                <w:bCs/>
              </w:rPr>
            </w:pPr>
            <w:r w:rsidRPr="00C822BF">
              <w:rPr>
                <w:rFonts w:ascii="Calibri" w:hAnsi="Calibri"/>
                <w:b/>
                <w:bCs/>
              </w:rPr>
              <w:t>Alto (1.0)</w:t>
            </w:r>
          </w:p>
        </w:tc>
        <w:tc>
          <w:tcPr>
            <w:tcW w:w="2654" w:type="dxa"/>
            <w:tcBorders>
              <w:right w:val="single" w:sz="4" w:space="0" w:color="auto"/>
            </w:tcBorders>
            <w:shd w:val="pct50" w:color="FF0000" w:fill="FFFFFF"/>
          </w:tcPr>
          <w:p w:rsidR="009C5861" w:rsidRPr="00C822BF" w:rsidRDefault="00134468" w:rsidP="00C822BF">
            <w:pPr>
              <w:rPr>
                <w:rFonts w:ascii="Calibri" w:hAnsi="Calibri"/>
              </w:rPr>
            </w:pPr>
            <w:r w:rsidRPr="00C822BF">
              <w:rPr>
                <w:rFonts w:ascii="Calibri" w:hAnsi="Calibri"/>
              </w:rPr>
              <w:t>Basso = 10</w:t>
            </w:r>
          </w:p>
        </w:tc>
        <w:tc>
          <w:tcPr>
            <w:tcW w:w="2645" w:type="dxa"/>
            <w:tcBorders>
              <w:left w:val="single" w:sz="4" w:space="0" w:color="auto"/>
              <w:right w:val="single" w:sz="4" w:space="0" w:color="auto"/>
            </w:tcBorders>
            <w:shd w:val="pct50" w:color="FF0000" w:fill="FFFFFF"/>
          </w:tcPr>
          <w:p w:rsidR="009C5861" w:rsidRPr="00C822BF" w:rsidRDefault="00134468" w:rsidP="00C822BF">
            <w:pPr>
              <w:rPr>
                <w:rFonts w:ascii="Calibri" w:hAnsi="Calibri"/>
              </w:rPr>
            </w:pPr>
            <w:r w:rsidRPr="00C822BF">
              <w:rPr>
                <w:rFonts w:ascii="Calibri" w:hAnsi="Calibri"/>
              </w:rPr>
              <w:t>Medio = 50</w:t>
            </w:r>
          </w:p>
        </w:tc>
        <w:tc>
          <w:tcPr>
            <w:tcW w:w="2746" w:type="dxa"/>
            <w:tcBorders>
              <w:left w:val="single" w:sz="4" w:space="0" w:color="auto"/>
            </w:tcBorders>
            <w:shd w:val="pct50" w:color="FF0000" w:fill="FFFFFF"/>
          </w:tcPr>
          <w:p w:rsidR="009C5861" w:rsidRPr="00C822BF" w:rsidRDefault="009C5861" w:rsidP="00C822BF">
            <w:pPr>
              <w:rPr>
                <w:rFonts w:ascii="Calibri" w:hAnsi="Calibri"/>
              </w:rPr>
            </w:pPr>
            <w:r w:rsidRPr="00C822BF">
              <w:rPr>
                <w:rFonts w:ascii="Calibri" w:hAnsi="Calibri"/>
              </w:rPr>
              <w:t>Alto</w:t>
            </w:r>
            <w:r w:rsidR="00134468" w:rsidRPr="00C822BF">
              <w:rPr>
                <w:rFonts w:ascii="Calibri" w:hAnsi="Calibri"/>
              </w:rPr>
              <w:t xml:space="preserve"> = 100</w:t>
            </w:r>
          </w:p>
        </w:tc>
      </w:tr>
      <w:tr w:rsidR="009C5861" w:rsidRPr="00C822BF" w:rsidTr="00C822BF">
        <w:tc>
          <w:tcPr>
            <w:tcW w:w="1809" w:type="dxa"/>
            <w:shd w:val="pct25" w:color="FFFF00" w:fill="FFFFFF"/>
          </w:tcPr>
          <w:p w:rsidR="009C5861" w:rsidRPr="00C822BF" w:rsidRDefault="009C5861" w:rsidP="00C822BF">
            <w:pPr>
              <w:rPr>
                <w:rFonts w:ascii="Calibri" w:hAnsi="Calibri"/>
                <w:b/>
                <w:bCs/>
              </w:rPr>
            </w:pPr>
            <w:r w:rsidRPr="00C822BF">
              <w:rPr>
                <w:rFonts w:ascii="Calibri" w:hAnsi="Calibri"/>
                <w:b/>
                <w:bCs/>
              </w:rPr>
              <w:t>Medio (0.5)</w:t>
            </w:r>
          </w:p>
        </w:tc>
        <w:tc>
          <w:tcPr>
            <w:tcW w:w="2654" w:type="dxa"/>
            <w:tcBorders>
              <w:right w:val="single" w:sz="4" w:space="0" w:color="auto"/>
            </w:tcBorders>
            <w:shd w:val="pct25" w:color="FFFF00" w:fill="FFFFFF"/>
          </w:tcPr>
          <w:p w:rsidR="009C5861" w:rsidRPr="00C822BF" w:rsidRDefault="00134468" w:rsidP="00C822BF">
            <w:pPr>
              <w:rPr>
                <w:rFonts w:ascii="Calibri" w:hAnsi="Calibri"/>
              </w:rPr>
            </w:pPr>
            <w:r w:rsidRPr="00C822BF">
              <w:rPr>
                <w:rFonts w:ascii="Calibri" w:hAnsi="Calibri"/>
              </w:rPr>
              <w:t>Basso = 5</w:t>
            </w:r>
          </w:p>
        </w:tc>
        <w:tc>
          <w:tcPr>
            <w:tcW w:w="2645" w:type="dxa"/>
            <w:tcBorders>
              <w:left w:val="single" w:sz="4" w:space="0" w:color="auto"/>
              <w:right w:val="single" w:sz="4" w:space="0" w:color="auto"/>
            </w:tcBorders>
            <w:shd w:val="pct25" w:color="FFFF00" w:fill="FFFFFF"/>
          </w:tcPr>
          <w:p w:rsidR="009C5861" w:rsidRPr="00C822BF" w:rsidRDefault="00134468" w:rsidP="00C822BF">
            <w:pPr>
              <w:rPr>
                <w:rFonts w:ascii="Calibri" w:hAnsi="Calibri"/>
              </w:rPr>
            </w:pPr>
            <w:r w:rsidRPr="00C822BF">
              <w:rPr>
                <w:rFonts w:ascii="Calibri" w:hAnsi="Calibri"/>
              </w:rPr>
              <w:t>Medio = 25</w:t>
            </w:r>
          </w:p>
        </w:tc>
        <w:tc>
          <w:tcPr>
            <w:tcW w:w="2746" w:type="dxa"/>
            <w:tcBorders>
              <w:left w:val="single" w:sz="4" w:space="0" w:color="auto"/>
            </w:tcBorders>
            <w:shd w:val="pct25" w:color="FFFF00" w:fill="FFFFFF"/>
          </w:tcPr>
          <w:p w:rsidR="009C5861" w:rsidRPr="00C822BF" w:rsidRDefault="00134468" w:rsidP="00C822BF">
            <w:pPr>
              <w:rPr>
                <w:rFonts w:ascii="Calibri" w:hAnsi="Calibri"/>
              </w:rPr>
            </w:pPr>
            <w:commentRangeStart w:id="629"/>
            <w:r w:rsidRPr="00C822BF">
              <w:rPr>
                <w:rFonts w:ascii="Calibri" w:hAnsi="Calibri"/>
              </w:rPr>
              <w:t>Alto = 50</w:t>
            </w:r>
            <w:commentRangeEnd w:id="629"/>
            <w:r w:rsidR="00F47105">
              <w:rPr>
                <w:rStyle w:val="Rimandocommento"/>
              </w:rPr>
              <w:commentReference w:id="629"/>
            </w:r>
          </w:p>
        </w:tc>
      </w:tr>
      <w:tr w:rsidR="009C5861" w:rsidRPr="00C822BF" w:rsidTr="00C822BF">
        <w:tc>
          <w:tcPr>
            <w:tcW w:w="1809" w:type="dxa"/>
            <w:shd w:val="pct50" w:color="FF0000" w:fill="FFFFFF"/>
          </w:tcPr>
          <w:p w:rsidR="009C5861" w:rsidRPr="00C822BF" w:rsidRDefault="009C5861" w:rsidP="00C822BF">
            <w:pPr>
              <w:rPr>
                <w:rFonts w:ascii="Calibri" w:hAnsi="Calibri"/>
                <w:b/>
                <w:bCs/>
              </w:rPr>
            </w:pPr>
            <w:r w:rsidRPr="00C822BF">
              <w:rPr>
                <w:rFonts w:ascii="Calibri" w:hAnsi="Calibri"/>
                <w:b/>
                <w:bCs/>
              </w:rPr>
              <w:t>Basso (0.1)</w:t>
            </w:r>
          </w:p>
        </w:tc>
        <w:tc>
          <w:tcPr>
            <w:tcW w:w="2654" w:type="dxa"/>
            <w:tcBorders>
              <w:right w:val="single" w:sz="4" w:space="0" w:color="auto"/>
            </w:tcBorders>
            <w:shd w:val="pct50" w:color="FF0000" w:fill="FFFFFF"/>
          </w:tcPr>
          <w:p w:rsidR="009C5861" w:rsidRPr="00C822BF" w:rsidRDefault="00134468" w:rsidP="00C822BF">
            <w:pPr>
              <w:rPr>
                <w:rFonts w:ascii="Calibri" w:hAnsi="Calibri"/>
              </w:rPr>
            </w:pPr>
            <w:r w:rsidRPr="00C822BF">
              <w:rPr>
                <w:rFonts w:ascii="Calibri" w:hAnsi="Calibri"/>
              </w:rPr>
              <w:t>Basso = 1</w:t>
            </w:r>
          </w:p>
        </w:tc>
        <w:tc>
          <w:tcPr>
            <w:tcW w:w="2645" w:type="dxa"/>
            <w:tcBorders>
              <w:left w:val="single" w:sz="4" w:space="0" w:color="auto"/>
              <w:right w:val="single" w:sz="4" w:space="0" w:color="auto"/>
            </w:tcBorders>
            <w:shd w:val="pct50" w:color="FF0000" w:fill="FFFFFF"/>
          </w:tcPr>
          <w:p w:rsidR="009C5861" w:rsidRPr="00C822BF" w:rsidRDefault="00134468" w:rsidP="00C822BF">
            <w:pPr>
              <w:rPr>
                <w:rFonts w:ascii="Calibri" w:hAnsi="Calibri"/>
              </w:rPr>
            </w:pPr>
            <w:r w:rsidRPr="00C822BF">
              <w:rPr>
                <w:rFonts w:ascii="Calibri" w:hAnsi="Calibri"/>
              </w:rPr>
              <w:t>Basso = 5</w:t>
            </w:r>
          </w:p>
        </w:tc>
        <w:tc>
          <w:tcPr>
            <w:tcW w:w="2746" w:type="dxa"/>
            <w:tcBorders>
              <w:left w:val="single" w:sz="4" w:space="0" w:color="auto"/>
            </w:tcBorders>
            <w:shd w:val="pct50" w:color="FF0000" w:fill="FFFFFF"/>
          </w:tcPr>
          <w:p w:rsidR="009C5861" w:rsidRPr="00C822BF" w:rsidRDefault="009C5861" w:rsidP="00C822BF">
            <w:pPr>
              <w:rPr>
                <w:rFonts w:ascii="Calibri" w:hAnsi="Calibri"/>
              </w:rPr>
            </w:pPr>
            <w:r w:rsidRPr="00C822BF">
              <w:rPr>
                <w:rFonts w:ascii="Calibri" w:hAnsi="Calibri"/>
              </w:rPr>
              <w:t xml:space="preserve">Basso = </w:t>
            </w:r>
            <w:r w:rsidR="00134468" w:rsidRPr="00C822BF">
              <w:rPr>
                <w:rFonts w:ascii="Calibri" w:hAnsi="Calibri"/>
              </w:rPr>
              <w:t>10</w:t>
            </w:r>
          </w:p>
        </w:tc>
      </w:tr>
    </w:tbl>
    <w:p w:rsidR="009C5861" w:rsidRDefault="009C5861" w:rsidP="00860CB5">
      <w:pPr>
        <w:spacing w:line="360" w:lineRule="auto"/>
        <w:jc w:val="center"/>
        <w:rPr>
          <w:rFonts w:ascii="Calibri" w:hAnsi="Calibri"/>
          <w:b/>
        </w:rPr>
      </w:pPr>
    </w:p>
    <w:p w:rsidR="00134468" w:rsidRDefault="00134468" w:rsidP="00134468">
      <w:pPr>
        <w:spacing w:line="360" w:lineRule="auto"/>
        <w:ind w:firstLine="709"/>
        <w:rPr>
          <w:rFonts w:ascii="Calibri" w:hAnsi="Calibri"/>
        </w:rPr>
      </w:pPr>
      <w:r w:rsidRPr="00134468">
        <w:rPr>
          <w:rFonts w:ascii="Calibri" w:hAnsi="Calibri"/>
        </w:rPr>
        <w:t>L’interpretazione del rischio deve avere sempre come riferimento la missione aziendale e i processi che ne determinano il compimento, pertanto i livelli di rischio devono riflettere nella loro qualificazione questo fondamentale assunto.</w:t>
      </w:r>
    </w:p>
    <w:p w:rsidR="00134468" w:rsidRDefault="00134468" w:rsidP="00134468">
      <w:pPr>
        <w:spacing w:line="360" w:lineRule="auto"/>
        <w:ind w:firstLine="709"/>
        <w:rPr>
          <w:rFonts w:ascii="Calibri" w:hAnsi="Calibri"/>
        </w:rPr>
      </w:pPr>
      <w:r>
        <w:rPr>
          <w:rFonts w:ascii="Calibri" w:hAnsi="Calibri"/>
        </w:rPr>
        <w:br w:type="page"/>
      </w:r>
    </w:p>
    <w:tbl>
      <w:tblPr>
        <w:tblW w:w="9854" w:type="dxa"/>
        <w:tblBorders>
          <w:top w:val="single" w:sz="6" w:space="0" w:color="000000"/>
          <w:left w:val="single" w:sz="6" w:space="0" w:color="000000"/>
          <w:bottom w:val="single" w:sz="6" w:space="0" w:color="000000"/>
          <w:right w:val="single" w:sz="6" w:space="0" w:color="000000"/>
          <w:insideV w:val="single" w:sz="6" w:space="0" w:color="000000"/>
        </w:tblBorders>
        <w:tblLook w:val="04A0" w:firstRow="1" w:lastRow="0" w:firstColumn="1" w:lastColumn="0" w:noHBand="0" w:noVBand="1"/>
      </w:tblPr>
      <w:tblGrid>
        <w:gridCol w:w="4781"/>
        <w:gridCol w:w="5073"/>
      </w:tblGrid>
      <w:tr w:rsidR="00134468" w:rsidRPr="00C822BF" w:rsidTr="00C822BF">
        <w:trPr>
          <w:trHeight w:val="270"/>
        </w:trPr>
        <w:tc>
          <w:tcPr>
            <w:tcW w:w="2355" w:type="dxa"/>
            <w:tcBorders>
              <w:top w:val="single" w:sz="4" w:space="0" w:color="auto"/>
              <w:bottom w:val="single" w:sz="4" w:space="0" w:color="auto"/>
              <w:right w:val="single" w:sz="4" w:space="0" w:color="auto"/>
            </w:tcBorders>
            <w:shd w:val="solid" w:color="FFFF00" w:fill="FFFFFF"/>
          </w:tcPr>
          <w:p w:rsidR="00134468" w:rsidRPr="00C822BF" w:rsidRDefault="00134468" w:rsidP="00C822BF">
            <w:pPr>
              <w:spacing w:line="360" w:lineRule="auto"/>
              <w:jc w:val="center"/>
              <w:rPr>
                <w:rFonts w:ascii="Calibri" w:hAnsi="Calibri"/>
                <w:b/>
                <w:bCs/>
                <w:i/>
                <w:iCs/>
              </w:rPr>
            </w:pPr>
            <w:r w:rsidRPr="00C822BF">
              <w:rPr>
                <w:rFonts w:ascii="Calibri" w:hAnsi="Calibri"/>
                <w:b/>
                <w:bCs/>
                <w:i/>
                <w:iCs/>
              </w:rPr>
              <w:lastRenderedPageBreak/>
              <w:t>Livello del rischio</w:t>
            </w:r>
          </w:p>
        </w:tc>
        <w:tc>
          <w:tcPr>
            <w:tcW w:w="2499" w:type="dxa"/>
            <w:tcBorders>
              <w:top w:val="single" w:sz="4" w:space="0" w:color="auto"/>
              <w:left w:val="single" w:sz="4" w:space="0" w:color="auto"/>
              <w:bottom w:val="single" w:sz="4" w:space="0" w:color="auto"/>
              <w:right w:val="single" w:sz="4" w:space="0" w:color="auto"/>
            </w:tcBorders>
            <w:shd w:val="solid" w:color="FFFF00" w:fill="FFFFFF"/>
          </w:tcPr>
          <w:p w:rsidR="00134468" w:rsidRPr="00C822BF" w:rsidRDefault="00134468" w:rsidP="00C822BF">
            <w:pPr>
              <w:spacing w:line="360" w:lineRule="auto"/>
              <w:jc w:val="center"/>
              <w:rPr>
                <w:rFonts w:ascii="Calibri" w:hAnsi="Calibri"/>
                <w:b/>
                <w:bCs/>
                <w:i/>
                <w:iCs/>
              </w:rPr>
            </w:pPr>
            <w:r w:rsidRPr="00C822BF">
              <w:rPr>
                <w:rFonts w:ascii="Calibri" w:hAnsi="Calibri"/>
                <w:b/>
                <w:bCs/>
                <w:i/>
                <w:iCs/>
              </w:rPr>
              <w:t>Azioni necessarie</w:t>
            </w:r>
          </w:p>
        </w:tc>
      </w:tr>
      <w:tr w:rsidR="00134468" w:rsidRPr="00C822BF" w:rsidTr="00C822BF">
        <w:tc>
          <w:tcPr>
            <w:tcW w:w="2355" w:type="dxa"/>
            <w:tcBorders>
              <w:right w:val="single" w:sz="4" w:space="0" w:color="auto"/>
            </w:tcBorders>
            <w:shd w:val="pct25" w:color="FFFF00" w:fill="FFFFFF"/>
            <w:vAlign w:val="center"/>
          </w:tcPr>
          <w:p w:rsidR="00134468" w:rsidRPr="00C822BF" w:rsidRDefault="00134468" w:rsidP="00C822BF">
            <w:pPr>
              <w:jc w:val="center"/>
              <w:rPr>
                <w:rFonts w:ascii="Calibri" w:hAnsi="Calibri"/>
                <w:b/>
                <w:bCs/>
              </w:rPr>
            </w:pPr>
            <w:r w:rsidRPr="00C822BF">
              <w:rPr>
                <w:rFonts w:ascii="Calibri" w:hAnsi="Calibri"/>
                <w:b/>
                <w:bCs/>
              </w:rPr>
              <w:t>ALTO</w:t>
            </w:r>
          </w:p>
        </w:tc>
        <w:tc>
          <w:tcPr>
            <w:tcW w:w="2499" w:type="dxa"/>
            <w:tcBorders>
              <w:left w:val="single" w:sz="4" w:space="0" w:color="auto"/>
              <w:right w:val="single" w:sz="4" w:space="0" w:color="auto"/>
            </w:tcBorders>
            <w:shd w:val="pct25" w:color="FFFF00" w:fill="FFFFFF"/>
          </w:tcPr>
          <w:p w:rsidR="00134468" w:rsidRPr="00C822BF" w:rsidRDefault="00134468" w:rsidP="00C822BF">
            <w:pPr>
              <w:rPr>
                <w:rFonts w:ascii="Calibri" w:hAnsi="Calibri"/>
              </w:rPr>
            </w:pPr>
            <w:r w:rsidRPr="00C822BF">
              <w:rPr>
                <w:rFonts w:ascii="Calibri" w:hAnsi="Calibri"/>
              </w:rPr>
              <w:t>Questo rischio comporta un grave pregiudizio per i processi aziendali vitali, il sistema può continuare ad operare ma bisogna attuare le misure correttive nel minor tempo possibile</w:t>
            </w:r>
          </w:p>
        </w:tc>
      </w:tr>
      <w:tr w:rsidR="00134468" w:rsidRPr="00C822BF" w:rsidTr="00C822BF">
        <w:tc>
          <w:tcPr>
            <w:tcW w:w="2355" w:type="dxa"/>
            <w:tcBorders>
              <w:right w:val="single" w:sz="4" w:space="0" w:color="auto"/>
            </w:tcBorders>
            <w:shd w:val="pct50" w:color="FF0000" w:fill="FFFFFF"/>
            <w:vAlign w:val="center"/>
          </w:tcPr>
          <w:p w:rsidR="00134468" w:rsidRPr="00C822BF" w:rsidRDefault="00134468" w:rsidP="00C822BF">
            <w:pPr>
              <w:jc w:val="center"/>
              <w:rPr>
                <w:rFonts w:ascii="Calibri" w:hAnsi="Calibri"/>
                <w:b/>
                <w:bCs/>
              </w:rPr>
            </w:pPr>
            <w:r w:rsidRPr="00C822BF">
              <w:rPr>
                <w:rFonts w:ascii="Calibri" w:hAnsi="Calibri"/>
                <w:b/>
                <w:bCs/>
              </w:rPr>
              <w:t>MEDIO</w:t>
            </w:r>
          </w:p>
        </w:tc>
        <w:tc>
          <w:tcPr>
            <w:tcW w:w="2499" w:type="dxa"/>
            <w:tcBorders>
              <w:left w:val="single" w:sz="4" w:space="0" w:color="auto"/>
              <w:right w:val="single" w:sz="4" w:space="0" w:color="auto"/>
            </w:tcBorders>
            <w:shd w:val="pct50" w:color="FF0000" w:fill="FFFFFF"/>
          </w:tcPr>
          <w:p w:rsidR="00134468" w:rsidRPr="00C822BF" w:rsidRDefault="00134468" w:rsidP="00C822BF">
            <w:pPr>
              <w:rPr>
                <w:rFonts w:ascii="Calibri" w:hAnsi="Calibri"/>
              </w:rPr>
            </w:pPr>
            <w:r w:rsidRPr="00C822BF">
              <w:rPr>
                <w:rFonts w:ascii="Calibri" w:hAnsi="Calibri"/>
              </w:rPr>
              <w:t>Questo rischio comporta la possibilità di seri danni all’operatività aziendale, senza compromettere la continuità del business. Il sistema può continuare ad operare ma è opportuno attuare le necessarie misure correttive entro un tempo ragionevole..</w:t>
            </w:r>
          </w:p>
        </w:tc>
      </w:tr>
      <w:tr w:rsidR="00134468" w:rsidRPr="00C822BF" w:rsidTr="00C822BF">
        <w:tc>
          <w:tcPr>
            <w:tcW w:w="2355" w:type="dxa"/>
            <w:tcBorders>
              <w:right w:val="single" w:sz="4" w:space="0" w:color="auto"/>
            </w:tcBorders>
            <w:shd w:val="pct25" w:color="FFFF00" w:fill="FFFFFF"/>
            <w:vAlign w:val="center"/>
          </w:tcPr>
          <w:p w:rsidR="00134468" w:rsidRPr="00C822BF" w:rsidRDefault="00134468" w:rsidP="00C822BF">
            <w:pPr>
              <w:jc w:val="center"/>
              <w:rPr>
                <w:rFonts w:ascii="Calibri" w:hAnsi="Calibri"/>
                <w:b/>
                <w:bCs/>
              </w:rPr>
            </w:pPr>
            <w:r w:rsidRPr="00C822BF">
              <w:rPr>
                <w:rFonts w:ascii="Calibri" w:hAnsi="Calibri"/>
                <w:b/>
                <w:bCs/>
              </w:rPr>
              <w:t>BASSO</w:t>
            </w:r>
          </w:p>
        </w:tc>
        <w:tc>
          <w:tcPr>
            <w:tcW w:w="2499" w:type="dxa"/>
            <w:tcBorders>
              <w:left w:val="single" w:sz="4" w:space="0" w:color="auto"/>
              <w:right w:val="single" w:sz="4" w:space="0" w:color="auto"/>
            </w:tcBorders>
            <w:shd w:val="pct25" w:color="FFFF00" w:fill="FFFFFF"/>
          </w:tcPr>
          <w:p w:rsidR="00134468" w:rsidRPr="00C822BF" w:rsidRDefault="00134468" w:rsidP="00C822BF">
            <w:pPr>
              <w:rPr>
                <w:rFonts w:ascii="Calibri" w:hAnsi="Calibri"/>
              </w:rPr>
            </w:pPr>
            <w:r w:rsidRPr="00C822BF">
              <w:rPr>
                <w:rFonts w:ascii="Calibri" w:hAnsi="Calibri"/>
              </w:rPr>
              <w:t xml:space="preserve">Questo rischio comporta conseguenze marginali, si può porre rimedio con misure correttive o decidere di accettare il </w:t>
            </w:r>
            <w:proofErr w:type="spellStart"/>
            <w:r w:rsidRPr="00C822BF">
              <w:rPr>
                <w:rFonts w:ascii="Calibri" w:hAnsi="Calibri"/>
              </w:rPr>
              <w:t>rischio.La</w:t>
            </w:r>
            <w:proofErr w:type="spellEnd"/>
            <w:r w:rsidRPr="00C822BF">
              <w:rPr>
                <w:rFonts w:ascii="Calibri" w:hAnsi="Calibri"/>
              </w:rPr>
              <w:t xml:space="preserve"> caratterizzazione del rischio e del suo impatto potenziale sull’operatività aziendale, comporta come passaggio successivo l’evitazione, l’accettazione del rischio, il suo trasferimento (assicurazione, outsourcing), oppure la sua mitigazione.</w:t>
            </w:r>
          </w:p>
        </w:tc>
      </w:tr>
    </w:tbl>
    <w:p w:rsidR="00134468" w:rsidRDefault="00134468" w:rsidP="00134468">
      <w:pPr>
        <w:spacing w:line="360" w:lineRule="auto"/>
        <w:jc w:val="both"/>
        <w:rPr>
          <w:rFonts w:ascii="Calibri" w:hAnsi="Calibri"/>
        </w:rPr>
      </w:pPr>
    </w:p>
    <w:p w:rsidR="00457D7E" w:rsidRPr="00C83045" w:rsidRDefault="00457D7E" w:rsidP="00C83045">
      <w:pPr>
        <w:pStyle w:val="Titolo"/>
        <w:rPr>
          <w:lang w:val="it-IT"/>
          <w:rPrChange w:id="630" w:author="admin" w:date="2018-01-26T07:10:00Z">
            <w:rPr>
              <w14:shadow w14:blurRad="50800" w14:dist="38100" w14:dir="2700000" w14:sx="100000" w14:sy="100000" w14:kx="0" w14:ky="0" w14:algn="tl">
                <w14:srgbClr w14:val="000000">
                  <w14:alpha w14:val="60000"/>
                </w14:srgbClr>
              </w14:shadow>
            </w:rPr>
          </w:rPrChange>
        </w:rPr>
        <w:pPrChange w:id="631" w:author="admin" w:date="2018-01-26T07:10:00Z">
          <w:pPr>
            <w:pStyle w:val="Citazioneintensa"/>
            <w:pBdr>
              <w:bottom w:val="single" w:sz="4" w:space="0" w:color="4F81BD"/>
            </w:pBdr>
            <w:spacing w:line="360" w:lineRule="auto"/>
            <w:ind w:left="360"/>
            <w:jc w:val="both"/>
          </w:pPr>
        </w:pPrChange>
      </w:pPr>
      <w:r>
        <w:br w:type="page"/>
      </w:r>
      <w:bookmarkStart w:id="632" w:name="_Toc504714047"/>
      <w:r w:rsidRPr="00C83045">
        <w:rPr>
          <w:rPrChange w:id="633" w:author="admin" w:date="2018-01-26T07:10:00Z">
            <w:rPr>
              <w14:shadow w14:blurRad="50800" w14:dist="38100" w14:dir="2700000" w14:sx="100000" w14:sy="100000" w14:kx="0" w14:ky="0" w14:algn="tl">
                <w14:srgbClr w14:val="000000">
                  <w14:alpha w14:val="60000"/>
                </w14:srgbClr>
              </w14:shadow>
            </w:rPr>
          </w:rPrChange>
        </w:rPr>
        <w:lastRenderedPageBreak/>
        <w:t>3  – Accesso del Personale</w:t>
      </w:r>
      <w:bookmarkEnd w:id="632"/>
      <w:del w:id="634" w:author="admin" w:date="2018-01-26T07:10:00Z">
        <w:r w:rsidRPr="00C83045" w:rsidDel="00C83045">
          <w:rPr>
            <w:rPrChange w:id="635" w:author="admin" w:date="2018-01-26T07:10:00Z">
              <w:rPr>
                <w14:shadow w14:blurRad="50800" w14:dist="38100" w14:dir="2700000" w14:sx="100000" w14:sy="100000" w14:kx="0" w14:ky="0" w14:algn="tl">
                  <w14:srgbClr w14:val="000000">
                    <w14:alpha w14:val="60000"/>
                  </w14:srgbClr>
                </w14:shadow>
              </w:rPr>
            </w:rPrChange>
          </w:rPr>
          <w:delText xml:space="preserve"> (RIF ANNEX 11.2)</w:delText>
        </w:r>
      </w:del>
    </w:p>
    <w:p w:rsidR="00BD44DF" w:rsidRDefault="00BD44DF" w:rsidP="00BD44DF">
      <w:pPr>
        <w:spacing w:line="360" w:lineRule="auto"/>
        <w:ind w:firstLine="360"/>
        <w:jc w:val="both"/>
        <w:rPr>
          <w:rFonts w:ascii="Calibri" w:hAnsi="Calibri"/>
        </w:rPr>
      </w:pPr>
      <w:r w:rsidRPr="00BD44DF">
        <w:rPr>
          <w:rFonts w:ascii="Calibri" w:hAnsi="Calibri"/>
        </w:rPr>
        <w:t>Il personale viene classificato dall’Azienda (</w:t>
      </w:r>
      <w:proofErr w:type="spellStart"/>
      <w:r w:rsidRPr="00BD44DF">
        <w:rPr>
          <w:rFonts w:ascii="Calibri" w:hAnsi="Calibri"/>
        </w:rPr>
        <w:t>Process</w:t>
      </w:r>
      <w:proofErr w:type="spellEnd"/>
      <w:r w:rsidRPr="00BD44DF">
        <w:rPr>
          <w:rFonts w:ascii="Calibri" w:hAnsi="Calibri"/>
        </w:rPr>
        <w:t xml:space="preserve"> </w:t>
      </w:r>
      <w:proofErr w:type="spellStart"/>
      <w:r w:rsidRPr="00BD44DF">
        <w:rPr>
          <w:rFonts w:ascii="Calibri" w:hAnsi="Calibri"/>
        </w:rPr>
        <w:t>Owner</w:t>
      </w:r>
      <w:proofErr w:type="spellEnd"/>
      <w:r w:rsidRPr="00BD44DF">
        <w:rPr>
          <w:rFonts w:ascii="Calibri" w:hAnsi="Calibri"/>
        </w:rPr>
        <w:t>) e formato all’utilizzo del software. Viene perciò assunto che dopo la formazione, vi sia una adeguata qualifica all’utilizzo.</w:t>
      </w:r>
      <w:r>
        <w:rPr>
          <w:rFonts w:ascii="Calibri" w:hAnsi="Calibri"/>
        </w:rPr>
        <w:t xml:space="preserve"> Inoltre Project rende disponibile un manuale operativo che descrive le principali funzionalità del sistema e ne dettaglia l’operatività. La web </w:t>
      </w:r>
      <w:proofErr w:type="spellStart"/>
      <w:r>
        <w:rPr>
          <w:rFonts w:ascii="Calibri" w:hAnsi="Calibri"/>
        </w:rPr>
        <w:t>application</w:t>
      </w:r>
      <w:proofErr w:type="spellEnd"/>
      <w:r>
        <w:rPr>
          <w:rFonts w:ascii="Calibri" w:hAnsi="Calibri"/>
        </w:rPr>
        <w:t xml:space="preserve"> </w:t>
      </w:r>
      <w:r w:rsidRPr="00BD44DF">
        <w:rPr>
          <w:rFonts w:ascii="Calibri" w:hAnsi="Calibri"/>
        </w:rPr>
        <w:t>ALIREP permette una definizione di livelli di accesso e una personalizzazione capillare delle funzionalità attribuite a ciascuna utenza, sulla base delle responsabilità e mansioni della stessa.</w:t>
      </w:r>
    </w:p>
    <w:p w:rsidR="00BD44DF" w:rsidRDefault="00BD44DF" w:rsidP="00BD44DF">
      <w:pPr>
        <w:spacing w:line="360" w:lineRule="auto"/>
        <w:ind w:firstLine="360"/>
        <w:rPr>
          <w:rFonts w:ascii="Calibri" w:hAnsi="Calibri"/>
        </w:rPr>
      </w:pPr>
      <w:r>
        <w:rPr>
          <w:rFonts w:ascii="Calibri" w:hAnsi="Calibri"/>
        </w:rPr>
        <w:t>Lo scopo di ALIREP è la compilazione e la distribuzione di MODULI QHSE per la descrizione e l’avanzamento di azioni, interventi, verifiche relative alle problematiche QHSE.</w:t>
      </w:r>
    </w:p>
    <w:p w:rsidR="00BD44DF" w:rsidRDefault="00BD44DF" w:rsidP="00BD44DF">
      <w:pPr>
        <w:spacing w:line="360" w:lineRule="auto"/>
        <w:ind w:firstLine="360"/>
        <w:rPr>
          <w:rFonts w:ascii="Calibri" w:hAnsi="Calibri"/>
        </w:rPr>
      </w:pPr>
    </w:p>
    <w:p w:rsidR="00BD44DF" w:rsidRPr="001F1C5E" w:rsidRDefault="001F1C5E" w:rsidP="001F1C5E">
      <w:pPr>
        <w:spacing w:line="360" w:lineRule="auto"/>
        <w:rPr>
          <w:rFonts w:ascii="Calibri" w:hAnsi="Calibri"/>
          <w:b/>
        </w:rPr>
      </w:pPr>
      <w:r w:rsidRPr="001F1C5E">
        <w:rPr>
          <w:rFonts w:ascii="Calibri" w:hAnsi="Calibri"/>
          <w:b/>
        </w:rPr>
        <w:t>Descrizione dei livelli di accesso: s</w:t>
      </w:r>
      <w:r w:rsidR="00BD44DF" w:rsidRPr="001F1C5E">
        <w:rPr>
          <w:rFonts w:ascii="Calibri" w:hAnsi="Calibri"/>
          <w:b/>
        </w:rPr>
        <w:t>ono previsti 4 livelli di accesso</w:t>
      </w:r>
      <w:r>
        <w:rPr>
          <w:rFonts w:ascii="Calibri" w:hAnsi="Calibri"/>
          <w:b/>
        </w:rPr>
        <w:t>:</w:t>
      </w:r>
    </w:p>
    <w:p w:rsidR="00BD44DF" w:rsidRPr="00BD44DF" w:rsidRDefault="00BD44DF" w:rsidP="00C822BF">
      <w:pPr>
        <w:numPr>
          <w:ilvl w:val="0"/>
          <w:numId w:val="18"/>
        </w:numPr>
        <w:spacing w:line="360" w:lineRule="auto"/>
        <w:rPr>
          <w:rFonts w:ascii="Calibri" w:hAnsi="Calibri"/>
        </w:rPr>
      </w:pPr>
      <w:r w:rsidRPr="00BD44DF">
        <w:rPr>
          <w:rFonts w:ascii="Calibri" w:hAnsi="Calibri"/>
        </w:rPr>
        <w:t xml:space="preserve">ADMIN: </w:t>
      </w:r>
      <w:proofErr w:type="spellStart"/>
      <w:r w:rsidRPr="00BD44DF">
        <w:rPr>
          <w:rFonts w:ascii="Calibri" w:hAnsi="Calibri"/>
        </w:rPr>
        <w:t>superuser</w:t>
      </w:r>
      <w:proofErr w:type="spellEnd"/>
      <w:r w:rsidRPr="00BD44DF">
        <w:rPr>
          <w:rFonts w:ascii="Calibri" w:hAnsi="Calibri"/>
        </w:rPr>
        <w:t xml:space="preserve"> per definizione utenti e </w:t>
      </w:r>
      <w:proofErr w:type="spellStart"/>
      <w:r w:rsidRPr="00BD44DF">
        <w:rPr>
          <w:rFonts w:ascii="Calibri" w:hAnsi="Calibri"/>
        </w:rPr>
        <w:t>profile</w:t>
      </w:r>
      <w:proofErr w:type="spellEnd"/>
    </w:p>
    <w:p w:rsidR="00BD44DF" w:rsidRDefault="00BD44DF" w:rsidP="00C822BF">
      <w:pPr>
        <w:numPr>
          <w:ilvl w:val="0"/>
          <w:numId w:val="18"/>
        </w:numPr>
        <w:spacing w:line="360" w:lineRule="auto"/>
        <w:rPr>
          <w:rFonts w:ascii="Calibri" w:hAnsi="Calibri"/>
        </w:rPr>
      </w:pPr>
      <w:r w:rsidRPr="00BD44DF">
        <w:rPr>
          <w:rFonts w:ascii="Calibri" w:hAnsi="Calibri"/>
        </w:rPr>
        <w:t>CONTRIBUTOR: utente che opera in fase di inserimento/modifica di moduli</w:t>
      </w:r>
    </w:p>
    <w:p w:rsidR="00BD44DF" w:rsidRPr="00BD44DF" w:rsidRDefault="00BD44DF" w:rsidP="00C822BF">
      <w:pPr>
        <w:numPr>
          <w:ilvl w:val="0"/>
          <w:numId w:val="18"/>
        </w:numPr>
        <w:spacing w:line="360" w:lineRule="auto"/>
        <w:rPr>
          <w:rFonts w:ascii="Calibri" w:hAnsi="Calibri"/>
        </w:rPr>
      </w:pPr>
      <w:r>
        <w:rPr>
          <w:rFonts w:ascii="Calibri" w:hAnsi="Calibri"/>
        </w:rPr>
        <w:t>QP: (</w:t>
      </w:r>
      <w:proofErr w:type="spellStart"/>
      <w:del w:id="636" w:author="Thomas.PEROTTI" w:date="2018-01-22T09:05:00Z">
        <w:r w:rsidDel="00277E7A">
          <w:rPr>
            <w:rFonts w:ascii="Calibri" w:hAnsi="Calibri"/>
          </w:rPr>
          <w:delText xml:space="preserve">Quality </w:delText>
        </w:r>
      </w:del>
      <w:ins w:id="637" w:author="Thomas.PEROTTI" w:date="2018-01-22T09:05:00Z">
        <w:r w:rsidR="00277E7A">
          <w:rPr>
            <w:rFonts w:ascii="Calibri" w:hAnsi="Calibri"/>
          </w:rPr>
          <w:t>Qualified</w:t>
        </w:r>
        <w:proofErr w:type="spellEnd"/>
        <w:r w:rsidR="00277E7A">
          <w:rPr>
            <w:rFonts w:ascii="Calibri" w:hAnsi="Calibri"/>
          </w:rPr>
          <w:t xml:space="preserve"> </w:t>
        </w:r>
      </w:ins>
      <w:proofErr w:type="spellStart"/>
      <w:r>
        <w:rPr>
          <w:rFonts w:ascii="Calibri" w:hAnsi="Calibri"/>
        </w:rPr>
        <w:t>Person</w:t>
      </w:r>
      <w:proofErr w:type="spellEnd"/>
      <w:r>
        <w:rPr>
          <w:rFonts w:ascii="Calibri" w:hAnsi="Calibri"/>
        </w:rPr>
        <w:t xml:space="preserve">) utente </w:t>
      </w:r>
      <w:del w:id="638" w:author="Thomas.PEROTTI" w:date="2018-01-22T09:06:00Z">
        <w:r w:rsidDel="00277E7A">
          <w:rPr>
            <w:rFonts w:ascii="Calibri" w:hAnsi="Calibri"/>
          </w:rPr>
          <w:delText>che si fa carico</w:delText>
        </w:r>
      </w:del>
      <w:ins w:id="639" w:author="Thomas.PEROTTI" w:date="2018-01-22T09:06:00Z">
        <w:r w:rsidR="00277E7A">
          <w:rPr>
            <w:rFonts w:ascii="Calibri" w:hAnsi="Calibri"/>
          </w:rPr>
          <w:t>titolare</w:t>
        </w:r>
      </w:ins>
      <w:r>
        <w:rPr>
          <w:rFonts w:ascii="Calibri" w:hAnsi="Calibri"/>
        </w:rPr>
        <w:t xml:space="preserve"> dell’approvazione degli interventi </w:t>
      </w:r>
      <w:del w:id="640" w:author="Thomas.PEROTTI" w:date="2018-01-22T09:05:00Z">
        <w:r w:rsidDel="00277E7A">
          <w:rPr>
            <w:rFonts w:ascii="Calibri" w:hAnsi="Calibri"/>
          </w:rPr>
          <w:delText xml:space="preserve">di </w:delText>
        </w:r>
      </w:del>
      <w:ins w:id="641" w:author="Thomas.PEROTTI" w:date="2018-01-22T09:05:00Z">
        <w:r w:rsidR="00277E7A">
          <w:rPr>
            <w:rFonts w:ascii="Calibri" w:hAnsi="Calibri"/>
          </w:rPr>
          <w:t xml:space="preserve">con impatto sulle GMP </w:t>
        </w:r>
      </w:ins>
      <w:del w:id="642" w:author="Thomas.PEROTTI" w:date="2018-01-22T09:05:00Z">
        <w:r w:rsidDel="00277E7A">
          <w:rPr>
            <w:rFonts w:ascii="Calibri" w:hAnsi="Calibri"/>
          </w:rPr>
          <w:delText xml:space="preserve">Qualità </w:delText>
        </w:r>
      </w:del>
      <w:r>
        <w:rPr>
          <w:rFonts w:ascii="Calibri" w:hAnsi="Calibri"/>
        </w:rPr>
        <w:t>descritti nei moduli compilati</w:t>
      </w:r>
    </w:p>
    <w:p w:rsidR="001F1C5E" w:rsidRDefault="00BD44DF" w:rsidP="00C822BF">
      <w:pPr>
        <w:numPr>
          <w:ilvl w:val="0"/>
          <w:numId w:val="18"/>
        </w:numPr>
        <w:spacing w:line="360" w:lineRule="auto"/>
        <w:rPr>
          <w:rFonts w:ascii="Calibri" w:hAnsi="Calibri"/>
        </w:rPr>
      </w:pPr>
      <w:r w:rsidRPr="00BD44DF">
        <w:rPr>
          <w:rFonts w:ascii="Calibri" w:hAnsi="Calibri"/>
        </w:rPr>
        <w:t>APPROVER: utente che opera in ricerca/consultazione e approvazione  di moduli</w:t>
      </w:r>
    </w:p>
    <w:p w:rsidR="00BD44DF" w:rsidRDefault="00BD44DF" w:rsidP="00C822BF">
      <w:pPr>
        <w:numPr>
          <w:ilvl w:val="1"/>
          <w:numId w:val="18"/>
        </w:numPr>
        <w:spacing w:line="360" w:lineRule="auto"/>
        <w:rPr>
          <w:rFonts w:ascii="Calibri" w:hAnsi="Calibri"/>
        </w:rPr>
      </w:pPr>
      <w:r w:rsidRPr="001F1C5E">
        <w:rPr>
          <w:rFonts w:ascii="Calibri" w:hAnsi="Calibri"/>
        </w:rPr>
        <w:t xml:space="preserve">Ogni </w:t>
      </w:r>
      <w:proofErr w:type="spellStart"/>
      <w:r w:rsidRPr="001F1C5E">
        <w:rPr>
          <w:rFonts w:ascii="Calibri" w:hAnsi="Calibri"/>
        </w:rPr>
        <w:t>approver</w:t>
      </w:r>
      <w:proofErr w:type="spellEnd"/>
      <w:r w:rsidRPr="001F1C5E">
        <w:rPr>
          <w:rFonts w:ascii="Calibri" w:hAnsi="Calibri"/>
        </w:rPr>
        <w:t xml:space="preserve"> è associato a uno o più contributor per approvazione</w:t>
      </w:r>
    </w:p>
    <w:p w:rsidR="001F1C5E" w:rsidRPr="001F1C5E" w:rsidRDefault="001F1C5E" w:rsidP="001F1C5E">
      <w:pPr>
        <w:spacing w:line="360" w:lineRule="auto"/>
        <w:ind w:left="1789"/>
        <w:rPr>
          <w:rFonts w:ascii="Calibri" w:hAnsi="Calibri"/>
        </w:rPr>
      </w:pPr>
    </w:p>
    <w:p w:rsidR="00BD44DF" w:rsidRPr="001F1C5E" w:rsidRDefault="00BD44DF" w:rsidP="001F1C5E">
      <w:pPr>
        <w:spacing w:line="360" w:lineRule="auto"/>
        <w:rPr>
          <w:rFonts w:ascii="Calibri" w:hAnsi="Calibri"/>
        </w:rPr>
      </w:pPr>
      <w:r w:rsidRPr="001F1C5E">
        <w:rPr>
          <w:rFonts w:ascii="Calibri" w:hAnsi="Calibri"/>
          <w:b/>
        </w:rPr>
        <w:t>Assegnazione dei profili:</w:t>
      </w:r>
      <w:r w:rsidR="001F1C5E">
        <w:rPr>
          <w:rFonts w:ascii="Calibri" w:hAnsi="Calibri"/>
        </w:rPr>
        <w:t xml:space="preserve"> s</w:t>
      </w:r>
      <w:r w:rsidRPr="001F1C5E">
        <w:rPr>
          <w:rFonts w:ascii="Calibri" w:hAnsi="Calibri"/>
        </w:rPr>
        <w:t>olo a carico dell’ADMIN di sistema</w:t>
      </w:r>
    </w:p>
    <w:p w:rsidR="001F1C5E" w:rsidRDefault="001F1C5E" w:rsidP="001F1C5E">
      <w:pPr>
        <w:spacing w:line="360" w:lineRule="auto"/>
        <w:rPr>
          <w:rFonts w:ascii="Calibri" w:hAnsi="Calibri"/>
        </w:rPr>
      </w:pPr>
    </w:p>
    <w:p w:rsidR="00BD44DF" w:rsidRDefault="00BD44DF" w:rsidP="001F1C5E">
      <w:pPr>
        <w:spacing w:line="360" w:lineRule="auto"/>
        <w:rPr>
          <w:ins w:id="643" w:author="admin" w:date="2018-01-25T18:10:00Z"/>
          <w:rFonts w:ascii="Calibri" w:hAnsi="Calibri"/>
          <w:b/>
        </w:rPr>
      </w:pPr>
      <w:r w:rsidRPr="001F1C5E">
        <w:rPr>
          <w:rFonts w:ascii="Calibri" w:hAnsi="Calibri"/>
          <w:b/>
        </w:rPr>
        <w:t>Vi</w:t>
      </w:r>
      <w:commentRangeStart w:id="644"/>
      <w:r w:rsidRPr="001F1C5E">
        <w:rPr>
          <w:rFonts w:ascii="Calibri" w:hAnsi="Calibri"/>
          <w:b/>
        </w:rPr>
        <w:t>sibilità delle informazioni in funzione dei livelli di accesso</w:t>
      </w:r>
      <w:r w:rsidR="001F1C5E">
        <w:rPr>
          <w:rFonts w:ascii="Calibri" w:hAnsi="Calibri"/>
          <w:b/>
        </w:rPr>
        <w:t>:</w:t>
      </w:r>
      <w:commentRangeEnd w:id="644"/>
      <w:r w:rsidR="00F70D0B">
        <w:rPr>
          <w:rStyle w:val="Rimandocommento"/>
        </w:rPr>
        <w:commentReference w:id="644"/>
      </w:r>
    </w:p>
    <w:p w:rsidR="00BA1379" w:rsidRPr="001F1C5E" w:rsidRDefault="00BA1379" w:rsidP="001F1C5E">
      <w:pPr>
        <w:spacing w:line="360" w:lineRule="auto"/>
        <w:rPr>
          <w:rFonts w:ascii="Calibri" w:hAnsi="Calibri"/>
          <w:b/>
        </w:rPr>
      </w:pPr>
      <w:ins w:id="645" w:author="admin" w:date="2018-01-25T18:10:00Z">
        <w:r>
          <w:rPr>
            <w:rFonts w:ascii="Calibri" w:hAnsi="Calibri"/>
            <w:b/>
          </w:rPr>
          <w:tab/>
          <w:t xml:space="preserve">Riportiamo nel dettaglio i diversi livelli di accesso e </w:t>
        </w:r>
      </w:ins>
      <w:ins w:id="646" w:author="admin" w:date="2018-01-25T18:13:00Z">
        <w:r w:rsidR="00EE3591">
          <w:rPr>
            <w:rFonts w:ascii="Calibri" w:hAnsi="Calibri"/>
            <w:b/>
          </w:rPr>
          <w:t>nell’allegato A1</w:t>
        </w:r>
      </w:ins>
      <w:ins w:id="647" w:author="admin" w:date="2018-01-25T18:10:00Z">
        <w:r>
          <w:rPr>
            <w:rFonts w:ascii="Calibri" w:hAnsi="Calibri"/>
            <w:b/>
          </w:rPr>
          <w:t xml:space="preserve"> le persone indicate da Air Liquide in corrispondenza dei vari profili.</w:t>
        </w:r>
      </w:ins>
    </w:p>
    <w:p w:rsidR="00BD44DF" w:rsidRPr="00BD44DF" w:rsidRDefault="00BD44DF" w:rsidP="001F1C5E">
      <w:pPr>
        <w:spacing w:line="360" w:lineRule="auto"/>
        <w:ind w:firstLine="709"/>
        <w:rPr>
          <w:rFonts w:ascii="Calibri" w:hAnsi="Calibri"/>
        </w:rPr>
      </w:pPr>
      <w:r w:rsidRPr="00BD44DF">
        <w:rPr>
          <w:rFonts w:ascii="Calibri" w:hAnsi="Calibri"/>
        </w:rPr>
        <w:t xml:space="preserve">ADMIN: </w:t>
      </w:r>
    </w:p>
    <w:p w:rsidR="00BD44DF" w:rsidRPr="00BD44DF" w:rsidRDefault="00BD44DF" w:rsidP="00C822BF">
      <w:pPr>
        <w:numPr>
          <w:ilvl w:val="0"/>
          <w:numId w:val="19"/>
        </w:numPr>
        <w:spacing w:line="360" w:lineRule="auto"/>
        <w:rPr>
          <w:rFonts w:ascii="Calibri" w:hAnsi="Calibri"/>
        </w:rPr>
      </w:pPr>
      <w:r w:rsidRPr="00BD44DF">
        <w:rPr>
          <w:rFonts w:ascii="Calibri" w:hAnsi="Calibri"/>
        </w:rPr>
        <w:t xml:space="preserve">Ha accesso in </w:t>
      </w:r>
      <w:commentRangeStart w:id="648"/>
      <w:r w:rsidRPr="00BD44DF">
        <w:rPr>
          <w:rFonts w:ascii="Calibri" w:hAnsi="Calibri"/>
        </w:rPr>
        <w:t>modalità R</w:t>
      </w:r>
      <w:ins w:id="649" w:author="admin" w:date="2018-01-25T18:12:00Z">
        <w:r w:rsidR="00EE3591">
          <w:rPr>
            <w:rFonts w:ascii="Calibri" w:hAnsi="Calibri"/>
          </w:rPr>
          <w:t>EAD/WRITE</w:t>
        </w:r>
      </w:ins>
      <w:del w:id="650" w:author="admin" w:date="2018-01-25T18:12:00Z">
        <w:r w:rsidRPr="00BD44DF" w:rsidDel="00EE3591">
          <w:rPr>
            <w:rFonts w:ascii="Calibri" w:hAnsi="Calibri"/>
          </w:rPr>
          <w:delText>W</w:delText>
        </w:r>
      </w:del>
      <w:r w:rsidRPr="00BD44DF">
        <w:rPr>
          <w:rFonts w:ascii="Calibri" w:hAnsi="Calibri"/>
        </w:rPr>
        <w:t xml:space="preserve"> </w:t>
      </w:r>
      <w:commentRangeEnd w:id="648"/>
      <w:r w:rsidR="00F70D0B">
        <w:rPr>
          <w:rStyle w:val="Rimandocommento"/>
        </w:rPr>
        <w:commentReference w:id="648"/>
      </w:r>
      <w:r w:rsidRPr="00BD44DF">
        <w:rPr>
          <w:rFonts w:ascii="Calibri" w:hAnsi="Calibri"/>
        </w:rPr>
        <w:t xml:space="preserve">su tutti i dati del sistema, tranne le </w:t>
      </w:r>
      <w:proofErr w:type="spellStart"/>
      <w:r w:rsidRPr="00BD44DF">
        <w:rPr>
          <w:rFonts w:ascii="Calibri" w:hAnsi="Calibri"/>
        </w:rPr>
        <w:t>pwd</w:t>
      </w:r>
      <w:proofErr w:type="spellEnd"/>
      <w:r w:rsidRPr="00BD44DF">
        <w:rPr>
          <w:rFonts w:ascii="Calibri" w:hAnsi="Calibri"/>
        </w:rPr>
        <w:t xml:space="preserve"> degli utenti</w:t>
      </w:r>
    </w:p>
    <w:p w:rsidR="00BD44DF" w:rsidRPr="00BD44DF" w:rsidRDefault="001F1C5E" w:rsidP="001F1C5E">
      <w:pPr>
        <w:spacing w:line="360" w:lineRule="auto"/>
        <w:ind w:firstLine="709"/>
        <w:rPr>
          <w:rFonts w:ascii="Calibri" w:hAnsi="Calibri"/>
        </w:rPr>
      </w:pPr>
      <w:r>
        <w:rPr>
          <w:rFonts w:ascii="Calibri" w:hAnsi="Calibri"/>
        </w:rPr>
        <w:t>C</w:t>
      </w:r>
      <w:r w:rsidR="00BD44DF" w:rsidRPr="00BD44DF">
        <w:rPr>
          <w:rFonts w:ascii="Calibri" w:hAnsi="Calibri"/>
        </w:rPr>
        <w:t>ONTRIBUTOR:</w:t>
      </w:r>
    </w:p>
    <w:p w:rsidR="00BD44DF" w:rsidRPr="00BD44DF" w:rsidRDefault="00BD44DF" w:rsidP="00C822BF">
      <w:pPr>
        <w:numPr>
          <w:ilvl w:val="0"/>
          <w:numId w:val="20"/>
        </w:numPr>
        <w:spacing w:line="360" w:lineRule="auto"/>
        <w:rPr>
          <w:rFonts w:ascii="Calibri" w:hAnsi="Calibri"/>
        </w:rPr>
      </w:pPr>
      <w:r w:rsidRPr="00BD44DF">
        <w:rPr>
          <w:rFonts w:ascii="Calibri" w:hAnsi="Calibri"/>
        </w:rPr>
        <w:t xml:space="preserve">Accesso </w:t>
      </w:r>
      <w:ins w:id="651" w:author="admin" w:date="2018-01-25T18:12:00Z">
        <w:r w:rsidR="00EE3591" w:rsidRPr="00BD44DF">
          <w:rPr>
            <w:rFonts w:ascii="Calibri" w:hAnsi="Calibri"/>
          </w:rPr>
          <w:t>R</w:t>
        </w:r>
        <w:r w:rsidR="00EE3591">
          <w:rPr>
            <w:rFonts w:ascii="Calibri" w:hAnsi="Calibri"/>
          </w:rPr>
          <w:t>EAD/WRITE</w:t>
        </w:r>
        <w:r w:rsidR="00EE3591" w:rsidRPr="00BD44DF">
          <w:rPr>
            <w:rFonts w:ascii="Calibri" w:hAnsi="Calibri"/>
          </w:rPr>
          <w:t xml:space="preserve"> </w:t>
        </w:r>
        <w:r w:rsidR="00EE3591">
          <w:rPr>
            <w:rStyle w:val="Rimandocommento"/>
          </w:rPr>
          <w:commentReference w:id="652"/>
        </w:r>
      </w:ins>
      <w:del w:id="653" w:author="admin" w:date="2018-01-25T18:12:00Z">
        <w:r w:rsidRPr="00BD44DF" w:rsidDel="00EE3591">
          <w:rPr>
            <w:rFonts w:ascii="Calibri" w:hAnsi="Calibri"/>
          </w:rPr>
          <w:delText xml:space="preserve">RW </w:delText>
        </w:r>
      </w:del>
      <w:r w:rsidRPr="00BD44DF">
        <w:rPr>
          <w:rFonts w:ascii="Calibri" w:hAnsi="Calibri"/>
        </w:rPr>
        <w:t>su propri moduli non ancora approvati</w:t>
      </w:r>
    </w:p>
    <w:p w:rsidR="00BD44DF" w:rsidRPr="00BD44DF" w:rsidRDefault="00BD44DF" w:rsidP="00C822BF">
      <w:pPr>
        <w:numPr>
          <w:ilvl w:val="0"/>
          <w:numId w:val="20"/>
        </w:numPr>
        <w:spacing w:line="360" w:lineRule="auto"/>
        <w:rPr>
          <w:rFonts w:ascii="Calibri" w:hAnsi="Calibri"/>
        </w:rPr>
      </w:pPr>
      <w:r w:rsidRPr="00BD44DF">
        <w:rPr>
          <w:rFonts w:ascii="Calibri" w:hAnsi="Calibri"/>
        </w:rPr>
        <w:lastRenderedPageBreak/>
        <w:t>Non visibili i moduli di altri contributor</w:t>
      </w:r>
    </w:p>
    <w:p w:rsidR="00BD44DF" w:rsidRPr="00BD44DF" w:rsidRDefault="00BD44DF" w:rsidP="00C822BF">
      <w:pPr>
        <w:numPr>
          <w:ilvl w:val="0"/>
          <w:numId w:val="20"/>
        </w:numPr>
        <w:spacing w:line="360" w:lineRule="auto"/>
        <w:rPr>
          <w:rFonts w:ascii="Calibri" w:hAnsi="Calibri"/>
        </w:rPr>
      </w:pPr>
      <w:r w:rsidRPr="00BD44DF">
        <w:rPr>
          <w:rFonts w:ascii="Calibri" w:hAnsi="Calibri"/>
        </w:rPr>
        <w:t>Accesso R</w:t>
      </w:r>
      <w:ins w:id="654" w:author="admin" w:date="2018-01-25T18:12:00Z">
        <w:r w:rsidR="00EE3591">
          <w:rPr>
            <w:rFonts w:ascii="Calibri" w:hAnsi="Calibri"/>
          </w:rPr>
          <w:t>EAD-ONLY</w:t>
        </w:r>
      </w:ins>
      <w:r w:rsidRPr="00BD44DF">
        <w:rPr>
          <w:rFonts w:ascii="Calibri" w:hAnsi="Calibri"/>
        </w:rPr>
        <w:t xml:space="preserve"> su propri moduli approvati</w:t>
      </w:r>
    </w:p>
    <w:p w:rsidR="00BD44DF" w:rsidRPr="00BD44DF" w:rsidRDefault="00BD44DF" w:rsidP="00DF796E">
      <w:pPr>
        <w:spacing w:line="360" w:lineRule="auto"/>
        <w:ind w:left="709"/>
        <w:rPr>
          <w:rFonts w:ascii="Calibri" w:hAnsi="Calibri"/>
        </w:rPr>
      </w:pPr>
      <w:r w:rsidRPr="00BD44DF">
        <w:rPr>
          <w:rFonts w:ascii="Calibri" w:hAnsi="Calibri"/>
        </w:rPr>
        <w:t xml:space="preserve">APPROVER: </w:t>
      </w:r>
    </w:p>
    <w:p w:rsidR="00BD44DF" w:rsidRPr="00BD44DF" w:rsidRDefault="00BD44DF" w:rsidP="00C822BF">
      <w:pPr>
        <w:numPr>
          <w:ilvl w:val="0"/>
          <w:numId w:val="20"/>
        </w:numPr>
        <w:spacing w:line="360" w:lineRule="auto"/>
        <w:rPr>
          <w:rFonts w:ascii="Calibri" w:hAnsi="Calibri"/>
        </w:rPr>
      </w:pPr>
      <w:r w:rsidRPr="00BD44DF">
        <w:rPr>
          <w:rFonts w:ascii="Calibri" w:hAnsi="Calibri"/>
        </w:rPr>
        <w:t xml:space="preserve">Accesso </w:t>
      </w:r>
      <w:ins w:id="655" w:author="admin" w:date="2018-01-25T18:12:00Z">
        <w:r w:rsidR="00EE3591" w:rsidRPr="00BD44DF">
          <w:rPr>
            <w:rFonts w:ascii="Calibri" w:hAnsi="Calibri"/>
          </w:rPr>
          <w:t>R</w:t>
        </w:r>
        <w:r w:rsidR="00EE3591">
          <w:rPr>
            <w:rFonts w:ascii="Calibri" w:hAnsi="Calibri"/>
          </w:rPr>
          <w:t>EAD-ONLY</w:t>
        </w:r>
      </w:ins>
      <w:del w:id="656" w:author="admin" w:date="2018-01-25T18:12:00Z">
        <w:r w:rsidRPr="00BD44DF" w:rsidDel="00EE3591">
          <w:rPr>
            <w:rFonts w:ascii="Calibri" w:hAnsi="Calibri"/>
          </w:rPr>
          <w:delText>R</w:delText>
        </w:r>
      </w:del>
      <w:r w:rsidRPr="00BD44DF">
        <w:rPr>
          <w:rFonts w:ascii="Calibri" w:hAnsi="Calibri"/>
        </w:rPr>
        <w:t xml:space="preserve"> su moduli dei propri CONTRIBUTOR non ancora approvati</w:t>
      </w:r>
    </w:p>
    <w:p w:rsidR="00134468" w:rsidRDefault="00BD44DF" w:rsidP="00C822BF">
      <w:pPr>
        <w:numPr>
          <w:ilvl w:val="0"/>
          <w:numId w:val="20"/>
        </w:numPr>
        <w:spacing w:line="360" w:lineRule="auto"/>
        <w:rPr>
          <w:rFonts w:ascii="Calibri" w:hAnsi="Calibri"/>
        </w:rPr>
      </w:pPr>
      <w:r w:rsidRPr="00BD44DF">
        <w:rPr>
          <w:rFonts w:ascii="Calibri" w:hAnsi="Calibri"/>
        </w:rPr>
        <w:t xml:space="preserve">Accesso </w:t>
      </w:r>
      <w:ins w:id="657" w:author="admin" w:date="2018-01-25T18:12:00Z">
        <w:r w:rsidR="00EE3591" w:rsidRPr="00BD44DF">
          <w:rPr>
            <w:rFonts w:ascii="Calibri" w:hAnsi="Calibri"/>
          </w:rPr>
          <w:t>R</w:t>
        </w:r>
        <w:r w:rsidR="00EE3591">
          <w:rPr>
            <w:rFonts w:ascii="Calibri" w:hAnsi="Calibri"/>
          </w:rPr>
          <w:t>EAD-ONLY</w:t>
        </w:r>
      </w:ins>
      <w:del w:id="658" w:author="admin" w:date="2018-01-25T18:12:00Z">
        <w:r w:rsidRPr="00BD44DF" w:rsidDel="00EE3591">
          <w:rPr>
            <w:rFonts w:ascii="Calibri" w:hAnsi="Calibri"/>
          </w:rPr>
          <w:delText>R</w:delText>
        </w:r>
      </w:del>
      <w:r w:rsidRPr="00BD44DF">
        <w:rPr>
          <w:rFonts w:ascii="Calibri" w:hAnsi="Calibri"/>
        </w:rPr>
        <w:t xml:space="preserve"> su moduli dei propri CONTRIBUTOR già approvati</w:t>
      </w:r>
    </w:p>
    <w:p w:rsidR="00D47E3B" w:rsidRDefault="00D47E3B" w:rsidP="00D47E3B">
      <w:pPr>
        <w:spacing w:line="360" w:lineRule="auto"/>
        <w:jc w:val="both"/>
        <w:rPr>
          <w:rFonts w:ascii="Calibri" w:hAnsi="Calibri"/>
        </w:rPr>
      </w:pPr>
    </w:p>
    <w:p w:rsidR="00D47E3B" w:rsidRDefault="00D47E3B" w:rsidP="00D47E3B">
      <w:pPr>
        <w:spacing w:line="360" w:lineRule="auto"/>
        <w:ind w:left="360"/>
        <w:jc w:val="both"/>
        <w:rPr>
          <w:rFonts w:ascii="Calibri" w:hAnsi="Calibri"/>
        </w:rPr>
      </w:pPr>
      <w:r>
        <w:rPr>
          <w:rFonts w:ascii="Calibri" w:hAnsi="Calibri"/>
        </w:rPr>
        <w:t>In base all’evoluzione del ciclo di vita del singolo MODULO QHSE è possibile definire differenti diritti di accesso ai dati da parte dei vati utenti con differenti PROFILI.</w:t>
      </w:r>
    </w:p>
    <w:p w:rsidR="00D47E3B" w:rsidRDefault="00D47E3B" w:rsidP="00D47E3B">
      <w:pPr>
        <w:spacing w:line="360" w:lineRule="auto"/>
        <w:ind w:left="360"/>
        <w:jc w:val="both"/>
        <w:rPr>
          <w:rFonts w:ascii="Calibri" w:hAnsi="Calibri"/>
        </w:rPr>
      </w:pPr>
    </w:p>
    <w:p w:rsidR="00D47E3B" w:rsidRDefault="0061007D" w:rsidP="00D47E3B">
      <w:pPr>
        <w:spacing w:line="360" w:lineRule="auto"/>
        <w:jc w:val="center"/>
        <w:rPr>
          <w:noProof/>
        </w:rPr>
      </w:pPr>
      <w:commentRangeStart w:id="659"/>
      <w:commentRangeStart w:id="660"/>
      <w:r>
        <w:rPr>
          <w:noProof/>
        </w:rPr>
        <w:drawing>
          <wp:inline distT="0" distB="0" distL="0" distR="0">
            <wp:extent cx="6326505" cy="4594225"/>
            <wp:effectExtent l="0" t="0" r="0" b="0"/>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26505" cy="4594225"/>
                    </a:xfrm>
                    <a:prstGeom prst="rect">
                      <a:avLst/>
                    </a:prstGeom>
                    <a:noFill/>
                    <a:ln>
                      <a:noFill/>
                    </a:ln>
                  </pic:spPr>
                </pic:pic>
              </a:graphicData>
            </a:graphic>
          </wp:inline>
        </w:drawing>
      </w:r>
      <w:commentRangeEnd w:id="659"/>
      <w:commentRangeEnd w:id="660"/>
      <w:r w:rsidR="00093EA6">
        <w:rPr>
          <w:rStyle w:val="Rimandocommento"/>
        </w:rPr>
        <w:commentReference w:id="659"/>
      </w:r>
      <w:r w:rsidR="00277E7A">
        <w:rPr>
          <w:rStyle w:val="Rimandocommento"/>
        </w:rPr>
        <w:commentReference w:id="660"/>
      </w:r>
    </w:p>
    <w:p w:rsidR="004D18FE" w:rsidRDefault="004D18FE" w:rsidP="00D47E3B">
      <w:pPr>
        <w:spacing w:line="360" w:lineRule="auto"/>
        <w:jc w:val="center"/>
        <w:rPr>
          <w:noProof/>
        </w:rPr>
      </w:pPr>
    </w:p>
    <w:p w:rsidR="004D18FE" w:rsidRDefault="004D18FE" w:rsidP="004D18FE">
      <w:pPr>
        <w:spacing w:line="360" w:lineRule="auto"/>
        <w:jc w:val="both"/>
        <w:rPr>
          <w:rFonts w:ascii="Calibri" w:hAnsi="Calibri"/>
        </w:rPr>
      </w:pPr>
    </w:p>
    <w:p w:rsidR="004D18FE" w:rsidRDefault="00D47E3B" w:rsidP="004D18FE">
      <w:pPr>
        <w:spacing w:line="360" w:lineRule="auto"/>
        <w:jc w:val="both"/>
        <w:rPr>
          <w:rFonts w:ascii="Calibri" w:hAnsi="Calibri"/>
        </w:rPr>
      </w:pPr>
      <w:r>
        <w:rPr>
          <w:rFonts w:ascii="Calibri" w:hAnsi="Calibri"/>
        </w:rPr>
        <w:br w:type="page"/>
      </w:r>
    </w:p>
    <w:p w:rsidR="004D18FE" w:rsidRPr="00C83045" w:rsidRDefault="004D18FE" w:rsidP="00C83045">
      <w:pPr>
        <w:pStyle w:val="Titolo"/>
        <w:rPr>
          <w:rPrChange w:id="661" w:author="admin" w:date="2018-01-26T07:10:00Z">
            <w:rPr>
              <w14:shadow w14:blurRad="50800" w14:dist="38100" w14:dir="2700000" w14:sx="100000" w14:sy="100000" w14:kx="0" w14:ky="0" w14:algn="tl">
                <w14:srgbClr w14:val="000000">
                  <w14:alpha w14:val="60000"/>
                </w14:srgbClr>
              </w14:shadow>
            </w:rPr>
          </w:rPrChange>
        </w:rPr>
        <w:pPrChange w:id="662" w:author="admin" w:date="2018-01-26T07:10:00Z">
          <w:pPr>
            <w:pStyle w:val="Citazioneintensa"/>
            <w:pBdr>
              <w:bottom w:val="single" w:sz="4" w:space="0" w:color="4F81BD"/>
            </w:pBdr>
            <w:spacing w:line="360" w:lineRule="auto"/>
            <w:ind w:left="360"/>
            <w:jc w:val="both"/>
          </w:pPr>
        </w:pPrChange>
      </w:pPr>
      <w:bookmarkStart w:id="663" w:name="_Toc504714048"/>
      <w:r w:rsidRPr="00C83045">
        <w:rPr>
          <w:rPrChange w:id="664" w:author="admin" w:date="2018-01-26T07:10:00Z">
            <w:rPr>
              <w14:shadow w14:blurRad="50800" w14:dist="38100" w14:dir="2700000" w14:sx="100000" w14:sy="100000" w14:kx="0" w14:ky="0" w14:algn="tl">
                <w14:srgbClr w14:val="000000">
                  <w14:alpha w14:val="60000"/>
                </w14:srgbClr>
              </w14:shadow>
            </w:rPr>
          </w:rPrChange>
        </w:rPr>
        <w:lastRenderedPageBreak/>
        <w:t>3.1  – Tracciabilità degli accessi e delle modifiche dei dati</w:t>
      </w:r>
      <w:bookmarkEnd w:id="663"/>
    </w:p>
    <w:p w:rsidR="004D18FE" w:rsidRDefault="004D18FE" w:rsidP="004D18FE">
      <w:pPr>
        <w:spacing w:line="360" w:lineRule="auto"/>
        <w:ind w:firstLine="360"/>
        <w:jc w:val="both"/>
        <w:rPr>
          <w:rFonts w:ascii="Calibri" w:hAnsi="Calibri"/>
        </w:rPr>
      </w:pPr>
      <w:r>
        <w:rPr>
          <w:rFonts w:ascii="Calibri" w:hAnsi="Calibri"/>
        </w:rPr>
        <w:t>In conformità con i propri specifici profili di accesso, ogni utente potrà inserire e/o modificare i dati presenti sul sistema, in particolare nella compilazione dei vari moduli QHSE.</w:t>
      </w:r>
    </w:p>
    <w:p w:rsidR="004D18FE" w:rsidRDefault="004D18FE" w:rsidP="004D18FE">
      <w:pPr>
        <w:spacing w:line="360" w:lineRule="auto"/>
        <w:ind w:firstLine="360"/>
        <w:jc w:val="both"/>
        <w:rPr>
          <w:rFonts w:ascii="Calibri" w:hAnsi="Calibri"/>
        </w:rPr>
      </w:pPr>
      <w:r>
        <w:rPr>
          <w:rFonts w:ascii="Calibri" w:hAnsi="Calibri"/>
        </w:rPr>
        <w:t>Ogni inserimento/modifica dei dati sarà tracciata a sistema su ogni tabella di sistema con i seguenti campi valorizzati</w:t>
      </w:r>
    </w:p>
    <w:p w:rsidR="004D18FE" w:rsidRDefault="004D18FE" w:rsidP="004D18FE">
      <w:pPr>
        <w:spacing w:line="360" w:lineRule="auto"/>
        <w:ind w:firstLine="360"/>
        <w:jc w:val="both"/>
        <w:rPr>
          <w:rFonts w:ascii="Calibri" w:hAnsi="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8"/>
      </w:tblGrid>
      <w:tr w:rsidR="004D18FE" w:rsidRPr="00C822BF" w:rsidTr="00C822BF">
        <w:tc>
          <w:tcPr>
            <w:tcW w:w="9778" w:type="dxa"/>
            <w:shd w:val="clear" w:color="auto" w:fill="auto"/>
          </w:tcPr>
          <w:p w:rsidR="004D18FE" w:rsidRPr="00C822BF" w:rsidRDefault="004D18FE" w:rsidP="00C822BF">
            <w:pPr>
              <w:spacing w:line="360" w:lineRule="auto"/>
              <w:jc w:val="both"/>
              <w:rPr>
                <w:rFonts w:ascii="Calibri" w:hAnsi="Calibri"/>
              </w:rPr>
            </w:pPr>
            <w:r w:rsidRPr="00C822BF">
              <w:rPr>
                <w:rFonts w:ascii="Calibri" w:hAnsi="Calibri"/>
              </w:rPr>
              <w:t>UTENTE che realizza inserimento</w:t>
            </w:r>
          </w:p>
        </w:tc>
      </w:tr>
      <w:tr w:rsidR="004D18FE" w:rsidRPr="00C822BF" w:rsidTr="00C822BF">
        <w:tc>
          <w:tcPr>
            <w:tcW w:w="9778" w:type="dxa"/>
            <w:shd w:val="clear" w:color="auto" w:fill="auto"/>
          </w:tcPr>
          <w:p w:rsidR="004D18FE" w:rsidRPr="00C822BF" w:rsidRDefault="004D18FE" w:rsidP="00C822BF">
            <w:pPr>
              <w:spacing w:line="360" w:lineRule="auto"/>
              <w:jc w:val="both"/>
              <w:rPr>
                <w:rFonts w:ascii="Calibri" w:hAnsi="Calibri"/>
              </w:rPr>
            </w:pPr>
            <w:r w:rsidRPr="00C822BF">
              <w:rPr>
                <w:rFonts w:ascii="Calibri" w:hAnsi="Calibri"/>
              </w:rPr>
              <w:t>DATA/ORA inserimento (al millisecondo)</w:t>
            </w:r>
          </w:p>
        </w:tc>
      </w:tr>
      <w:tr w:rsidR="004D18FE" w:rsidRPr="00C822BF" w:rsidTr="00C822BF">
        <w:tc>
          <w:tcPr>
            <w:tcW w:w="9778" w:type="dxa"/>
            <w:shd w:val="clear" w:color="auto" w:fill="auto"/>
          </w:tcPr>
          <w:p w:rsidR="004D18FE" w:rsidRPr="00C822BF" w:rsidRDefault="004D18FE" w:rsidP="00C822BF">
            <w:pPr>
              <w:spacing w:line="360" w:lineRule="auto"/>
              <w:jc w:val="both"/>
              <w:rPr>
                <w:rFonts w:ascii="Calibri" w:hAnsi="Calibri"/>
              </w:rPr>
            </w:pPr>
            <w:r w:rsidRPr="00C822BF">
              <w:rPr>
                <w:rFonts w:ascii="Calibri" w:hAnsi="Calibri"/>
              </w:rPr>
              <w:t>UTENTE che realizza ultima modifica</w:t>
            </w:r>
          </w:p>
        </w:tc>
      </w:tr>
      <w:tr w:rsidR="004D18FE" w:rsidRPr="00C822BF" w:rsidTr="00C822BF">
        <w:tc>
          <w:tcPr>
            <w:tcW w:w="9778" w:type="dxa"/>
            <w:shd w:val="clear" w:color="auto" w:fill="auto"/>
          </w:tcPr>
          <w:p w:rsidR="004D18FE" w:rsidRPr="00C822BF" w:rsidRDefault="004D18FE" w:rsidP="00C822BF">
            <w:pPr>
              <w:spacing w:line="360" w:lineRule="auto"/>
              <w:jc w:val="both"/>
              <w:rPr>
                <w:rFonts w:ascii="Calibri" w:hAnsi="Calibri"/>
              </w:rPr>
            </w:pPr>
            <w:r w:rsidRPr="00C822BF">
              <w:rPr>
                <w:rFonts w:ascii="Calibri" w:hAnsi="Calibri"/>
              </w:rPr>
              <w:t>DATA/ORA ultima modifica (al millisecondo)</w:t>
            </w:r>
          </w:p>
        </w:tc>
      </w:tr>
      <w:tr w:rsidR="004D18FE" w:rsidRPr="00C822BF" w:rsidTr="00C822BF">
        <w:tc>
          <w:tcPr>
            <w:tcW w:w="9778" w:type="dxa"/>
            <w:shd w:val="clear" w:color="auto" w:fill="auto"/>
          </w:tcPr>
          <w:p w:rsidR="004D18FE" w:rsidRPr="00C822BF" w:rsidRDefault="004D18FE" w:rsidP="00C822BF">
            <w:pPr>
              <w:spacing w:line="360" w:lineRule="auto"/>
              <w:jc w:val="both"/>
              <w:rPr>
                <w:rFonts w:ascii="Calibri" w:hAnsi="Calibri"/>
              </w:rPr>
            </w:pPr>
            <w:r w:rsidRPr="00C822BF">
              <w:rPr>
                <w:rFonts w:ascii="Calibri" w:hAnsi="Calibri"/>
              </w:rPr>
              <w:t>UTENTE che realizza cancellazione</w:t>
            </w:r>
          </w:p>
        </w:tc>
      </w:tr>
      <w:tr w:rsidR="004D18FE" w:rsidRPr="00C822BF" w:rsidTr="00C822BF">
        <w:tc>
          <w:tcPr>
            <w:tcW w:w="9778" w:type="dxa"/>
            <w:shd w:val="clear" w:color="auto" w:fill="auto"/>
          </w:tcPr>
          <w:p w:rsidR="004D18FE" w:rsidRPr="00C822BF" w:rsidRDefault="004D18FE" w:rsidP="00C822BF">
            <w:pPr>
              <w:spacing w:line="360" w:lineRule="auto"/>
              <w:jc w:val="both"/>
              <w:rPr>
                <w:rFonts w:ascii="Calibri" w:hAnsi="Calibri"/>
              </w:rPr>
            </w:pPr>
            <w:r w:rsidRPr="00C822BF">
              <w:rPr>
                <w:rFonts w:ascii="Calibri" w:hAnsi="Calibri"/>
              </w:rPr>
              <w:t>DATA/ORA cancellazione (al millisecondo)</w:t>
            </w:r>
          </w:p>
        </w:tc>
      </w:tr>
    </w:tbl>
    <w:p w:rsidR="004D18FE" w:rsidRDefault="004D18FE" w:rsidP="004D18FE">
      <w:pPr>
        <w:spacing w:line="360" w:lineRule="auto"/>
        <w:jc w:val="both"/>
        <w:rPr>
          <w:rFonts w:ascii="Calibri" w:hAnsi="Calibri"/>
        </w:rPr>
      </w:pPr>
    </w:p>
    <w:p w:rsidR="004D18FE" w:rsidRDefault="004D18FE" w:rsidP="004D18FE">
      <w:pPr>
        <w:spacing w:line="360" w:lineRule="auto"/>
        <w:ind w:firstLine="360"/>
        <w:jc w:val="both"/>
        <w:rPr>
          <w:rFonts w:ascii="Calibri" w:hAnsi="Calibri"/>
        </w:rPr>
      </w:pPr>
      <w:r>
        <w:rPr>
          <w:rFonts w:ascii="Calibri" w:hAnsi="Calibri"/>
        </w:rPr>
        <w:t>Queste informazioni sono sempre accessibili in linea da parte dei tecnici PROJECT e possono essere estratte dal sistema su specifica richiesta dell’OWNER di processo interno Air Liquide.</w:t>
      </w:r>
    </w:p>
    <w:p w:rsidR="004D18FE" w:rsidRDefault="004D18FE" w:rsidP="004D18FE">
      <w:pPr>
        <w:spacing w:line="360" w:lineRule="auto"/>
        <w:ind w:firstLine="360"/>
        <w:jc w:val="both"/>
        <w:rPr>
          <w:rFonts w:ascii="Calibri" w:hAnsi="Calibri"/>
        </w:rPr>
      </w:pPr>
    </w:p>
    <w:p w:rsidR="00274CD5" w:rsidRDefault="004D18FE" w:rsidP="004D18FE">
      <w:pPr>
        <w:spacing w:line="360" w:lineRule="auto"/>
        <w:ind w:firstLine="360"/>
        <w:jc w:val="both"/>
        <w:rPr>
          <w:rFonts w:ascii="Calibri" w:hAnsi="Calibri"/>
        </w:rPr>
      </w:pPr>
      <w:r>
        <w:rPr>
          <w:rFonts w:ascii="Calibri" w:hAnsi="Calibri"/>
        </w:rPr>
        <w:t>Come si evince dai dettagli descritti sopra, NON VIENE MAI ESEGUITA UNA CANCELLAZIONE FISICA dei dati, ma ogni cancellazione è una cancellazione logica indicata con un timbro di cancellazione sul dato stesso (DATA/ORA). Tali informazioni “timbrate” come cancellate, non saranno più visibili tramite l’interfaccia (GUI) di sistema conosciuta dagli utenti.</w:t>
      </w:r>
      <w:r w:rsidR="00274CD5">
        <w:rPr>
          <w:rFonts w:ascii="Calibri" w:hAnsi="Calibri"/>
        </w:rPr>
        <w:t xml:space="preserve"> Con la stessa modalità di definizione del timbro temporale, è definito e tracciato l’accesso dei singoli utenti al sistema e dell’ultima attività da loro eseguita.</w:t>
      </w:r>
    </w:p>
    <w:p w:rsidR="00274CD5" w:rsidRDefault="00274CD5" w:rsidP="004D18FE">
      <w:pPr>
        <w:spacing w:line="360" w:lineRule="auto"/>
        <w:ind w:firstLine="360"/>
        <w:jc w:val="both"/>
        <w:rPr>
          <w:rFonts w:ascii="Calibri" w:hAnsi="Calibri"/>
        </w:rPr>
      </w:pPr>
    </w:p>
    <w:p w:rsidR="00274CD5" w:rsidRDefault="00274CD5" w:rsidP="004D18FE">
      <w:pPr>
        <w:spacing w:line="360" w:lineRule="auto"/>
        <w:ind w:firstLine="360"/>
        <w:jc w:val="both"/>
        <w:rPr>
          <w:rFonts w:ascii="Calibri" w:hAnsi="Calibri"/>
        </w:rPr>
      </w:pPr>
      <w:r>
        <w:rPr>
          <w:rFonts w:ascii="Calibri" w:hAnsi="Calibri"/>
        </w:rPr>
        <w:t xml:space="preserve">In aggiunta alla tracciatura delle informazioni relative all’ultima modifica effettuata, è disponibile sul sistema </w:t>
      </w:r>
      <w:commentRangeStart w:id="665"/>
      <w:r>
        <w:rPr>
          <w:rFonts w:ascii="Calibri" w:hAnsi="Calibri"/>
        </w:rPr>
        <w:t xml:space="preserve">un LOG VERBOSO </w:t>
      </w:r>
      <w:commentRangeEnd w:id="665"/>
      <w:r w:rsidR="00CB322C">
        <w:rPr>
          <w:rStyle w:val="Rimandocommento"/>
        </w:rPr>
        <w:commentReference w:id="665"/>
      </w:r>
      <w:r>
        <w:rPr>
          <w:rFonts w:ascii="Calibri" w:hAnsi="Calibri"/>
        </w:rPr>
        <w:t xml:space="preserve">di tutte le modifiche effettuate sui singoli dati. Tale log è fruibile mediante consultazione di un file </w:t>
      </w:r>
      <w:proofErr w:type="spellStart"/>
      <w:r>
        <w:rPr>
          <w:rFonts w:ascii="Calibri" w:hAnsi="Calibri"/>
        </w:rPr>
        <w:t>system</w:t>
      </w:r>
      <w:proofErr w:type="spellEnd"/>
      <w:r>
        <w:rPr>
          <w:rFonts w:ascii="Calibri" w:hAnsi="Calibri"/>
        </w:rPr>
        <w:t xml:space="preserve"> specifico (evidenziato nello schema architetturale del sistema) e, tramite raccolta di file giornalieri, permette di ricostruire la cronologia di qualunque modifica realizzata da un qualunque utente sui dati di sistema. Con la stessa modalità vengono </w:t>
      </w:r>
      <w:r>
        <w:rPr>
          <w:rFonts w:ascii="Calibri" w:hAnsi="Calibri"/>
        </w:rPr>
        <w:lastRenderedPageBreak/>
        <w:t xml:space="preserve">tracciati e sono consultabili i </w:t>
      </w:r>
      <w:commentRangeStart w:id="666"/>
      <w:r>
        <w:rPr>
          <w:rFonts w:ascii="Calibri" w:hAnsi="Calibri"/>
        </w:rPr>
        <w:t xml:space="preserve">log storici di accesso </w:t>
      </w:r>
      <w:commentRangeEnd w:id="666"/>
      <w:r w:rsidR="00CB322C">
        <w:rPr>
          <w:rStyle w:val="Rimandocommento"/>
        </w:rPr>
        <w:commentReference w:id="666"/>
      </w:r>
      <w:r>
        <w:rPr>
          <w:rFonts w:ascii="Calibri" w:hAnsi="Calibri"/>
        </w:rPr>
        <w:t>al sistema da parte degli utenti, aggiornati a seguito di una qualsiasi login o cambio password.</w:t>
      </w:r>
    </w:p>
    <w:p w:rsidR="00274CD5" w:rsidRDefault="00274CD5" w:rsidP="004D18FE">
      <w:pPr>
        <w:spacing w:line="360" w:lineRule="auto"/>
        <w:ind w:firstLine="360"/>
        <w:jc w:val="both"/>
        <w:rPr>
          <w:rFonts w:ascii="Calibri" w:hAnsi="Calibri"/>
        </w:rPr>
      </w:pPr>
    </w:p>
    <w:p w:rsidR="0005169A" w:rsidRPr="00C83045" w:rsidRDefault="0005169A" w:rsidP="00C83045">
      <w:pPr>
        <w:pStyle w:val="Titolo"/>
        <w:rPr>
          <w:rPrChange w:id="667" w:author="admin" w:date="2018-01-26T07:10:00Z">
            <w:rPr>
              <w14:shadow w14:blurRad="50800" w14:dist="38100" w14:dir="2700000" w14:sx="100000" w14:sy="100000" w14:kx="0" w14:ky="0" w14:algn="tl">
                <w14:srgbClr w14:val="000000">
                  <w14:alpha w14:val="60000"/>
                </w14:srgbClr>
              </w14:shadow>
            </w:rPr>
          </w:rPrChange>
        </w:rPr>
        <w:pPrChange w:id="668" w:author="admin" w:date="2018-01-26T07:10:00Z">
          <w:pPr>
            <w:pStyle w:val="Citazioneintensa"/>
            <w:pBdr>
              <w:bottom w:val="single" w:sz="4" w:space="0" w:color="4F81BD"/>
            </w:pBdr>
            <w:spacing w:line="360" w:lineRule="auto"/>
            <w:ind w:left="360"/>
            <w:jc w:val="both"/>
          </w:pPr>
        </w:pPrChange>
      </w:pPr>
      <w:bookmarkStart w:id="669" w:name="_Toc504714049"/>
      <w:r w:rsidRPr="00C83045">
        <w:rPr>
          <w:rPrChange w:id="670" w:author="admin" w:date="2018-01-26T07:10:00Z">
            <w:rPr>
              <w14:shadow w14:blurRad="50800" w14:dist="38100" w14:dir="2700000" w14:sx="100000" w14:sy="100000" w14:kx="0" w14:ky="0" w14:algn="tl">
                <w14:srgbClr w14:val="000000">
                  <w14:alpha w14:val="60000"/>
                </w14:srgbClr>
              </w14:shadow>
            </w:rPr>
          </w:rPrChange>
        </w:rPr>
        <w:t xml:space="preserve">3.3  – </w:t>
      </w:r>
      <w:commentRangeStart w:id="671"/>
      <w:r w:rsidRPr="00C83045">
        <w:rPr>
          <w:rPrChange w:id="672" w:author="admin" w:date="2018-01-26T07:10:00Z">
            <w:rPr>
              <w14:shadow w14:blurRad="50800" w14:dist="38100" w14:dir="2700000" w14:sx="100000" w14:sy="100000" w14:kx="0" w14:ky="0" w14:algn="tl">
                <w14:srgbClr w14:val="000000">
                  <w14:alpha w14:val="60000"/>
                </w14:srgbClr>
              </w14:shadow>
            </w:rPr>
          </w:rPrChange>
        </w:rPr>
        <w:t>Regole di condotta per l'utilizzo delle password</w:t>
      </w:r>
      <w:commentRangeEnd w:id="671"/>
      <w:r w:rsidR="00D202F9" w:rsidRPr="00C83045">
        <w:rPr>
          <w:rStyle w:val="Rimandocommento"/>
          <w:sz w:val="32"/>
          <w:szCs w:val="52"/>
          <w:rPrChange w:id="673" w:author="admin" w:date="2018-01-26T07:10:00Z">
            <w:rPr>
              <w:rStyle w:val="Rimandocommento"/>
              <w:b w:val="0"/>
              <w:bCs w:val="0"/>
              <w:i w:val="0"/>
              <w:iCs w:val="0"/>
              <w:color w:val="auto"/>
            </w:rPr>
          </w:rPrChange>
        </w:rPr>
        <w:commentReference w:id="671"/>
      </w:r>
      <w:bookmarkEnd w:id="669"/>
    </w:p>
    <w:p w:rsidR="0005169A" w:rsidRPr="0005169A" w:rsidRDefault="0005169A" w:rsidP="0005169A">
      <w:pPr>
        <w:spacing w:line="360" w:lineRule="auto"/>
        <w:ind w:firstLine="360"/>
        <w:jc w:val="both"/>
        <w:rPr>
          <w:rFonts w:ascii="Calibri" w:hAnsi="Calibri"/>
        </w:rPr>
      </w:pPr>
      <w:r w:rsidRPr="0005169A">
        <w:rPr>
          <w:rFonts w:ascii="Calibri" w:hAnsi="Calibri"/>
        </w:rPr>
        <w:t xml:space="preserve">Si riportano alcune semplici regole per l'utilizzo delle password </w:t>
      </w:r>
      <w:r>
        <w:rPr>
          <w:rFonts w:ascii="Calibri" w:hAnsi="Calibri"/>
        </w:rPr>
        <w:t>riservate agli</w:t>
      </w:r>
      <w:r w:rsidRPr="0005169A">
        <w:rPr>
          <w:rFonts w:ascii="Calibri" w:hAnsi="Calibri"/>
        </w:rPr>
        <w:t xml:space="preserve"> utenti </w:t>
      </w:r>
      <w:r>
        <w:rPr>
          <w:rFonts w:ascii="Calibri" w:hAnsi="Calibri"/>
        </w:rPr>
        <w:t xml:space="preserve">che utilizzano i </w:t>
      </w:r>
      <w:r w:rsidRPr="0005169A">
        <w:rPr>
          <w:rFonts w:ascii="Calibri" w:hAnsi="Calibri"/>
        </w:rPr>
        <w:t>dati attrave</w:t>
      </w:r>
      <w:r>
        <w:rPr>
          <w:rFonts w:ascii="Calibri" w:hAnsi="Calibri"/>
        </w:rPr>
        <w:t>rso il portale ALIREP</w:t>
      </w:r>
      <w:r w:rsidRPr="0005169A">
        <w:rPr>
          <w:rFonts w:ascii="Calibri" w:hAnsi="Calibri"/>
        </w:rPr>
        <w:t>:</w:t>
      </w:r>
    </w:p>
    <w:p w:rsidR="0005169A" w:rsidRDefault="0005169A" w:rsidP="0005169A">
      <w:pPr>
        <w:spacing w:line="360" w:lineRule="auto"/>
        <w:jc w:val="both"/>
        <w:rPr>
          <w:rFonts w:ascii="Calibri" w:hAnsi="Calibri"/>
        </w:rPr>
      </w:pPr>
    </w:p>
    <w:p w:rsidR="0005169A" w:rsidRDefault="0005169A" w:rsidP="00C822BF">
      <w:pPr>
        <w:numPr>
          <w:ilvl w:val="0"/>
          <w:numId w:val="29"/>
        </w:numPr>
        <w:spacing w:line="360" w:lineRule="auto"/>
        <w:jc w:val="both"/>
        <w:rPr>
          <w:rFonts w:ascii="Calibri" w:hAnsi="Calibri"/>
        </w:rPr>
      </w:pPr>
      <w:r>
        <w:rPr>
          <w:rFonts w:ascii="Calibri" w:hAnsi="Calibri"/>
        </w:rPr>
        <w:t>gli utent</w:t>
      </w:r>
      <w:r w:rsidRPr="0005169A">
        <w:rPr>
          <w:rFonts w:ascii="Calibri" w:hAnsi="Calibri"/>
        </w:rPr>
        <w:t>i sono consapevoli che le credenziali di autenticazione per l'accesso ai servizi devono essere mantenute, riservate e conservate con la massima cura e diligenza (in maniera analoga all'utilizzo del codice PIN del bancomat) e non devono mai essere condivise o assegnate tra più utenti neppure in tempi diversi</w:t>
      </w:r>
    </w:p>
    <w:p w:rsidR="0005169A" w:rsidRDefault="0005169A" w:rsidP="00C822BF">
      <w:pPr>
        <w:numPr>
          <w:ilvl w:val="0"/>
          <w:numId w:val="29"/>
        </w:numPr>
        <w:spacing w:line="360" w:lineRule="auto"/>
        <w:jc w:val="both"/>
        <w:rPr>
          <w:rFonts w:ascii="Calibri" w:hAnsi="Calibri"/>
        </w:rPr>
      </w:pPr>
      <w:r w:rsidRPr="0005169A">
        <w:rPr>
          <w:rFonts w:ascii="Calibri" w:hAnsi="Calibri"/>
        </w:rPr>
        <w:t>si consiglia di modificare periodicamente la propria password e di utilizzare password diverse per l'accesso ai diversi portali e social network</w:t>
      </w:r>
      <w:r>
        <w:rPr>
          <w:rFonts w:ascii="Calibri" w:hAnsi="Calibri"/>
        </w:rPr>
        <w:t>. In ogni caso la password ha scadenza periodica di 90 gg</w:t>
      </w:r>
    </w:p>
    <w:p w:rsidR="0005169A" w:rsidRDefault="0005169A" w:rsidP="00C822BF">
      <w:pPr>
        <w:numPr>
          <w:ilvl w:val="0"/>
          <w:numId w:val="29"/>
        </w:numPr>
        <w:spacing w:line="360" w:lineRule="auto"/>
        <w:jc w:val="both"/>
        <w:rPr>
          <w:rFonts w:ascii="Calibri" w:hAnsi="Calibri"/>
        </w:rPr>
      </w:pPr>
      <w:r w:rsidRPr="0005169A">
        <w:rPr>
          <w:rFonts w:ascii="Calibri" w:hAnsi="Calibri"/>
        </w:rPr>
        <w:t>le password devono essere co</w:t>
      </w:r>
      <w:r>
        <w:rPr>
          <w:rFonts w:ascii="Calibri" w:hAnsi="Calibri"/>
        </w:rPr>
        <w:t>mposte da almeno otto caratteri e contenere almeno una maiuscola, almeno un numero e almeno un carattere “speciale” (!$?#%)</w:t>
      </w:r>
    </w:p>
    <w:p w:rsidR="0005169A" w:rsidRDefault="0005169A" w:rsidP="00C822BF">
      <w:pPr>
        <w:numPr>
          <w:ilvl w:val="0"/>
          <w:numId w:val="29"/>
        </w:numPr>
        <w:spacing w:line="360" w:lineRule="auto"/>
        <w:jc w:val="both"/>
        <w:rPr>
          <w:rFonts w:ascii="Calibri" w:hAnsi="Calibri"/>
        </w:rPr>
      </w:pPr>
      <w:r w:rsidRPr="0005169A">
        <w:rPr>
          <w:rFonts w:ascii="Calibri" w:hAnsi="Calibri"/>
        </w:rPr>
        <w:t>le password non devono contenere riferimenti agevolmente riconducibili all'interessato (ad esempio il proprio nome e cognome o di familiari, il Codice Fiscale, il numero di matricola, la data di nascita, il numero del cellulare, ecc</w:t>
      </w:r>
      <w:r>
        <w:rPr>
          <w:rFonts w:ascii="Calibri" w:hAnsi="Calibri"/>
        </w:rPr>
        <w:t>.)</w:t>
      </w:r>
    </w:p>
    <w:p w:rsidR="0005169A" w:rsidRDefault="0005169A" w:rsidP="00C822BF">
      <w:pPr>
        <w:numPr>
          <w:ilvl w:val="0"/>
          <w:numId w:val="29"/>
        </w:numPr>
        <w:spacing w:line="360" w:lineRule="auto"/>
        <w:jc w:val="both"/>
        <w:rPr>
          <w:rFonts w:ascii="Calibri" w:hAnsi="Calibri"/>
        </w:rPr>
      </w:pPr>
      <w:r w:rsidRPr="0005169A">
        <w:rPr>
          <w:rFonts w:ascii="Calibri" w:hAnsi="Calibri"/>
        </w:rPr>
        <w:t xml:space="preserve">le operazioni effettuate attraverso l'utilizzo delle password ricadono direttamente sotto la responsabilità del soggetto. Inoltre, l'utente assume esclusiva responsabilità per ogni sua attività nell'ambito dei servizi e si impegna a sollevare e tenere indenne Project </w:t>
      </w:r>
      <w:proofErr w:type="spellStart"/>
      <w:r w:rsidRPr="0005169A">
        <w:rPr>
          <w:rFonts w:ascii="Calibri" w:hAnsi="Calibri"/>
        </w:rPr>
        <w:t>srl</w:t>
      </w:r>
      <w:proofErr w:type="spellEnd"/>
      <w:r w:rsidRPr="0005169A">
        <w:rPr>
          <w:rFonts w:ascii="Calibri" w:hAnsi="Calibri"/>
        </w:rPr>
        <w:t xml:space="preserve"> e Air Liquide Italia da qualsiasi rivendicazione, pretesa o minaccia relativa o derivante dall'uso o dall'abuso della propria partecipazion</w:t>
      </w:r>
      <w:r>
        <w:rPr>
          <w:rFonts w:ascii="Calibri" w:hAnsi="Calibri"/>
        </w:rPr>
        <w:t>e ai servizi.</w:t>
      </w:r>
    </w:p>
    <w:p w:rsidR="0005169A" w:rsidRDefault="0005169A" w:rsidP="00C822BF">
      <w:pPr>
        <w:numPr>
          <w:ilvl w:val="0"/>
          <w:numId w:val="29"/>
        </w:numPr>
        <w:spacing w:line="360" w:lineRule="auto"/>
        <w:jc w:val="both"/>
        <w:rPr>
          <w:rFonts w:ascii="Calibri" w:hAnsi="Calibri"/>
        </w:rPr>
      </w:pPr>
      <w:r>
        <w:rPr>
          <w:rFonts w:ascii="Calibri" w:hAnsi="Calibri"/>
        </w:rPr>
        <w:t>l</w:t>
      </w:r>
      <w:r w:rsidRPr="0005169A">
        <w:rPr>
          <w:rFonts w:ascii="Calibri" w:hAnsi="Calibri"/>
        </w:rPr>
        <w:t xml:space="preserve">'utente è tenuto a notificare immediatamente </w:t>
      </w:r>
      <w:r>
        <w:rPr>
          <w:rFonts w:ascii="Calibri" w:hAnsi="Calibri"/>
        </w:rPr>
        <w:t>ad Air Liquide Italia</w:t>
      </w:r>
      <w:r w:rsidRPr="0005169A">
        <w:rPr>
          <w:rFonts w:ascii="Calibri" w:hAnsi="Calibri"/>
        </w:rPr>
        <w:t xml:space="preserve"> qualsiasi uso non autorizzato del proprio identificativo utente (username) e della password o ogni altra violazione della sicurezza di cui venisse a conoscenza.</w:t>
      </w:r>
    </w:p>
    <w:p w:rsidR="004D18FE" w:rsidRPr="0005169A" w:rsidRDefault="0005169A" w:rsidP="00C822BF">
      <w:pPr>
        <w:numPr>
          <w:ilvl w:val="0"/>
          <w:numId w:val="29"/>
        </w:numPr>
        <w:spacing w:line="360" w:lineRule="auto"/>
        <w:jc w:val="both"/>
        <w:rPr>
          <w:rFonts w:ascii="Calibri" w:hAnsi="Calibri"/>
        </w:rPr>
      </w:pPr>
      <w:r>
        <w:rPr>
          <w:rFonts w:ascii="Calibri" w:hAnsi="Calibri"/>
        </w:rPr>
        <w:lastRenderedPageBreak/>
        <w:t>Gli utenti</w:t>
      </w:r>
      <w:r w:rsidRPr="0005169A">
        <w:rPr>
          <w:rFonts w:ascii="Calibri" w:hAnsi="Calibri"/>
        </w:rPr>
        <w:t xml:space="preserve"> sono consapevoli di essere direttamente responsabili delle operazioni effettuate </w:t>
      </w:r>
      <w:commentRangeStart w:id="674"/>
      <w:r w:rsidRPr="0005169A">
        <w:rPr>
          <w:rFonts w:ascii="Calibri" w:hAnsi="Calibri"/>
        </w:rPr>
        <w:t>tramite la propria password e di essere tenuti al segreto in ordine ai processi lavorativi, e che non possono divulgare né comunicare all'esterno notizie attinenti all'amministrazione e ai suoi metodi di produzione, o di farne uso in modo da recarle danno o pregiudizio né può, salvo specifica autorizzazione scritta del responsabile, estrarre una copia della banca dati o copiare una parte della stessa.</w:t>
      </w:r>
      <w:commentRangeEnd w:id="674"/>
      <w:r w:rsidR="0055070C">
        <w:rPr>
          <w:rStyle w:val="Rimandocommento"/>
        </w:rPr>
        <w:commentReference w:id="674"/>
      </w:r>
    </w:p>
    <w:p w:rsidR="00A248BB" w:rsidRPr="00C83045" w:rsidRDefault="004D18FE" w:rsidP="00C83045">
      <w:pPr>
        <w:pStyle w:val="Titolo"/>
        <w:rPr>
          <w:ins w:id="675" w:author="admin" w:date="2018-01-26T06:41:00Z"/>
          <w:rPrChange w:id="676" w:author="admin" w:date="2018-01-26T07:11:00Z">
            <w:rPr>
              <w:ins w:id="677" w:author="admin" w:date="2018-01-26T06:41:00Z"/>
              <w14:shadow w14:blurRad="50800" w14:dist="38100" w14:dir="2700000" w14:sx="100000" w14:sy="100000" w14:kx="0" w14:ky="0" w14:algn="tl">
                <w14:srgbClr w14:val="000000">
                  <w14:alpha w14:val="60000"/>
                </w14:srgbClr>
              </w14:shadow>
            </w:rPr>
          </w:rPrChange>
        </w:rPr>
        <w:pPrChange w:id="678" w:author="admin" w:date="2018-01-26T07:11:00Z">
          <w:pPr>
            <w:pStyle w:val="Citazioneintensa"/>
            <w:pBdr>
              <w:bottom w:val="single" w:sz="4" w:space="0" w:color="4F81BD"/>
            </w:pBdr>
            <w:spacing w:line="360" w:lineRule="auto"/>
            <w:ind w:left="360"/>
            <w:jc w:val="both"/>
          </w:pPr>
        </w:pPrChange>
      </w:pPr>
      <w:r>
        <w:br w:type="page"/>
      </w:r>
      <w:bookmarkStart w:id="679" w:name="_Toc504714050"/>
      <w:ins w:id="680" w:author="admin" w:date="2018-01-26T06:41:00Z">
        <w:r w:rsidR="00A248BB" w:rsidRPr="00C83045">
          <w:rPr>
            <w:rPrChange w:id="681" w:author="admin" w:date="2018-01-26T07:11:00Z">
              <w:rPr>
                <w14:shadow w14:blurRad="50800" w14:dist="38100" w14:dir="2700000" w14:sx="100000" w14:sy="100000" w14:kx="0" w14:ky="0" w14:algn="tl">
                  <w14:srgbClr w14:val="000000">
                    <w14:alpha w14:val="60000"/>
                  </w14:srgbClr>
                </w14:shadow>
              </w:rPr>
            </w:rPrChange>
          </w:rPr>
          <w:lastRenderedPageBreak/>
          <w:t xml:space="preserve">4  – </w:t>
        </w:r>
        <w:proofErr w:type="spellStart"/>
        <w:r w:rsidR="00A248BB" w:rsidRPr="00C83045">
          <w:rPr>
            <w:rPrChange w:id="682" w:author="admin" w:date="2018-01-26T07:11:00Z">
              <w:rPr>
                <w14:shadow w14:blurRad="50800" w14:dist="38100" w14:dir="2700000" w14:sx="100000" w14:sy="100000" w14:kx="0" w14:ky="0" w14:algn="tl">
                  <w14:srgbClr w14:val="000000">
                    <w14:alpha w14:val="60000"/>
                  </w14:srgbClr>
                </w14:shadow>
              </w:rPr>
            </w:rPrChange>
          </w:rPr>
          <w:t>Change</w:t>
        </w:r>
        <w:commentRangeStart w:id="683"/>
        <w:proofErr w:type="spellEnd"/>
        <w:r w:rsidR="00A248BB" w:rsidRPr="00C83045">
          <w:rPr>
            <w:rPrChange w:id="684" w:author="admin" w:date="2018-01-26T07:11:00Z">
              <w:rPr>
                <w14:shadow w14:blurRad="50800" w14:dist="38100" w14:dir="2700000" w14:sx="100000" w14:sy="100000" w14:kx="0" w14:ky="0" w14:algn="tl">
                  <w14:srgbClr w14:val="000000">
                    <w14:alpha w14:val="60000"/>
                  </w14:srgbClr>
                </w14:shadow>
              </w:rPr>
            </w:rPrChange>
          </w:rPr>
          <w:t xml:space="preserve"> Management</w:t>
        </w:r>
        <w:commentRangeEnd w:id="683"/>
        <w:r w:rsidR="00A248BB" w:rsidRPr="00C83045">
          <w:rPr>
            <w:rStyle w:val="Rimandocommento"/>
            <w:sz w:val="32"/>
            <w:szCs w:val="52"/>
            <w:rPrChange w:id="685" w:author="admin" w:date="2018-01-26T07:11:00Z">
              <w:rPr>
                <w:rStyle w:val="Rimandocommento"/>
                <w:b w:val="0"/>
                <w:bCs w:val="0"/>
                <w:i w:val="0"/>
                <w:iCs w:val="0"/>
                <w:color w:val="auto"/>
              </w:rPr>
            </w:rPrChange>
          </w:rPr>
          <w:commentReference w:id="683"/>
        </w:r>
        <w:bookmarkEnd w:id="679"/>
      </w:ins>
    </w:p>
    <w:p w:rsidR="00A248BB" w:rsidRPr="00AB2219" w:rsidRDefault="00A248BB" w:rsidP="00A248BB">
      <w:pPr>
        <w:spacing w:line="360" w:lineRule="auto"/>
        <w:ind w:firstLine="360"/>
        <w:jc w:val="both"/>
        <w:rPr>
          <w:ins w:id="686" w:author="admin" w:date="2018-01-26T06:45:00Z"/>
          <w:rFonts w:ascii="Calibri" w:hAnsi="Calibri"/>
        </w:rPr>
      </w:pPr>
      <w:ins w:id="687" w:author="admin" w:date="2018-01-26T06:45:00Z">
        <w:r w:rsidRPr="00AB2219">
          <w:rPr>
            <w:rFonts w:ascii="Calibri" w:hAnsi="Calibri"/>
          </w:rPr>
          <w:t xml:space="preserve">Le metodologie di riferimento che Project ha seguito nella progettazione, e a cui farà riferimento nel </w:t>
        </w:r>
        <w:proofErr w:type="spellStart"/>
        <w:r w:rsidRPr="00AB2219">
          <w:rPr>
            <w:rFonts w:ascii="Calibri" w:hAnsi="Calibri"/>
          </w:rPr>
          <w:t>Change</w:t>
        </w:r>
        <w:proofErr w:type="spellEnd"/>
        <w:r w:rsidRPr="00AB2219">
          <w:rPr>
            <w:rFonts w:ascii="Calibri" w:hAnsi="Calibri"/>
          </w:rPr>
          <w:t xml:space="preserve"> </w:t>
        </w:r>
        <w:proofErr w:type="spellStart"/>
        <w:r w:rsidRPr="00AB2219">
          <w:rPr>
            <w:rFonts w:ascii="Calibri" w:hAnsi="Calibri"/>
          </w:rPr>
          <w:t>Mangemente</w:t>
        </w:r>
        <w:proofErr w:type="spellEnd"/>
        <w:r w:rsidRPr="00AB2219">
          <w:rPr>
            <w:rFonts w:ascii="Calibri" w:hAnsi="Calibri"/>
          </w:rPr>
          <w:t xml:space="preserve"> di ALIREP sono raccolte nello standard </w:t>
        </w:r>
        <w:proofErr w:type="spellStart"/>
        <w:r w:rsidRPr="00AB2219">
          <w:rPr>
            <w:rFonts w:ascii="Calibri" w:hAnsi="Calibri"/>
          </w:rPr>
          <w:t>Gamp</w:t>
        </w:r>
        <w:proofErr w:type="spellEnd"/>
        <w:r w:rsidRPr="00AB2219">
          <w:rPr>
            <w:rFonts w:ascii="Calibri" w:hAnsi="Calibri"/>
          </w:rPr>
          <w:t xml:space="preserve"> (</w:t>
        </w:r>
        <w:proofErr w:type="spellStart"/>
        <w:r w:rsidRPr="00AB2219">
          <w:rPr>
            <w:rFonts w:ascii="Calibri" w:hAnsi="Calibri"/>
          </w:rPr>
          <w:t>Good</w:t>
        </w:r>
        <w:proofErr w:type="spellEnd"/>
        <w:r w:rsidRPr="00AB2219">
          <w:rPr>
            <w:rFonts w:ascii="Calibri" w:hAnsi="Calibri"/>
          </w:rPr>
          <w:t xml:space="preserve"> </w:t>
        </w:r>
        <w:proofErr w:type="spellStart"/>
        <w:r w:rsidRPr="00AB2219">
          <w:rPr>
            <w:rFonts w:ascii="Calibri" w:hAnsi="Calibri"/>
          </w:rPr>
          <w:t>Automated</w:t>
        </w:r>
        <w:proofErr w:type="spellEnd"/>
        <w:r w:rsidRPr="00AB2219">
          <w:rPr>
            <w:rFonts w:ascii="Calibri" w:hAnsi="Calibri"/>
          </w:rPr>
          <w:t xml:space="preserve"> Manufacturing </w:t>
        </w:r>
        <w:proofErr w:type="spellStart"/>
        <w:r w:rsidRPr="00AB2219">
          <w:rPr>
            <w:rFonts w:ascii="Calibri" w:hAnsi="Calibri"/>
          </w:rPr>
          <w:t>Practices</w:t>
        </w:r>
        <w:proofErr w:type="spellEnd"/>
        <w:r w:rsidRPr="00AB2219">
          <w:rPr>
            <w:rFonts w:ascii="Calibri" w:hAnsi="Calibri"/>
          </w:rPr>
          <w:t>), giunto alla</w:t>
        </w:r>
        <w:r>
          <w:rPr>
            <w:rFonts w:ascii="Calibri" w:hAnsi="Calibri"/>
          </w:rPr>
          <w:t xml:space="preserve"> </w:t>
        </w:r>
        <w:r w:rsidRPr="00AB2219">
          <w:rPr>
            <w:rFonts w:ascii="Calibri" w:hAnsi="Calibri"/>
          </w:rPr>
          <w:t xml:space="preserve">quinta versione, con il titolo “GAMP® 5: A </w:t>
        </w:r>
        <w:proofErr w:type="spellStart"/>
        <w:r w:rsidRPr="00AB2219">
          <w:rPr>
            <w:rFonts w:ascii="Calibri" w:hAnsi="Calibri"/>
          </w:rPr>
          <w:t>Risk-Based</w:t>
        </w:r>
        <w:proofErr w:type="spellEnd"/>
        <w:r w:rsidRPr="00AB2219">
          <w:rPr>
            <w:rFonts w:ascii="Calibri" w:hAnsi="Calibri"/>
          </w:rPr>
          <w:t xml:space="preserve"> </w:t>
        </w:r>
        <w:proofErr w:type="spellStart"/>
        <w:r w:rsidRPr="00AB2219">
          <w:rPr>
            <w:rFonts w:ascii="Calibri" w:hAnsi="Calibri"/>
          </w:rPr>
          <w:t>Approach</w:t>
        </w:r>
        <w:proofErr w:type="spellEnd"/>
        <w:r w:rsidRPr="00AB2219">
          <w:rPr>
            <w:rFonts w:ascii="Calibri" w:hAnsi="Calibri"/>
          </w:rPr>
          <w:t xml:space="preserve"> to </w:t>
        </w:r>
        <w:proofErr w:type="spellStart"/>
        <w:r w:rsidRPr="00AB2219">
          <w:rPr>
            <w:rFonts w:ascii="Calibri" w:hAnsi="Calibri"/>
          </w:rPr>
          <w:t>Compliant</w:t>
        </w:r>
        <w:proofErr w:type="spellEnd"/>
        <w:r w:rsidRPr="00AB2219">
          <w:rPr>
            <w:rFonts w:ascii="Calibri" w:hAnsi="Calibri"/>
          </w:rPr>
          <w:t xml:space="preserve"> </w:t>
        </w:r>
        <w:proofErr w:type="spellStart"/>
        <w:r w:rsidRPr="00AB2219">
          <w:rPr>
            <w:rFonts w:ascii="Calibri" w:hAnsi="Calibri"/>
          </w:rPr>
          <w:t>GxP</w:t>
        </w:r>
        <w:proofErr w:type="spellEnd"/>
        <w:r w:rsidRPr="00AB2219">
          <w:rPr>
            <w:rFonts w:ascii="Calibri" w:hAnsi="Calibri"/>
          </w:rPr>
          <w:t xml:space="preserve"> </w:t>
        </w:r>
        <w:proofErr w:type="spellStart"/>
        <w:r w:rsidRPr="00AB2219">
          <w:rPr>
            <w:rFonts w:ascii="Calibri" w:hAnsi="Calibri"/>
          </w:rPr>
          <w:t>Computerized</w:t>
        </w:r>
        <w:proofErr w:type="spellEnd"/>
        <w:r w:rsidRPr="00AB2219">
          <w:rPr>
            <w:rFonts w:ascii="Calibri" w:hAnsi="Calibri"/>
          </w:rPr>
          <w:t xml:space="preserve"> Systems”.</w:t>
        </w:r>
        <w:r>
          <w:rPr>
            <w:rStyle w:val="Rimandonotaapidipagina"/>
            <w:rFonts w:ascii="Calibri" w:hAnsi="Calibri"/>
          </w:rPr>
          <w:footnoteReference w:id="2"/>
        </w:r>
      </w:ins>
    </w:p>
    <w:p w:rsidR="004D18FE" w:rsidRDefault="00A248BB" w:rsidP="00A248BB">
      <w:pPr>
        <w:spacing w:line="360" w:lineRule="auto"/>
        <w:jc w:val="both"/>
        <w:rPr>
          <w:ins w:id="690" w:author="admin" w:date="2018-01-26T06:45:00Z"/>
          <w:rFonts w:ascii="Calibri" w:hAnsi="Calibri"/>
        </w:rPr>
      </w:pPr>
      <w:ins w:id="691" w:author="admin" w:date="2018-01-26T06:45:00Z">
        <w:r w:rsidRPr="00AB2219">
          <w:rPr>
            <w:rFonts w:ascii="Calibri" w:hAnsi="Calibri"/>
          </w:rPr>
          <w:t xml:space="preserve">Il documento Gamp5, emesso dal </w:t>
        </w:r>
        <w:proofErr w:type="spellStart"/>
        <w:r w:rsidRPr="00AB2219">
          <w:rPr>
            <w:rFonts w:ascii="Calibri" w:hAnsi="Calibri"/>
          </w:rPr>
          <w:t>Gamp</w:t>
        </w:r>
        <w:proofErr w:type="spellEnd"/>
        <w:r w:rsidRPr="00AB2219">
          <w:rPr>
            <w:rFonts w:ascii="Calibri" w:hAnsi="Calibri"/>
          </w:rPr>
          <w:t xml:space="preserve"> Forum sotto egida di ISPE (www.ispe.org) raggruppa tutte le regole ed indicazioni per progettare, sviluppare e mantenere un sistema “convalidato”:  in esso viene sviluppato il concetto  di “</w:t>
        </w:r>
        <w:proofErr w:type="spellStart"/>
        <w:r w:rsidRPr="00AB2219">
          <w:rPr>
            <w:rFonts w:ascii="Calibri" w:hAnsi="Calibri"/>
          </w:rPr>
          <w:t>Risk-Based</w:t>
        </w:r>
        <w:proofErr w:type="spellEnd"/>
        <w:r w:rsidRPr="00AB2219">
          <w:rPr>
            <w:rFonts w:ascii="Calibri" w:hAnsi="Calibri"/>
          </w:rPr>
          <w:t xml:space="preserve"> </w:t>
        </w:r>
        <w:proofErr w:type="spellStart"/>
        <w:r w:rsidRPr="00AB2219">
          <w:rPr>
            <w:rFonts w:ascii="Calibri" w:hAnsi="Calibri"/>
          </w:rPr>
          <w:t>Approach</w:t>
        </w:r>
        <w:proofErr w:type="spellEnd"/>
        <w:r w:rsidRPr="00AB2219">
          <w:rPr>
            <w:rFonts w:ascii="Calibri" w:hAnsi="Calibri"/>
          </w:rPr>
          <w:t xml:space="preserve">” che  accompagna nel “System Life </w:t>
        </w:r>
        <w:proofErr w:type="spellStart"/>
        <w:r w:rsidRPr="00AB2219">
          <w:rPr>
            <w:rFonts w:ascii="Calibri" w:hAnsi="Calibri"/>
          </w:rPr>
          <w:t>Cycle</w:t>
        </w:r>
        <w:proofErr w:type="spellEnd"/>
        <w:r w:rsidRPr="00AB2219">
          <w:rPr>
            <w:rFonts w:ascii="Calibri" w:hAnsi="Calibri"/>
          </w:rPr>
          <w:t>” ove vengono  definite  tutte  la attività  da  svolgere prima  dello sviluppo  ed  implementazione  e durante  la  vita  del  sistema  per poterlo tenere nello stato di “convalida” dalla sua progettazione, allo sviluppo, all’utilizzo e manutenzione fino alla sua dismissione.</w:t>
        </w:r>
      </w:ins>
    </w:p>
    <w:p w:rsidR="00A248BB" w:rsidRDefault="00A248BB" w:rsidP="00A248BB">
      <w:pPr>
        <w:spacing w:line="360" w:lineRule="auto"/>
        <w:jc w:val="both"/>
        <w:rPr>
          <w:rFonts w:ascii="Calibri" w:hAnsi="Calibri"/>
        </w:rPr>
      </w:pPr>
    </w:p>
    <w:p w:rsidR="0012047A" w:rsidRPr="00C83045" w:rsidDel="00A248BB" w:rsidRDefault="0012047A" w:rsidP="00C83045">
      <w:pPr>
        <w:pStyle w:val="Titolo"/>
        <w:rPr>
          <w:del w:id="692" w:author="admin" w:date="2018-01-26T06:40:00Z"/>
          <w:rPrChange w:id="693" w:author="admin" w:date="2018-01-26T07:11:00Z">
            <w:rPr>
              <w:del w:id="694" w:author="admin" w:date="2018-01-26T06:40:00Z"/>
              <w14:shadow w14:blurRad="50800" w14:dist="38100" w14:dir="2700000" w14:sx="100000" w14:sy="100000" w14:kx="0" w14:ky="0" w14:algn="tl">
                <w14:srgbClr w14:val="000000">
                  <w14:alpha w14:val="60000"/>
                </w14:srgbClr>
              </w14:shadow>
            </w:rPr>
          </w:rPrChange>
        </w:rPr>
        <w:pPrChange w:id="695" w:author="admin" w:date="2018-01-26T07:11:00Z">
          <w:pPr>
            <w:pStyle w:val="Citazioneintensa"/>
            <w:pBdr>
              <w:bottom w:val="single" w:sz="4" w:space="0" w:color="4F81BD"/>
            </w:pBdr>
            <w:spacing w:line="360" w:lineRule="auto"/>
            <w:ind w:left="360"/>
            <w:jc w:val="both"/>
          </w:pPr>
        </w:pPrChange>
      </w:pPr>
      <w:del w:id="696" w:author="admin" w:date="2018-01-26T06:40:00Z">
        <w:r w:rsidRPr="00C83045" w:rsidDel="00A248BB">
          <w:rPr>
            <w:rPrChange w:id="697" w:author="admin" w:date="2018-01-26T07:11:00Z">
              <w:rPr>
                <w14:shadow w14:blurRad="50800" w14:dist="38100" w14:dir="2700000" w14:sx="100000" w14:sy="100000" w14:kx="0" w14:ky="0" w14:algn="tl">
                  <w14:srgbClr w14:val="000000">
                    <w14:alpha w14:val="60000"/>
                  </w14:srgbClr>
                </w14:shadow>
              </w:rPr>
            </w:rPrChange>
          </w:rPr>
          <w:delText xml:space="preserve">4  – </w:delText>
        </w:r>
        <w:commentRangeStart w:id="698"/>
        <w:r w:rsidR="002A42FC" w:rsidRPr="00C83045" w:rsidDel="00A248BB">
          <w:rPr>
            <w:rPrChange w:id="699" w:author="admin" w:date="2018-01-26T07:11:00Z">
              <w:rPr>
                <w14:shadow w14:blurRad="50800" w14:dist="38100" w14:dir="2700000" w14:sx="100000" w14:sy="100000" w14:kx="0" w14:ky="0" w14:algn="tl">
                  <w14:srgbClr w14:val="000000">
                    <w14:alpha w14:val="60000"/>
                  </w14:srgbClr>
                </w14:shadow>
              </w:rPr>
            </w:rPrChange>
          </w:rPr>
          <w:delText xml:space="preserve">Fornitura del </w:delText>
        </w:r>
        <w:commentRangeStart w:id="700"/>
        <w:r w:rsidR="002A42FC" w:rsidRPr="00C83045" w:rsidDel="00A248BB">
          <w:rPr>
            <w:rPrChange w:id="701" w:author="admin" w:date="2018-01-26T07:11:00Z">
              <w:rPr>
                <w14:shadow w14:blurRad="50800" w14:dist="38100" w14:dir="2700000" w14:sx="100000" w14:sy="100000" w14:kx="0" w14:ky="0" w14:algn="tl">
                  <w14:srgbClr w14:val="000000">
                    <w14:alpha w14:val="60000"/>
                  </w14:srgbClr>
                </w14:shadow>
              </w:rPr>
            </w:rPrChange>
          </w:rPr>
          <w:delText>software e</w:delText>
        </w:r>
      </w:del>
      <w:del w:id="702" w:author="admin" w:date="2018-01-25T18:16:00Z">
        <w:r w:rsidR="002A42FC" w:rsidRPr="00C83045" w:rsidDel="00EE3591">
          <w:rPr>
            <w:rPrChange w:id="703" w:author="admin" w:date="2018-01-26T07:11:00Z">
              <w:rPr>
                <w14:shadow w14:blurRad="50800" w14:dist="38100" w14:dir="2700000" w14:sx="100000" w14:sy="100000" w14:kx="0" w14:ky="0" w14:algn="tl">
                  <w14:srgbClr w14:val="000000">
                    <w14:alpha w14:val="60000"/>
                  </w14:srgbClr>
                </w14:shadow>
              </w:rPr>
            </w:rPrChange>
          </w:rPr>
          <w:delText>i</w:delText>
        </w:r>
      </w:del>
      <w:del w:id="704" w:author="admin" w:date="2018-01-26T06:40:00Z">
        <w:r w:rsidR="002A42FC" w:rsidRPr="00C83045" w:rsidDel="00A248BB">
          <w:rPr>
            <w:rPrChange w:id="705" w:author="admin" w:date="2018-01-26T07:11:00Z">
              <w:rPr>
                <w14:shadow w14:blurRad="50800" w14:dist="38100" w14:dir="2700000" w14:sx="100000" w14:sy="100000" w14:kx="0" w14:ky="0" w14:algn="tl">
                  <w14:srgbClr w14:val="000000">
                    <w14:alpha w14:val="60000"/>
                  </w14:srgbClr>
                </w14:shadow>
              </w:rPr>
            </w:rPrChange>
          </w:rPr>
          <w:delText xml:space="preserve"> </w:delText>
        </w:r>
        <w:commentRangeEnd w:id="700"/>
        <w:r w:rsidR="0055070C" w:rsidRPr="00C83045" w:rsidDel="00A248BB">
          <w:rPr>
            <w:rStyle w:val="Rimandocommento"/>
            <w:sz w:val="32"/>
            <w:szCs w:val="52"/>
            <w:rPrChange w:id="706" w:author="admin" w:date="2018-01-26T07:11:00Z">
              <w:rPr>
                <w:rStyle w:val="Rimandocommento"/>
                <w:b w:val="0"/>
                <w:bCs w:val="0"/>
                <w:i w:val="0"/>
                <w:iCs w:val="0"/>
                <w:color w:val="auto"/>
              </w:rPr>
            </w:rPrChange>
          </w:rPr>
          <w:commentReference w:id="700"/>
        </w:r>
        <w:r w:rsidR="002A42FC" w:rsidRPr="00C83045" w:rsidDel="00A248BB">
          <w:rPr>
            <w:rPrChange w:id="707" w:author="admin" w:date="2018-01-26T07:11:00Z">
              <w:rPr>
                <w14:shadow w14:blurRad="50800" w14:dist="38100" w14:dir="2700000" w14:sx="100000" w14:sy="100000" w14:kx="0" w14:ky="0" w14:algn="tl">
                  <w14:srgbClr w14:val="000000">
                    <w14:alpha w14:val="60000"/>
                  </w14:srgbClr>
                </w14:shadow>
              </w:rPr>
            </w:rPrChange>
          </w:rPr>
          <w:delText>del</w:delText>
        </w:r>
        <w:r w:rsidRPr="00C83045" w:rsidDel="00A248BB">
          <w:rPr>
            <w:rPrChange w:id="708" w:author="admin" w:date="2018-01-26T07:11:00Z">
              <w:rPr>
                <w14:shadow w14:blurRad="50800" w14:dist="38100" w14:dir="2700000" w14:sx="100000" w14:sy="100000" w14:kx="0" w14:ky="0" w14:algn="tl">
                  <w14:srgbClr w14:val="000000">
                    <w14:alpha w14:val="60000"/>
                  </w14:srgbClr>
                </w14:shadow>
              </w:rPr>
            </w:rPrChange>
          </w:rPr>
          <w:delText xml:space="preserve"> servizi</w:delText>
        </w:r>
        <w:r w:rsidR="002A42FC" w:rsidRPr="00C83045" w:rsidDel="00A248BB">
          <w:rPr>
            <w:rPrChange w:id="709" w:author="admin" w:date="2018-01-26T07:11:00Z">
              <w:rPr>
                <w14:shadow w14:blurRad="50800" w14:dist="38100" w14:dir="2700000" w14:sx="100000" w14:sy="100000" w14:kx="0" w14:ky="0" w14:algn="tl">
                  <w14:srgbClr w14:val="000000">
                    <w14:alpha w14:val="60000"/>
                  </w14:srgbClr>
                </w14:shadow>
              </w:rPr>
            </w:rPrChange>
          </w:rPr>
          <w:delText>o</w:delText>
        </w:r>
        <w:r w:rsidRPr="00C83045" w:rsidDel="00A248BB">
          <w:rPr>
            <w:rPrChange w:id="710" w:author="admin" w:date="2018-01-26T07:11:00Z">
              <w:rPr>
                <w14:shadow w14:blurRad="50800" w14:dist="38100" w14:dir="2700000" w14:sx="100000" w14:sy="100000" w14:kx="0" w14:ky="0" w14:algn="tl">
                  <w14:srgbClr w14:val="000000">
                    <w14:alpha w14:val="60000"/>
                  </w14:srgbClr>
                </w14:shadow>
              </w:rPr>
            </w:rPrChange>
          </w:rPr>
          <w:delText xml:space="preserve"> (RIF ANNEX 11.3)</w:delText>
        </w:r>
        <w:commentRangeEnd w:id="698"/>
        <w:r w:rsidR="00D202F9" w:rsidRPr="00C83045" w:rsidDel="00A248BB">
          <w:rPr>
            <w:rStyle w:val="Rimandocommento"/>
            <w:sz w:val="32"/>
            <w:szCs w:val="52"/>
            <w:rPrChange w:id="711" w:author="admin" w:date="2018-01-26T07:11:00Z">
              <w:rPr>
                <w:rStyle w:val="Rimandocommento"/>
                <w:b w:val="0"/>
                <w:bCs w:val="0"/>
                <w:i w:val="0"/>
                <w:iCs w:val="0"/>
                <w:color w:val="auto"/>
              </w:rPr>
            </w:rPrChange>
          </w:rPr>
          <w:commentReference w:id="698"/>
        </w:r>
      </w:del>
    </w:p>
    <w:p w:rsidR="0012047A" w:rsidRPr="00C83045" w:rsidDel="00A248BB" w:rsidRDefault="0012047A" w:rsidP="00C83045">
      <w:pPr>
        <w:pStyle w:val="Titolo"/>
        <w:rPr>
          <w:del w:id="712" w:author="admin" w:date="2018-01-26T06:40:00Z"/>
          <w:rPrChange w:id="713" w:author="admin" w:date="2018-01-26T07:11:00Z">
            <w:rPr>
              <w:del w:id="714" w:author="admin" w:date="2018-01-26T06:40:00Z"/>
            </w:rPr>
          </w:rPrChange>
        </w:rPr>
        <w:pPrChange w:id="715" w:author="admin" w:date="2018-01-26T07:11:00Z">
          <w:pPr>
            <w:spacing w:line="360" w:lineRule="auto"/>
            <w:ind w:firstLine="360"/>
            <w:jc w:val="both"/>
          </w:pPr>
        </w:pPrChange>
      </w:pPr>
      <w:commentRangeStart w:id="716"/>
      <w:del w:id="717" w:author="admin" w:date="2018-01-26T06:40:00Z">
        <w:r w:rsidRPr="00C83045" w:rsidDel="00A248BB">
          <w:rPr>
            <w:rPrChange w:id="718" w:author="admin" w:date="2018-01-26T07:11:00Z">
              <w:rPr/>
            </w:rPrChange>
          </w:rPr>
          <w:delText xml:space="preserve">Sono stati stipulati, accettati e firmati accordi formali </w:delText>
        </w:r>
        <w:commentRangeEnd w:id="716"/>
        <w:r w:rsidR="009E5172" w:rsidRPr="00C83045" w:rsidDel="00A248BB">
          <w:rPr>
            <w:rStyle w:val="Rimandocommento"/>
            <w:sz w:val="32"/>
            <w:szCs w:val="52"/>
            <w:rPrChange w:id="719" w:author="admin" w:date="2018-01-26T07:11:00Z">
              <w:rPr>
                <w:rStyle w:val="Rimandocommento"/>
              </w:rPr>
            </w:rPrChange>
          </w:rPr>
          <w:commentReference w:id="716"/>
        </w:r>
        <w:r w:rsidRPr="00C83045" w:rsidDel="00A248BB">
          <w:rPr>
            <w:rPrChange w:id="720" w:author="admin" w:date="2018-01-26T07:11:00Z">
              <w:rPr/>
            </w:rPrChange>
          </w:rPr>
          <w:delText>che definiscono le responsabilità del Process Owner così come le responsabilità dei fornitori di software.</w:delText>
        </w:r>
      </w:del>
    </w:p>
    <w:p w:rsidR="0012047A" w:rsidRPr="00C83045" w:rsidDel="00A248BB" w:rsidRDefault="0012047A" w:rsidP="00C83045">
      <w:pPr>
        <w:pStyle w:val="Titolo"/>
        <w:rPr>
          <w:del w:id="721" w:author="admin" w:date="2018-01-26T06:40:00Z"/>
          <w:rPrChange w:id="722" w:author="admin" w:date="2018-01-26T07:11:00Z">
            <w:rPr>
              <w:del w:id="723" w:author="admin" w:date="2018-01-26T06:40:00Z"/>
            </w:rPr>
          </w:rPrChange>
        </w:rPr>
        <w:pPrChange w:id="724" w:author="admin" w:date="2018-01-26T07:11:00Z">
          <w:pPr>
            <w:spacing w:line="360" w:lineRule="auto"/>
            <w:ind w:left="1416"/>
            <w:jc w:val="both"/>
          </w:pPr>
        </w:pPrChange>
      </w:pPr>
      <w:del w:id="725" w:author="admin" w:date="2018-01-26T06:40:00Z">
        <w:r w:rsidRPr="00C83045" w:rsidDel="00A248BB">
          <w:rPr>
            <w:rPrChange w:id="726" w:author="admin" w:date="2018-01-26T07:11:00Z">
              <w:rPr/>
            </w:rPrChange>
          </w:rPr>
          <w:delText>In dettaglio, a carico dell’Azienda fornitore del software ci saranno:</w:delText>
        </w:r>
      </w:del>
    </w:p>
    <w:p w:rsidR="0012047A" w:rsidRPr="00C83045" w:rsidDel="00A248BB" w:rsidRDefault="0012047A" w:rsidP="00C83045">
      <w:pPr>
        <w:pStyle w:val="Titolo"/>
        <w:rPr>
          <w:del w:id="727" w:author="admin" w:date="2018-01-26T06:40:00Z"/>
          <w:rPrChange w:id="728" w:author="admin" w:date="2018-01-26T07:11:00Z">
            <w:rPr>
              <w:del w:id="729" w:author="admin" w:date="2018-01-26T06:40:00Z"/>
            </w:rPr>
          </w:rPrChange>
        </w:rPr>
        <w:pPrChange w:id="730" w:author="admin" w:date="2018-01-26T07:11:00Z">
          <w:pPr>
            <w:pStyle w:val="Paragrafoelenco"/>
            <w:numPr>
              <w:ilvl w:val="1"/>
              <w:numId w:val="16"/>
            </w:numPr>
            <w:spacing w:after="160" w:line="360" w:lineRule="auto"/>
            <w:ind w:left="1788" w:hanging="360"/>
            <w:contextualSpacing/>
            <w:jc w:val="both"/>
          </w:pPr>
        </w:pPrChange>
      </w:pPr>
      <w:del w:id="731" w:author="admin" w:date="2018-01-26T06:40:00Z">
        <w:r w:rsidRPr="00C83045" w:rsidDel="00A248BB">
          <w:rPr>
            <w:rPrChange w:id="732" w:author="admin" w:date="2018-01-26T07:11:00Z">
              <w:rPr/>
            </w:rPrChange>
          </w:rPr>
          <w:delText>Installazione</w:delText>
        </w:r>
      </w:del>
    </w:p>
    <w:p w:rsidR="0012047A" w:rsidRPr="00C83045" w:rsidDel="00A248BB" w:rsidRDefault="0012047A" w:rsidP="00C83045">
      <w:pPr>
        <w:pStyle w:val="Titolo"/>
        <w:rPr>
          <w:del w:id="733" w:author="admin" w:date="2018-01-26T06:40:00Z"/>
          <w:rPrChange w:id="734" w:author="admin" w:date="2018-01-26T07:11:00Z">
            <w:rPr>
              <w:del w:id="735" w:author="admin" w:date="2018-01-26T06:40:00Z"/>
            </w:rPr>
          </w:rPrChange>
        </w:rPr>
        <w:pPrChange w:id="736" w:author="admin" w:date="2018-01-26T07:11:00Z">
          <w:pPr>
            <w:pStyle w:val="Paragrafoelenco"/>
            <w:numPr>
              <w:ilvl w:val="1"/>
              <w:numId w:val="16"/>
            </w:numPr>
            <w:spacing w:after="160" w:line="360" w:lineRule="auto"/>
            <w:ind w:left="1788" w:hanging="360"/>
            <w:contextualSpacing/>
            <w:jc w:val="both"/>
          </w:pPr>
        </w:pPrChange>
      </w:pPr>
      <w:del w:id="737" w:author="admin" w:date="2018-01-26T06:40:00Z">
        <w:r w:rsidRPr="00C83045" w:rsidDel="00A248BB">
          <w:rPr>
            <w:rPrChange w:id="738" w:author="admin" w:date="2018-01-26T07:11:00Z">
              <w:rPr/>
            </w:rPrChange>
          </w:rPr>
          <w:delText>Configurazione del software in tutte le sue parti</w:delText>
        </w:r>
      </w:del>
    </w:p>
    <w:p w:rsidR="0012047A" w:rsidRPr="00C83045" w:rsidDel="00A248BB" w:rsidRDefault="0012047A" w:rsidP="00C83045">
      <w:pPr>
        <w:pStyle w:val="Titolo"/>
        <w:rPr>
          <w:del w:id="739" w:author="admin" w:date="2018-01-26T06:40:00Z"/>
          <w:rPrChange w:id="740" w:author="admin" w:date="2018-01-26T07:11:00Z">
            <w:rPr>
              <w:del w:id="741" w:author="admin" w:date="2018-01-26T06:40:00Z"/>
            </w:rPr>
          </w:rPrChange>
        </w:rPr>
        <w:pPrChange w:id="742" w:author="admin" w:date="2018-01-26T07:11:00Z">
          <w:pPr>
            <w:pStyle w:val="Paragrafoelenco"/>
            <w:numPr>
              <w:ilvl w:val="1"/>
              <w:numId w:val="16"/>
            </w:numPr>
            <w:spacing w:after="160" w:line="360" w:lineRule="auto"/>
            <w:ind w:left="1788" w:hanging="360"/>
            <w:contextualSpacing/>
            <w:jc w:val="both"/>
          </w:pPr>
        </w:pPrChange>
      </w:pPr>
      <w:del w:id="743" w:author="admin" w:date="2018-01-26T06:40:00Z">
        <w:r w:rsidRPr="00C83045" w:rsidDel="00A248BB">
          <w:rPr>
            <w:rPrChange w:id="744" w:author="admin" w:date="2018-01-26T07:11:00Z">
              <w:rPr/>
            </w:rPrChange>
          </w:rPr>
          <w:delText>Integrazione</w:delText>
        </w:r>
      </w:del>
    </w:p>
    <w:p w:rsidR="0012047A" w:rsidRPr="00C83045" w:rsidDel="00A248BB" w:rsidRDefault="0012047A" w:rsidP="00C83045">
      <w:pPr>
        <w:pStyle w:val="Titolo"/>
        <w:rPr>
          <w:del w:id="745" w:author="admin" w:date="2018-01-26T06:40:00Z"/>
          <w:rPrChange w:id="746" w:author="admin" w:date="2018-01-26T07:11:00Z">
            <w:rPr>
              <w:del w:id="747" w:author="admin" w:date="2018-01-26T06:40:00Z"/>
            </w:rPr>
          </w:rPrChange>
        </w:rPr>
        <w:pPrChange w:id="748" w:author="admin" w:date="2018-01-26T07:11:00Z">
          <w:pPr>
            <w:pStyle w:val="Paragrafoelenco"/>
            <w:numPr>
              <w:ilvl w:val="1"/>
              <w:numId w:val="16"/>
            </w:numPr>
            <w:spacing w:after="160" w:line="360" w:lineRule="auto"/>
            <w:ind w:left="1788" w:hanging="360"/>
            <w:contextualSpacing/>
            <w:jc w:val="both"/>
          </w:pPr>
        </w:pPrChange>
      </w:pPr>
      <w:del w:id="749" w:author="admin" w:date="2018-01-26T06:40:00Z">
        <w:r w:rsidRPr="00C83045" w:rsidDel="00A248BB">
          <w:rPr>
            <w:rPrChange w:id="750" w:author="admin" w:date="2018-01-26T07:11:00Z">
              <w:rPr/>
            </w:rPrChange>
          </w:rPr>
          <w:delText>Convalida</w:delText>
        </w:r>
      </w:del>
    </w:p>
    <w:p w:rsidR="0012047A" w:rsidRPr="00C83045" w:rsidDel="00A248BB" w:rsidRDefault="0012047A" w:rsidP="00C83045">
      <w:pPr>
        <w:pStyle w:val="Titolo"/>
        <w:rPr>
          <w:del w:id="751" w:author="admin" w:date="2018-01-26T06:40:00Z"/>
          <w:rPrChange w:id="752" w:author="admin" w:date="2018-01-26T07:11:00Z">
            <w:rPr>
              <w:del w:id="753" w:author="admin" w:date="2018-01-26T06:40:00Z"/>
            </w:rPr>
          </w:rPrChange>
        </w:rPr>
        <w:pPrChange w:id="754" w:author="admin" w:date="2018-01-26T07:11:00Z">
          <w:pPr>
            <w:pStyle w:val="Paragrafoelenco"/>
            <w:numPr>
              <w:ilvl w:val="1"/>
              <w:numId w:val="16"/>
            </w:numPr>
            <w:spacing w:after="160" w:line="360" w:lineRule="auto"/>
            <w:ind w:left="1788" w:hanging="360"/>
            <w:contextualSpacing/>
            <w:jc w:val="both"/>
          </w:pPr>
        </w:pPrChange>
      </w:pPr>
      <w:del w:id="755" w:author="admin" w:date="2018-01-26T06:40:00Z">
        <w:r w:rsidRPr="00C83045" w:rsidDel="00A248BB">
          <w:rPr>
            <w:rPrChange w:id="756" w:author="admin" w:date="2018-01-26T07:11:00Z">
              <w:rPr/>
            </w:rPrChange>
          </w:rPr>
          <w:delText>Manutenzione</w:delText>
        </w:r>
      </w:del>
    </w:p>
    <w:p w:rsidR="0012047A" w:rsidRPr="00C83045" w:rsidDel="00A248BB" w:rsidRDefault="0012047A" w:rsidP="00C83045">
      <w:pPr>
        <w:pStyle w:val="Titolo"/>
        <w:rPr>
          <w:del w:id="757" w:author="admin" w:date="2018-01-26T06:40:00Z"/>
          <w:rPrChange w:id="758" w:author="admin" w:date="2018-01-26T07:11:00Z">
            <w:rPr>
              <w:del w:id="759" w:author="admin" w:date="2018-01-26T06:40:00Z"/>
            </w:rPr>
          </w:rPrChange>
        </w:rPr>
        <w:pPrChange w:id="760" w:author="admin" w:date="2018-01-26T07:11:00Z">
          <w:pPr>
            <w:spacing w:line="360" w:lineRule="auto"/>
            <w:ind w:firstLine="708"/>
            <w:jc w:val="both"/>
          </w:pPr>
        </w:pPrChange>
      </w:pPr>
      <w:del w:id="761" w:author="admin" w:date="2018-01-26T06:40:00Z">
        <w:r w:rsidRPr="00C83045" w:rsidDel="00A248BB">
          <w:rPr>
            <w:rPrChange w:id="762" w:author="admin" w:date="2018-01-26T07:11:00Z">
              <w:rPr/>
            </w:rPrChange>
          </w:rPr>
          <w:delText>Verranno stabiliti calendari di audit, in relazione alla disponibilità del Process Owner per mantenere costantemente monitorate le entità oggetto di analisi del rischio.</w:delText>
        </w:r>
      </w:del>
    </w:p>
    <w:p w:rsidR="0012047A" w:rsidRPr="00C83045" w:rsidDel="00A248BB" w:rsidRDefault="0012047A" w:rsidP="00C83045">
      <w:pPr>
        <w:pStyle w:val="Titolo"/>
        <w:rPr>
          <w:del w:id="763" w:author="admin" w:date="2018-01-26T06:40:00Z"/>
          <w:rPrChange w:id="764" w:author="admin" w:date="2018-01-26T07:11:00Z">
            <w:rPr>
              <w:del w:id="765" w:author="admin" w:date="2018-01-26T06:40:00Z"/>
            </w:rPr>
          </w:rPrChange>
        </w:rPr>
        <w:pPrChange w:id="766" w:author="admin" w:date="2018-01-26T07:11:00Z">
          <w:pPr>
            <w:spacing w:line="360" w:lineRule="auto"/>
            <w:ind w:left="1416"/>
            <w:jc w:val="both"/>
          </w:pPr>
        </w:pPrChange>
      </w:pPr>
    </w:p>
    <w:p w:rsidR="0012047A" w:rsidRPr="00C83045" w:rsidDel="00A248BB" w:rsidRDefault="0012047A" w:rsidP="00C83045">
      <w:pPr>
        <w:pStyle w:val="Titolo"/>
        <w:rPr>
          <w:del w:id="767" w:author="admin" w:date="2018-01-26T06:40:00Z"/>
          <w:rPrChange w:id="768" w:author="admin" w:date="2018-01-26T07:11:00Z">
            <w:rPr>
              <w:del w:id="769" w:author="admin" w:date="2018-01-26T06:40:00Z"/>
            </w:rPr>
          </w:rPrChange>
        </w:rPr>
        <w:pPrChange w:id="770" w:author="admin" w:date="2018-01-26T07:11:00Z">
          <w:pPr>
            <w:spacing w:line="360" w:lineRule="auto"/>
            <w:ind w:firstLine="708"/>
            <w:jc w:val="both"/>
          </w:pPr>
        </w:pPrChange>
      </w:pPr>
      <w:del w:id="771" w:author="admin" w:date="2018-01-26T06:40:00Z">
        <w:r w:rsidRPr="00C83045" w:rsidDel="00A248BB">
          <w:rPr>
            <w:rPrChange w:id="772" w:author="admin" w:date="2018-01-26T07:11:00Z">
              <w:rPr/>
            </w:rPrChange>
          </w:rPr>
          <w:delText xml:space="preserve">Dopo una accurata raccolta e analisi dei requisiti, sono </w:delText>
        </w:r>
        <w:r w:rsidR="008623DD" w:rsidRPr="00C83045" w:rsidDel="00A248BB">
          <w:rPr>
            <w:rPrChange w:id="773" w:author="admin" w:date="2018-01-26T07:11:00Z">
              <w:rPr/>
            </w:rPrChange>
          </w:rPr>
          <w:delText xml:space="preserve">stai </w:delText>
        </w:r>
        <w:r w:rsidRPr="00C83045" w:rsidDel="00A248BB">
          <w:rPr>
            <w:rPrChange w:id="774" w:author="admin" w:date="2018-01-26T07:11:00Z">
              <w:rPr/>
            </w:rPrChange>
          </w:rPr>
          <w:delText>redatti alcuni documenti esplicativi delle attività e manuali di utilizzo del software. Questo tipo di documentazione è oggetto di revisione, ogni qualvolta se ne dovesse verificare la necessità.</w:delText>
        </w:r>
        <w:r w:rsidR="008623DD" w:rsidRPr="00C83045" w:rsidDel="00A248BB">
          <w:rPr>
            <w:rPrChange w:id="775" w:author="admin" w:date="2018-01-26T07:11:00Z">
              <w:rPr/>
            </w:rPrChange>
          </w:rPr>
          <w:delText xml:space="preserve"> Project si impegna ad aggiornare la documentazione del progetto condividendola e rendendola sempre disponibile ad Air Liquide Italia nella modalità descritta nel prossimo paragrafo. Allo stesso modo saranno a disposizione </w:delText>
        </w:r>
        <w:commentRangeStart w:id="776"/>
        <w:r w:rsidR="008623DD" w:rsidRPr="00C83045" w:rsidDel="00A248BB">
          <w:rPr>
            <w:rPrChange w:id="777" w:author="admin" w:date="2018-01-26T07:11:00Z">
              <w:rPr/>
            </w:rPrChange>
          </w:rPr>
          <w:delText>i sorgenti del software</w:delText>
        </w:r>
        <w:commentRangeEnd w:id="776"/>
        <w:r w:rsidR="0055070C" w:rsidRPr="00C83045" w:rsidDel="00A248BB">
          <w:rPr>
            <w:rStyle w:val="Rimandocommento"/>
            <w:sz w:val="32"/>
            <w:szCs w:val="52"/>
            <w:rPrChange w:id="778" w:author="admin" w:date="2018-01-26T07:11:00Z">
              <w:rPr>
                <w:rStyle w:val="Rimandocommento"/>
              </w:rPr>
            </w:rPrChange>
          </w:rPr>
          <w:commentReference w:id="776"/>
        </w:r>
        <w:r w:rsidR="008623DD" w:rsidRPr="00C83045" w:rsidDel="00A248BB">
          <w:rPr>
            <w:rPrChange w:id="779" w:author="admin" w:date="2018-01-26T07:11:00Z">
              <w:rPr/>
            </w:rPrChange>
          </w:rPr>
          <w:delText xml:space="preserve"> nella versione ultima rilasciata in ambiente di produzione.</w:delText>
        </w:r>
      </w:del>
    </w:p>
    <w:p w:rsidR="0012047A" w:rsidRPr="00C83045" w:rsidDel="00A248BB" w:rsidRDefault="0012047A" w:rsidP="00C83045">
      <w:pPr>
        <w:pStyle w:val="Titolo"/>
        <w:rPr>
          <w:del w:id="780" w:author="admin" w:date="2018-01-26T06:40:00Z"/>
          <w:rPrChange w:id="781" w:author="admin" w:date="2018-01-26T07:11:00Z">
            <w:rPr>
              <w:del w:id="782" w:author="admin" w:date="2018-01-26T06:40:00Z"/>
            </w:rPr>
          </w:rPrChange>
        </w:rPr>
        <w:pPrChange w:id="783" w:author="admin" w:date="2018-01-26T07:11:00Z">
          <w:pPr>
            <w:spacing w:line="360" w:lineRule="auto"/>
            <w:ind w:left="1416"/>
            <w:jc w:val="both"/>
          </w:pPr>
        </w:pPrChange>
      </w:pPr>
    </w:p>
    <w:p w:rsidR="0012047A" w:rsidRPr="00C83045" w:rsidDel="00A248BB" w:rsidRDefault="0012047A" w:rsidP="00C83045">
      <w:pPr>
        <w:pStyle w:val="Titolo"/>
        <w:rPr>
          <w:del w:id="784" w:author="admin" w:date="2018-01-26T06:40:00Z"/>
          <w:rPrChange w:id="785" w:author="admin" w:date="2018-01-26T07:11:00Z">
            <w:rPr>
              <w:del w:id="786" w:author="admin" w:date="2018-01-26T06:40:00Z"/>
            </w:rPr>
          </w:rPrChange>
        </w:rPr>
        <w:pPrChange w:id="787" w:author="admin" w:date="2018-01-26T07:11:00Z">
          <w:pPr>
            <w:spacing w:line="360" w:lineRule="auto"/>
            <w:ind w:firstLine="708"/>
            <w:jc w:val="both"/>
          </w:pPr>
        </w:pPrChange>
      </w:pPr>
      <w:del w:id="788" w:author="admin" w:date="2018-01-26T06:40:00Z">
        <w:r w:rsidRPr="00C83045" w:rsidDel="00A248BB">
          <w:rPr>
            <w:rPrChange w:id="789" w:author="admin" w:date="2018-01-26T07:11:00Z">
              <w:rPr/>
            </w:rPrChange>
          </w:rPr>
          <w:delText xml:space="preserve">I sistemi di controllo qualità del software saranno sempre disponibili, facendone richiesta ai focal point </w:delText>
        </w:r>
        <w:r w:rsidR="008623DD" w:rsidRPr="00C83045" w:rsidDel="00A248BB">
          <w:rPr>
            <w:rPrChange w:id="790" w:author="admin" w:date="2018-01-26T07:11:00Z">
              <w:rPr/>
            </w:rPrChange>
          </w:rPr>
          <w:delText>di Project per lo specifico progetto</w:delText>
        </w:r>
        <w:r w:rsidRPr="00C83045" w:rsidDel="00A248BB">
          <w:rPr>
            <w:rPrChange w:id="791" w:author="admin" w:date="2018-01-26T07:11:00Z">
              <w:rPr/>
            </w:rPrChange>
          </w:rPr>
          <w:delText>. Tali sistemi sono in continuo aggiornamento e in costante evoluzione.</w:delText>
        </w:r>
      </w:del>
    </w:p>
    <w:p w:rsidR="0012047A" w:rsidRPr="00C83045" w:rsidDel="00A248BB" w:rsidRDefault="0012047A" w:rsidP="00C83045">
      <w:pPr>
        <w:pStyle w:val="Titolo"/>
        <w:rPr>
          <w:del w:id="792" w:author="admin" w:date="2018-01-26T06:40:00Z"/>
          <w:rPrChange w:id="793" w:author="admin" w:date="2018-01-26T07:11:00Z">
            <w:rPr>
              <w:del w:id="794" w:author="admin" w:date="2018-01-26T06:40:00Z"/>
            </w:rPr>
          </w:rPrChange>
        </w:rPr>
        <w:pPrChange w:id="795" w:author="admin" w:date="2018-01-26T07:11:00Z">
          <w:pPr>
            <w:spacing w:line="360" w:lineRule="auto"/>
            <w:ind w:firstLine="360"/>
          </w:pPr>
        </w:pPrChange>
      </w:pPr>
    </w:p>
    <w:p w:rsidR="008623DD" w:rsidRPr="00C83045" w:rsidDel="00A248BB" w:rsidRDefault="008623DD" w:rsidP="00C83045">
      <w:pPr>
        <w:pStyle w:val="Titolo"/>
        <w:rPr>
          <w:del w:id="796" w:author="admin" w:date="2018-01-26T06:40:00Z"/>
          <w:rPrChange w:id="797" w:author="admin" w:date="2018-01-26T07:11:00Z">
            <w:rPr>
              <w:del w:id="798" w:author="admin" w:date="2018-01-26T06:40:00Z"/>
            </w:rPr>
          </w:rPrChange>
        </w:rPr>
        <w:pPrChange w:id="799" w:author="admin" w:date="2018-01-26T07:11:00Z">
          <w:pPr>
            <w:spacing w:line="360" w:lineRule="auto"/>
            <w:ind w:firstLine="360"/>
          </w:pPr>
        </w:pPrChange>
      </w:pPr>
    </w:p>
    <w:p w:rsidR="008623DD" w:rsidRPr="00C83045" w:rsidDel="00A248BB" w:rsidRDefault="008623DD" w:rsidP="00C83045">
      <w:pPr>
        <w:pStyle w:val="Titolo"/>
        <w:rPr>
          <w:del w:id="800" w:author="admin" w:date="2018-01-26T06:40:00Z"/>
          <w:rPrChange w:id="801" w:author="admin" w:date="2018-01-26T07:11:00Z">
            <w:rPr>
              <w:del w:id="802" w:author="admin" w:date="2018-01-26T06:40:00Z"/>
            </w:rPr>
          </w:rPrChange>
        </w:rPr>
        <w:pPrChange w:id="803" w:author="admin" w:date="2018-01-26T07:11:00Z">
          <w:pPr>
            <w:spacing w:line="360" w:lineRule="auto"/>
            <w:ind w:firstLine="360"/>
          </w:pPr>
        </w:pPrChange>
      </w:pPr>
    </w:p>
    <w:p w:rsidR="008623DD" w:rsidRPr="00C83045" w:rsidRDefault="008623DD" w:rsidP="00C83045">
      <w:pPr>
        <w:pStyle w:val="Titolo"/>
        <w:rPr>
          <w:rPrChange w:id="804" w:author="admin" w:date="2018-01-26T07:11:00Z">
            <w:rPr>
              <w14:shadow w14:blurRad="50800" w14:dist="38100" w14:dir="2700000" w14:sx="100000" w14:sy="100000" w14:kx="0" w14:ky="0" w14:algn="tl">
                <w14:srgbClr w14:val="000000">
                  <w14:alpha w14:val="60000"/>
                </w14:srgbClr>
              </w14:shadow>
            </w:rPr>
          </w:rPrChange>
        </w:rPr>
        <w:pPrChange w:id="805" w:author="admin" w:date="2018-01-26T07:11:00Z">
          <w:pPr>
            <w:pStyle w:val="Citazioneintensa"/>
            <w:pBdr>
              <w:bottom w:val="single" w:sz="4" w:space="0" w:color="4F81BD"/>
            </w:pBdr>
            <w:spacing w:line="360" w:lineRule="auto"/>
            <w:ind w:left="360"/>
            <w:jc w:val="both"/>
          </w:pPr>
        </w:pPrChange>
      </w:pPr>
      <w:bookmarkStart w:id="806" w:name="_Toc504714051"/>
      <w:r w:rsidRPr="00C83045">
        <w:rPr>
          <w:rPrChange w:id="807" w:author="admin" w:date="2018-01-26T07:11:00Z">
            <w:rPr>
              <w14:shadow w14:blurRad="50800" w14:dist="38100" w14:dir="2700000" w14:sx="100000" w14:sy="100000" w14:kx="0" w14:ky="0" w14:algn="tl">
                <w14:srgbClr w14:val="000000">
                  <w14:alpha w14:val="60000"/>
                </w14:srgbClr>
              </w14:shadow>
            </w:rPr>
          </w:rPrChange>
        </w:rPr>
        <w:t>4.1  – Condivisione sorgenti e documentazione</w:t>
      </w:r>
      <w:bookmarkEnd w:id="806"/>
    </w:p>
    <w:p w:rsidR="008623DD" w:rsidRDefault="008623DD" w:rsidP="0013773F">
      <w:pPr>
        <w:spacing w:line="360" w:lineRule="auto"/>
        <w:ind w:firstLine="360"/>
        <w:jc w:val="both"/>
        <w:rPr>
          <w:rFonts w:ascii="Calibri" w:hAnsi="Calibri"/>
        </w:rPr>
      </w:pPr>
      <w:r>
        <w:rPr>
          <w:rFonts w:ascii="Calibri" w:hAnsi="Calibri"/>
        </w:rPr>
        <w:t xml:space="preserve">I sorgenti e la documentazione di progetto saranno disponibili in modalità condivisa e sicura tramite un </w:t>
      </w:r>
      <w:proofErr w:type="spellStart"/>
      <w:r>
        <w:rPr>
          <w:rFonts w:ascii="Calibri" w:hAnsi="Calibri"/>
        </w:rPr>
        <w:t>repository</w:t>
      </w:r>
      <w:proofErr w:type="spellEnd"/>
      <w:r>
        <w:rPr>
          <w:rFonts w:ascii="Calibri" w:hAnsi="Calibri"/>
        </w:rPr>
        <w:t xml:space="preserve"> SUBVERSION. L’accesso a tale </w:t>
      </w:r>
      <w:proofErr w:type="spellStart"/>
      <w:r>
        <w:rPr>
          <w:rFonts w:ascii="Calibri" w:hAnsi="Calibri"/>
        </w:rPr>
        <w:t>repository</w:t>
      </w:r>
      <w:proofErr w:type="spellEnd"/>
      <w:r>
        <w:rPr>
          <w:rFonts w:ascii="Calibri" w:hAnsi="Calibri"/>
        </w:rPr>
        <w:t xml:space="preserve"> è consentito </w:t>
      </w:r>
      <w:commentRangeStart w:id="808"/>
      <w:r>
        <w:rPr>
          <w:rFonts w:ascii="Calibri" w:hAnsi="Calibri"/>
        </w:rPr>
        <w:t>vi</w:t>
      </w:r>
      <w:del w:id="809" w:author="admin" w:date="2018-01-25T18:23:00Z">
        <w:r w:rsidDel="00BE77F3">
          <w:rPr>
            <w:rFonts w:ascii="Calibri" w:hAnsi="Calibri"/>
          </w:rPr>
          <w:delText xml:space="preserve"> </w:delText>
        </w:r>
      </w:del>
      <w:r>
        <w:rPr>
          <w:rFonts w:ascii="Calibri" w:hAnsi="Calibri"/>
        </w:rPr>
        <w:t xml:space="preserve">a </w:t>
      </w:r>
      <w:commentRangeEnd w:id="808"/>
      <w:r w:rsidR="0055070C">
        <w:rPr>
          <w:rStyle w:val="Rimandocommento"/>
        </w:rPr>
        <w:commentReference w:id="808"/>
      </w:r>
      <w:r>
        <w:rPr>
          <w:rFonts w:ascii="Calibri" w:hAnsi="Calibri"/>
        </w:rPr>
        <w:t xml:space="preserve">TCP/SSH con protocollo </w:t>
      </w:r>
      <w:proofErr w:type="spellStart"/>
      <w:r>
        <w:rPr>
          <w:rFonts w:ascii="Calibri" w:hAnsi="Calibri"/>
        </w:rPr>
        <w:t>svn</w:t>
      </w:r>
      <w:proofErr w:type="spellEnd"/>
      <w:r>
        <w:rPr>
          <w:rFonts w:ascii="Calibri" w:hAnsi="Calibri"/>
        </w:rPr>
        <w:t xml:space="preserve"> al seguente indirizzo. </w:t>
      </w:r>
    </w:p>
    <w:p w:rsidR="008623DD" w:rsidRPr="0013773F" w:rsidRDefault="008623DD" w:rsidP="0013773F">
      <w:pPr>
        <w:spacing w:line="360" w:lineRule="auto"/>
        <w:ind w:firstLine="360"/>
        <w:jc w:val="both"/>
        <w:rPr>
          <w:rFonts w:ascii="Calibri" w:hAnsi="Calibri"/>
          <w:b/>
          <w:lang w:val="en-US"/>
        </w:rPr>
      </w:pPr>
      <w:r w:rsidRPr="0013773F">
        <w:rPr>
          <w:rFonts w:ascii="Calibri" w:hAnsi="Calibri"/>
          <w:b/>
          <w:lang w:val="en-US"/>
        </w:rPr>
        <w:t>svn://revision.projectsrt.net/svn/alibow/branches/release</w:t>
      </w:r>
    </w:p>
    <w:p w:rsidR="0013773F" w:rsidRDefault="0013773F" w:rsidP="0013773F">
      <w:pPr>
        <w:spacing w:line="360" w:lineRule="auto"/>
        <w:jc w:val="both"/>
        <w:rPr>
          <w:rFonts w:ascii="Calibri" w:hAnsi="Calibri"/>
        </w:rPr>
      </w:pPr>
      <w:r w:rsidRPr="0013773F">
        <w:rPr>
          <w:rFonts w:ascii="Calibri" w:hAnsi="Calibri"/>
        </w:rPr>
        <w:t xml:space="preserve">l’accesso al </w:t>
      </w:r>
      <w:proofErr w:type="spellStart"/>
      <w:r w:rsidRPr="0013773F">
        <w:rPr>
          <w:rFonts w:ascii="Calibri" w:hAnsi="Calibri"/>
        </w:rPr>
        <w:t>repository</w:t>
      </w:r>
      <w:proofErr w:type="spellEnd"/>
      <w:r w:rsidRPr="0013773F">
        <w:rPr>
          <w:rFonts w:ascii="Calibri" w:hAnsi="Calibri"/>
        </w:rPr>
        <w:t xml:space="preserve"> è consentito tramite un cliente SVN. </w:t>
      </w:r>
      <w:r>
        <w:rPr>
          <w:rFonts w:ascii="Calibri" w:hAnsi="Calibri"/>
        </w:rPr>
        <w:t xml:space="preserve">Project suggerisce e utilizza la soluzione </w:t>
      </w:r>
      <w:proofErr w:type="spellStart"/>
      <w:r>
        <w:rPr>
          <w:rFonts w:ascii="Calibri" w:hAnsi="Calibri"/>
        </w:rPr>
        <w:t>opensource</w:t>
      </w:r>
      <w:proofErr w:type="spellEnd"/>
      <w:r>
        <w:rPr>
          <w:rFonts w:ascii="Calibri" w:hAnsi="Calibri"/>
        </w:rPr>
        <w:t xml:space="preserve"> TORTOISE SVN liberamente utilizzabile in ambito commerciale.</w:t>
      </w:r>
    </w:p>
    <w:p w:rsidR="0013773F" w:rsidRDefault="00A248BB" w:rsidP="0013773F">
      <w:pPr>
        <w:spacing w:line="360" w:lineRule="auto"/>
        <w:jc w:val="both"/>
        <w:rPr>
          <w:rFonts w:ascii="Calibri" w:hAnsi="Calibri"/>
        </w:rPr>
      </w:pPr>
      <w:ins w:id="810" w:author="admin" w:date="2018-01-26T06:45:00Z">
        <w:r>
          <w:rPr>
            <w:rFonts w:ascii="Calibri" w:hAnsi="Calibri"/>
          </w:rPr>
          <w:br w:type="page"/>
        </w:r>
      </w:ins>
    </w:p>
    <w:p w:rsidR="00086F25" w:rsidRPr="00C83045" w:rsidRDefault="00086F25" w:rsidP="00C83045">
      <w:pPr>
        <w:pStyle w:val="Titolo"/>
        <w:rPr>
          <w:rPrChange w:id="811" w:author="admin" w:date="2018-01-26T07:11:00Z">
            <w:rPr>
              <w14:shadow w14:blurRad="50800" w14:dist="38100" w14:dir="2700000" w14:sx="100000" w14:sy="100000" w14:kx="0" w14:ky="0" w14:algn="tl">
                <w14:srgbClr w14:val="000000">
                  <w14:alpha w14:val="60000"/>
                </w14:srgbClr>
              </w14:shadow>
            </w:rPr>
          </w:rPrChange>
        </w:rPr>
        <w:pPrChange w:id="812" w:author="admin" w:date="2018-01-26T07:11:00Z">
          <w:pPr>
            <w:pStyle w:val="Citazioneintensa"/>
            <w:pBdr>
              <w:bottom w:val="single" w:sz="4" w:space="0" w:color="4F81BD"/>
            </w:pBdr>
            <w:spacing w:line="360" w:lineRule="auto"/>
            <w:ind w:left="360"/>
            <w:jc w:val="both"/>
          </w:pPr>
        </w:pPrChange>
      </w:pPr>
      <w:bookmarkStart w:id="813" w:name="_Toc504714052"/>
      <w:r w:rsidRPr="00C83045">
        <w:rPr>
          <w:rPrChange w:id="814" w:author="admin" w:date="2018-01-26T07:11:00Z">
            <w:rPr>
              <w14:shadow w14:blurRad="50800" w14:dist="38100" w14:dir="2700000" w14:sx="100000" w14:sy="100000" w14:kx="0" w14:ky="0" w14:algn="tl">
                <w14:srgbClr w14:val="000000">
                  <w14:alpha w14:val="60000"/>
                </w14:srgbClr>
              </w14:shadow>
            </w:rPr>
          </w:rPrChange>
        </w:rPr>
        <w:lastRenderedPageBreak/>
        <w:t xml:space="preserve">4.2  – </w:t>
      </w:r>
      <w:commentRangeStart w:id="815"/>
      <w:proofErr w:type="spellStart"/>
      <w:r w:rsidRPr="00C83045">
        <w:rPr>
          <w:rPrChange w:id="816" w:author="admin" w:date="2018-01-26T07:11:00Z">
            <w:rPr>
              <w14:shadow w14:blurRad="50800" w14:dist="38100" w14:dir="2700000" w14:sx="100000" w14:sy="100000" w14:kx="0" w14:ky="0" w14:algn="tl">
                <w14:srgbClr w14:val="000000">
                  <w14:alpha w14:val="60000"/>
                </w14:srgbClr>
              </w14:shadow>
            </w:rPr>
          </w:rPrChange>
        </w:rPr>
        <w:t>Change</w:t>
      </w:r>
      <w:proofErr w:type="spellEnd"/>
      <w:r w:rsidRPr="00C83045">
        <w:rPr>
          <w:rPrChange w:id="817" w:author="admin" w:date="2018-01-26T07:11:00Z">
            <w:rPr>
              <w14:shadow w14:blurRad="50800" w14:dist="38100" w14:dir="2700000" w14:sx="100000" w14:sy="100000" w14:kx="0" w14:ky="0" w14:algn="tl">
                <w14:srgbClr w14:val="000000">
                  <w14:alpha w14:val="60000"/>
                </w14:srgbClr>
              </w14:shadow>
            </w:rPr>
          </w:rPrChange>
        </w:rPr>
        <w:t xml:space="preserve"> &amp; </w:t>
      </w:r>
      <w:proofErr w:type="spellStart"/>
      <w:r w:rsidRPr="00C83045">
        <w:rPr>
          <w:rPrChange w:id="818" w:author="admin" w:date="2018-01-26T07:11:00Z">
            <w:rPr>
              <w14:shadow w14:blurRad="50800" w14:dist="38100" w14:dir="2700000" w14:sx="100000" w14:sy="100000" w14:kx="0" w14:ky="0" w14:algn="tl">
                <w14:srgbClr w14:val="000000">
                  <w14:alpha w14:val="60000"/>
                </w14:srgbClr>
              </w14:shadow>
            </w:rPr>
          </w:rPrChange>
        </w:rPr>
        <w:t>Configuration</w:t>
      </w:r>
      <w:proofErr w:type="spellEnd"/>
      <w:r w:rsidRPr="00C83045">
        <w:rPr>
          <w:rPrChange w:id="819" w:author="admin" w:date="2018-01-26T07:11:00Z">
            <w:rPr>
              <w14:shadow w14:blurRad="50800" w14:dist="38100" w14:dir="2700000" w14:sx="100000" w14:sy="100000" w14:kx="0" w14:ky="0" w14:algn="tl">
                <w14:srgbClr w14:val="000000">
                  <w14:alpha w14:val="60000"/>
                </w14:srgbClr>
              </w14:shadow>
            </w:rPr>
          </w:rPrChange>
        </w:rPr>
        <w:t xml:space="preserve"> Management</w:t>
      </w:r>
      <w:commentRangeEnd w:id="815"/>
      <w:r w:rsidR="00D202F9" w:rsidRPr="00C83045">
        <w:rPr>
          <w:rStyle w:val="Rimandocommento"/>
          <w:sz w:val="32"/>
          <w:szCs w:val="52"/>
          <w:rPrChange w:id="820" w:author="admin" w:date="2018-01-26T07:11:00Z">
            <w:rPr>
              <w:rStyle w:val="Rimandocommento"/>
              <w:b w:val="0"/>
              <w:bCs w:val="0"/>
              <w:i w:val="0"/>
              <w:iCs w:val="0"/>
              <w:color w:val="auto"/>
            </w:rPr>
          </w:rPrChange>
        </w:rPr>
        <w:commentReference w:id="815"/>
      </w:r>
      <w:bookmarkEnd w:id="813"/>
    </w:p>
    <w:p w:rsidR="00AB2219" w:rsidRPr="00AB2219" w:rsidDel="00BE77F3" w:rsidRDefault="00AB2219" w:rsidP="00AB2219">
      <w:pPr>
        <w:spacing w:line="360" w:lineRule="auto"/>
        <w:ind w:firstLine="360"/>
        <w:jc w:val="both"/>
        <w:rPr>
          <w:del w:id="821" w:author="admin" w:date="2018-01-25T18:25:00Z"/>
          <w:rFonts w:ascii="Calibri" w:hAnsi="Calibri"/>
        </w:rPr>
      </w:pPr>
      <w:del w:id="822" w:author="admin" w:date="2018-01-26T06:45:00Z">
        <w:r w:rsidRPr="00AB2219" w:rsidDel="00A248BB">
          <w:rPr>
            <w:rFonts w:ascii="Calibri" w:hAnsi="Calibri"/>
          </w:rPr>
          <w:delText>Le metodologie di riferimento che Project ha seguito nella progettazione, e a cui farà riferimento nel Change Mangemente di ALIREP sono raccolte nello standard Gamp (Good Automated Manufacturing Practices), giunto alla</w:delText>
        </w:r>
      </w:del>
      <w:del w:id="823" w:author="admin" w:date="2018-01-25T18:25:00Z">
        <w:r w:rsidRPr="00AB2219" w:rsidDel="00BE77F3">
          <w:rPr>
            <w:rFonts w:ascii="Calibri" w:hAnsi="Calibri"/>
          </w:rPr>
          <w:delText xml:space="preserve"> </w:delText>
        </w:r>
      </w:del>
    </w:p>
    <w:p w:rsidR="00BE77F3" w:rsidRPr="00AB2219" w:rsidDel="00A248BB" w:rsidRDefault="00AB2219">
      <w:pPr>
        <w:spacing w:line="360" w:lineRule="auto"/>
        <w:ind w:firstLine="360"/>
        <w:jc w:val="both"/>
        <w:rPr>
          <w:del w:id="824" w:author="admin" w:date="2018-01-26T06:45:00Z"/>
          <w:rFonts w:ascii="Calibri" w:hAnsi="Calibri"/>
        </w:rPr>
        <w:pPrChange w:id="825" w:author="admin" w:date="2018-01-25T18:25:00Z">
          <w:pPr>
            <w:spacing w:line="360" w:lineRule="auto"/>
            <w:jc w:val="both"/>
          </w:pPr>
        </w:pPrChange>
      </w:pPr>
      <w:del w:id="826" w:author="admin" w:date="2018-01-26T06:45:00Z">
        <w:r w:rsidRPr="00AB2219" w:rsidDel="00A248BB">
          <w:rPr>
            <w:rFonts w:ascii="Calibri" w:hAnsi="Calibri"/>
          </w:rPr>
          <w:delText>quinta versione, con il titolo “GAMP® 5: A Risk-Based Approach to Compliant GxP Computerized Systems”.</w:delText>
        </w:r>
      </w:del>
      <w:del w:id="827" w:author="admin" w:date="2018-01-25T18:26:00Z">
        <w:r w:rsidRPr="00AB2219" w:rsidDel="00BE77F3">
          <w:rPr>
            <w:rFonts w:ascii="Calibri" w:hAnsi="Calibri"/>
          </w:rPr>
          <w:delText xml:space="preserve"> </w:delText>
        </w:r>
      </w:del>
    </w:p>
    <w:p w:rsidR="00AB2219" w:rsidRPr="00AB2219" w:rsidRDefault="00AB2219" w:rsidP="00AB2219">
      <w:pPr>
        <w:spacing w:line="360" w:lineRule="auto"/>
        <w:jc w:val="both"/>
        <w:rPr>
          <w:rFonts w:ascii="Calibri" w:hAnsi="Calibri"/>
        </w:rPr>
      </w:pPr>
      <w:del w:id="828" w:author="admin" w:date="2018-01-26T06:45:00Z">
        <w:r w:rsidRPr="00AB2219" w:rsidDel="00A248BB">
          <w:rPr>
            <w:rFonts w:ascii="Calibri" w:hAnsi="Calibri"/>
          </w:rPr>
          <w:delText>Il documento Gamp5, emesso dal Gamp Forum sotto egida di ISPE (www.ispe.org) raggruppa tutte le regole ed indicazioni per progettare, sviluppare e mantenere un sistema “convalidato”:  in esso viene sviluppato il concetto  di “Risk-Based Approach” che  accompagna nel “System Life Cycle” ove vengono  definite  tutte  la attività  da  svolgere prima  dello sviluppo  ed  implementazione  e durante  la  vita  del  sistema  per poterlo</w:delText>
        </w:r>
      </w:del>
      <w:del w:id="829" w:author="admin" w:date="2018-01-26T06:42:00Z">
        <w:r w:rsidRPr="00AB2219" w:rsidDel="00A248BB">
          <w:rPr>
            <w:rFonts w:ascii="Calibri" w:hAnsi="Calibri"/>
          </w:rPr>
          <w:delText xml:space="preserve"> </w:delText>
        </w:r>
      </w:del>
      <w:del w:id="830" w:author="admin" w:date="2018-01-26T06:45:00Z">
        <w:r w:rsidRPr="00AB2219" w:rsidDel="00A248BB">
          <w:rPr>
            <w:rFonts w:ascii="Calibri" w:hAnsi="Calibri"/>
          </w:rPr>
          <w:delText xml:space="preserve"> tenere nello stato di “convalida” </w:delText>
        </w:r>
      </w:del>
      <w:del w:id="831" w:author="admin" w:date="2018-01-26T06:42:00Z">
        <w:r w:rsidRPr="00AB2219" w:rsidDel="00A248BB">
          <w:rPr>
            <w:rFonts w:ascii="Calibri" w:hAnsi="Calibri"/>
          </w:rPr>
          <w:delText xml:space="preserve"> </w:delText>
        </w:r>
      </w:del>
      <w:del w:id="832" w:author="admin" w:date="2018-01-26T06:45:00Z">
        <w:r w:rsidRPr="00AB2219" w:rsidDel="00A248BB">
          <w:rPr>
            <w:rFonts w:ascii="Calibri" w:hAnsi="Calibri"/>
          </w:rPr>
          <w:delText xml:space="preserve">dalla sua progettazione, allo sviluppo, all’utilizzo e manutenzione fino alla sua dismissione. </w:delText>
        </w:r>
      </w:del>
      <w:del w:id="833" w:author="admin" w:date="2018-01-26T06:43:00Z">
        <w:r w:rsidRPr="00AB2219" w:rsidDel="00A248BB">
          <w:rPr>
            <w:rFonts w:ascii="Calibri" w:hAnsi="Calibri"/>
          </w:rPr>
          <w:delText>In particolare i</w:delText>
        </w:r>
      </w:del>
      <w:ins w:id="834" w:author="admin" w:date="2018-01-26T06:43:00Z">
        <w:r w:rsidR="00A248BB">
          <w:rPr>
            <w:rFonts w:ascii="Calibri" w:hAnsi="Calibri"/>
          </w:rPr>
          <w:t>Le line guida</w:t>
        </w:r>
      </w:ins>
      <w:del w:id="835" w:author="admin" w:date="2018-01-26T06:45:00Z">
        <w:r w:rsidRPr="00AB2219" w:rsidDel="00A248BB">
          <w:rPr>
            <w:rFonts w:ascii="Calibri" w:hAnsi="Calibri"/>
          </w:rPr>
          <w:delText xml:space="preserve"> riferiment</w:delText>
        </w:r>
      </w:del>
      <w:del w:id="836" w:author="admin" w:date="2018-01-26T06:44:00Z">
        <w:r w:rsidRPr="00AB2219" w:rsidDel="00A248BB">
          <w:rPr>
            <w:rFonts w:ascii="Calibri" w:hAnsi="Calibri"/>
          </w:rPr>
          <w:delText>i</w:delText>
        </w:r>
      </w:del>
      <w:r w:rsidRPr="00AB2219">
        <w:rPr>
          <w:rFonts w:ascii="Calibri" w:hAnsi="Calibri"/>
        </w:rPr>
        <w:t xml:space="preserve"> utilizzat</w:t>
      </w:r>
      <w:del w:id="837" w:author="admin" w:date="2018-01-26T06:44:00Z">
        <w:r w:rsidRPr="00AB2219" w:rsidDel="00A248BB">
          <w:rPr>
            <w:rFonts w:ascii="Calibri" w:hAnsi="Calibri"/>
          </w:rPr>
          <w:delText>i</w:delText>
        </w:r>
      </w:del>
      <w:ins w:id="838" w:author="admin" w:date="2018-01-26T06:44:00Z">
        <w:r w:rsidR="00A248BB">
          <w:rPr>
            <w:rFonts w:ascii="Calibri" w:hAnsi="Calibri"/>
          </w:rPr>
          <w:t>e</w:t>
        </w:r>
      </w:ins>
      <w:r w:rsidRPr="00AB2219">
        <w:rPr>
          <w:rFonts w:ascii="Calibri" w:hAnsi="Calibri"/>
        </w:rPr>
        <w:t xml:space="preserve"> per la </w:t>
      </w:r>
      <w:proofErr w:type="spellStart"/>
      <w:r w:rsidRPr="00AB2219">
        <w:rPr>
          <w:rFonts w:ascii="Calibri" w:hAnsi="Calibri"/>
        </w:rPr>
        <w:t>compliance</w:t>
      </w:r>
      <w:proofErr w:type="spellEnd"/>
      <w:r w:rsidRPr="00AB2219">
        <w:rPr>
          <w:rFonts w:ascii="Calibri" w:hAnsi="Calibri"/>
        </w:rPr>
        <w:t xml:space="preserve"> di ALIREP</w:t>
      </w:r>
      <w:ins w:id="839" w:author="admin" w:date="2018-01-26T06:44:00Z">
        <w:r w:rsidR="00A248BB">
          <w:rPr>
            <w:rFonts w:ascii="Calibri" w:hAnsi="Calibri"/>
          </w:rPr>
          <w:t>,</w:t>
        </w:r>
      </w:ins>
      <w:r w:rsidRPr="00AB2219">
        <w:rPr>
          <w:rFonts w:ascii="Calibri" w:hAnsi="Calibri"/>
        </w:rPr>
        <w:t xml:space="preserve"> sono </w:t>
      </w:r>
      <w:del w:id="840" w:author="admin" w:date="2018-01-26T06:44:00Z">
        <w:r w:rsidRPr="00AB2219" w:rsidDel="00A248BB">
          <w:rPr>
            <w:rFonts w:ascii="Calibri" w:hAnsi="Calibri"/>
          </w:rPr>
          <w:delText xml:space="preserve">descrititi </w:delText>
        </w:r>
      </w:del>
      <w:ins w:id="841" w:author="admin" w:date="2018-01-26T06:44:00Z">
        <w:r w:rsidR="00A248BB" w:rsidRPr="00AB2219">
          <w:rPr>
            <w:rFonts w:ascii="Calibri" w:hAnsi="Calibri"/>
          </w:rPr>
          <w:t>descrit</w:t>
        </w:r>
        <w:r w:rsidR="00A248BB">
          <w:rPr>
            <w:rFonts w:ascii="Calibri" w:hAnsi="Calibri"/>
          </w:rPr>
          <w:t>te</w:t>
        </w:r>
        <w:r w:rsidR="00A248BB" w:rsidRPr="00AB2219">
          <w:rPr>
            <w:rFonts w:ascii="Calibri" w:hAnsi="Calibri"/>
          </w:rPr>
          <w:t xml:space="preserve"> </w:t>
        </w:r>
      </w:ins>
      <w:del w:id="842" w:author="admin" w:date="2018-01-26T06:44:00Z">
        <w:r w:rsidRPr="00AB2219" w:rsidDel="00A248BB">
          <w:rPr>
            <w:rFonts w:ascii="Calibri" w:hAnsi="Calibri"/>
          </w:rPr>
          <w:delText>nelle appendici di</w:delText>
        </w:r>
      </w:del>
      <w:ins w:id="843" w:author="admin" w:date="2018-01-26T06:44:00Z">
        <w:r w:rsidR="00A248BB">
          <w:rPr>
            <w:rFonts w:ascii="Calibri" w:hAnsi="Calibri"/>
          </w:rPr>
          <w:t>nello standard</w:t>
        </w:r>
      </w:ins>
      <w:r w:rsidRPr="00AB2219">
        <w:rPr>
          <w:rFonts w:ascii="Calibri" w:hAnsi="Calibri"/>
        </w:rPr>
        <w:t xml:space="preserve"> Gamp5 suddivise in quattro grandi famiglie: </w:t>
      </w:r>
    </w:p>
    <w:p w:rsidR="00AB2219" w:rsidRPr="00AB2219" w:rsidRDefault="00AB2219" w:rsidP="00AB2219">
      <w:pPr>
        <w:spacing w:line="360" w:lineRule="auto"/>
        <w:jc w:val="both"/>
        <w:rPr>
          <w:rFonts w:ascii="Calibri" w:hAnsi="Calibri"/>
        </w:rPr>
      </w:pPr>
    </w:p>
    <w:p w:rsidR="00AB2219" w:rsidRPr="00AB2219" w:rsidRDefault="00AB2219" w:rsidP="00C822BF">
      <w:pPr>
        <w:numPr>
          <w:ilvl w:val="0"/>
          <w:numId w:val="21"/>
        </w:numPr>
        <w:spacing w:line="360" w:lineRule="auto"/>
        <w:jc w:val="both"/>
        <w:rPr>
          <w:rFonts w:ascii="Calibri" w:hAnsi="Calibri"/>
        </w:rPr>
      </w:pPr>
      <w:r w:rsidRPr="00AB2219">
        <w:rPr>
          <w:rFonts w:ascii="Calibri" w:hAnsi="Calibri"/>
        </w:rPr>
        <w:t xml:space="preserve">M, per </w:t>
      </w:r>
      <w:proofErr w:type="spellStart"/>
      <w:r w:rsidRPr="00AB2219">
        <w:rPr>
          <w:rFonts w:ascii="Calibri" w:hAnsi="Calibri"/>
        </w:rPr>
        <w:t>deployment</w:t>
      </w:r>
      <w:proofErr w:type="spellEnd"/>
      <w:r w:rsidRPr="00AB2219">
        <w:rPr>
          <w:rFonts w:ascii="Calibri" w:hAnsi="Calibri"/>
        </w:rPr>
        <w:t xml:space="preserve"> e gestione del progetto (Management)</w:t>
      </w:r>
    </w:p>
    <w:p w:rsidR="00AB2219" w:rsidRPr="00AB2219" w:rsidRDefault="00AB2219" w:rsidP="00C822BF">
      <w:pPr>
        <w:numPr>
          <w:ilvl w:val="0"/>
          <w:numId w:val="21"/>
        </w:numPr>
        <w:spacing w:line="360" w:lineRule="auto"/>
        <w:jc w:val="both"/>
        <w:rPr>
          <w:rFonts w:ascii="Calibri" w:hAnsi="Calibri"/>
        </w:rPr>
      </w:pPr>
      <w:r w:rsidRPr="00AB2219">
        <w:rPr>
          <w:rFonts w:ascii="Calibri" w:hAnsi="Calibri"/>
        </w:rPr>
        <w:t>D, per lo sviluppo del sistema (Development)</w:t>
      </w:r>
    </w:p>
    <w:p w:rsidR="00AB2219" w:rsidRPr="00AB2219" w:rsidRDefault="00AB2219" w:rsidP="00C822BF">
      <w:pPr>
        <w:numPr>
          <w:ilvl w:val="0"/>
          <w:numId w:val="21"/>
        </w:numPr>
        <w:spacing w:line="360" w:lineRule="auto"/>
        <w:jc w:val="both"/>
        <w:rPr>
          <w:rFonts w:ascii="Calibri" w:hAnsi="Calibri"/>
        </w:rPr>
      </w:pPr>
      <w:r w:rsidRPr="00AB2219">
        <w:rPr>
          <w:rFonts w:ascii="Calibri" w:hAnsi="Calibri"/>
        </w:rPr>
        <w:t>O, per l’utilizzo del sistema e la sua manutenzione (</w:t>
      </w:r>
      <w:proofErr w:type="spellStart"/>
      <w:r w:rsidRPr="00AB2219">
        <w:rPr>
          <w:rFonts w:ascii="Calibri" w:hAnsi="Calibri"/>
        </w:rPr>
        <w:t>Operation</w:t>
      </w:r>
      <w:proofErr w:type="spellEnd"/>
      <w:r w:rsidRPr="00AB2219">
        <w:rPr>
          <w:rFonts w:ascii="Calibri" w:hAnsi="Calibri"/>
        </w:rPr>
        <w:t xml:space="preserve">) </w:t>
      </w:r>
    </w:p>
    <w:p w:rsidR="00AB2219" w:rsidRPr="00AB2219" w:rsidRDefault="00AB2219" w:rsidP="00C822BF">
      <w:pPr>
        <w:numPr>
          <w:ilvl w:val="0"/>
          <w:numId w:val="21"/>
        </w:numPr>
        <w:spacing w:line="360" w:lineRule="auto"/>
        <w:jc w:val="both"/>
        <w:rPr>
          <w:rFonts w:ascii="Calibri" w:hAnsi="Calibri"/>
          <w:lang w:val="en-US"/>
        </w:rPr>
      </w:pPr>
      <w:r w:rsidRPr="00AB2219">
        <w:rPr>
          <w:rFonts w:ascii="Calibri" w:hAnsi="Calibri"/>
          <w:lang w:val="en-US"/>
        </w:rPr>
        <w:t>S, le “Special Interest Topics Appendices”</w:t>
      </w:r>
    </w:p>
    <w:p w:rsidR="00AB2219" w:rsidRPr="00AB2219" w:rsidRDefault="00AB2219" w:rsidP="00AB2219">
      <w:pPr>
        <w:spacing w:line="360" w:lineRule="auto"/>
        <w:jc w:val="both"/>
        <w:rPr>
          <w:rFonts w:ascii="Calibri" w:hAnsi="Calibri"/>
          <w:lang w:val="en-US"/>
        </w:rPr>
      </w:pPr>
    </w:p>
    <w:p w:rsidR="0013773F" w:rsidDel="00045600" w:rsidRDefault="00AB2219" w:rsidP="00AB2219">
      <w:pPr>
        <w:spacing w:line="360" w:lineRule="auto"/>
        <w:jc w:val="both"/>
        <w:rPr>
          <w:del w:id="844" w:author="admin" w:date="2018-01-25T18:58:00Z"/>
          <w:rFonts w:ascii="Calibri" w:hAnsi="Calibri"/>
        </w:rPr>
      </w:pPr>
      <w:del w:id="845" w:author="admin" w:date="2018-01-25T18:58:00Z">
        <w:r w:rsidRPr="00AB2219" w:rsidDel="00045600">
          <w:rPr>
            <w:rFonts w:ascii="Calibri" w:hAnsi="Calibri"/>
          </w:rPr>
          <w:delText>Vediamo  dunque  quelle  che  fanno  riferimento  specifico  al  Change  Control,  al  Configuration  Management  alla gestione  di  Backup  e  Ripristino,  alla  gestione  della  Business  Continuity. Nelle  tre  appendici  M8,  D4 ed  O6 si  affrontano  alcuni  temi  quali  quelli  del Project Change and  Configuration Management,  Management Development  and  Review  of  Software,  ed  Operational  Change  and  Configuration Management.   Ma il sistema non risulterebbe sotto controllo (e quindi convalidato) se non osservassimo anche le linee guida dettate dalle altre appendici,</w:delText>
        </w:r>
        <w:r w:rsidDel="00045600">
          <w:rPr>
            <w:rFonts w:ascii="Calibri" w:hAnsi="Calibri"/>
          </w:rPr>
          <w:delText xml:space="preserve"> </w:delText>
        </w:r>
        <w:r w:rsidRPr="00AB2219" w:rsidDel="00045600">
          <w:rPr>
            <w:rFonts w:ascii="Calibri" w:hAnsi="Calibri"/>
          </w:rPr>
          <w:delText>in particolare le citate O3, O9, O10 e O12. Vediamole in dettaglio.</w:delText>
        </w:r>
      </w:del>
    </w:p>
    <w:p w:rsidR="00904728" w:rsidDel="00045600" w:rsidRDefault="00904728" w:rsidP="00AB2219">
      <w:pPr>
        <w:spacing w:line="360" w:lineRule="auto"/>
        <w:jc w:val="both"/>
        <w:rPr>
          <w:del w:id="846" w:author="admin" w:date="2018-01-25T18:58:00Z"/>
          <w:rFonts w:ascii="Calibri" w:hAnsi="Calibri"/>
        </w:rPr>
      </w:pPr>
    </w:p>
    <w:p w:rsidR="00904728" w:rsidRPr="00904728" w:rsidDel="00045600" w:rsidRDefault="00904728" w:rsidP="00904728">
      <w:pPr>
        <w:spacing w:line="360" w:lineRule="auto"/>
        <w:ind w:firstLine="709"/>
        <w:jc w:val="both"/>
        <w:rPr>
          <w:del w:id="847" w:author="admin" w:date="2018-01-25T18:59:00Z"/>
          <w:rFonts w:ascii="Calibri" w:hAnsi="Calibri"/>
        </w:rPr>
      </w:pPr>
      <w:del w:id="848" w:author="admin" w:date="2018-01-25T18:58:00Z">
        <w:r w:rsidRPr="00904728" w:rsidDel="00045600">
          <w:rPr>
            <w:rFonts w:ascii="Calibri" w:hAnsi="Calibri"/>
          </w:rPr>
          <w:delText>L’Appendice M8 Linee Guida per i</w:delText>
        </w:r>
      </w:del>
      <w:ins w:id="849" w:author="admin" w:date="2018-01-25T18:58:00Z">
        <w:r w:rsidR="00045600">
          <w:rPr>
            <w:rFonts w:ascii="Calibri" w:hAnsi="Calibri"/>
          </w:rPr>
          <w:t>Facendo riferimento alle linee guida per il</w:t>
        </w:r>
      </w:ins>
      <w:del w:id="850" w:author="admin" w:date="2018-01-25T18:58:00Z">
        <w:r w:rsidRPr="00904728" w:rsidDel="00045600">
          <w:rPr>
            <w:rFonts w:ascii="Calibri" w:hAnsi="Calibri"/>
          </w:rPr>
          <w:delText>l</w:delText>
        </w:r>
      </w:del>
      <w:r w:rsidRPr="00904728">
        <w:rPr>
          <w:rFonts w:ascii="Calibri" w:hAnsi="Calibri"/>
        </w:rPr>
        <w:t xml:space="preserve"> </w:t>
      </w:r>
      <w:del w:id="851" w:author="admin" w:date="2018-01-25T18:59:00Z">
        <w:r w:rsidRPr="00904728" w:rsidDel="00045600">
          <w:rPr>
            <w:rFonts w:ascii="Calibri" w:hAnsi="Calibri"/>
          </w:rPr>
          <w:delText xml:space="preserve">Project </w:delText>
        </w:r>
      </w:del>
      <w:proofErr w:type="spellStart"/>
      <w:r w:rsidRPr="00904728">
        <w:rPr>
          <w:rFonts w:ascii="Calibri" w:hAnsi="Calibri"/>
        </w:rPr>
        <w:t>Change</w:t>
      </w:r>
      <w:proofErr w:type="spellEnd"/>
      <w:r w:rsidRPr="00904728">
        <w:rPr>
          <w:rFonts w:ascii="Calibri" w:hAnsi="Calibri"/>
        </w:rPr>
        <w:t xml:space="preserve"> Control and </w:t>
      </w:r>
      <w:proofErr w:type="spellStart"/>
      <w:r w:rsidRPr="00904728">
        <w:rPr>
          <w:rFonts w:ascii="Calibri" w:hAnsi="Calibri"/>
        </w:rPr>
        <w:t>Configuration</w:t>
      </w:r>
      <w:proofErr w:type="spellEnd"/>
      <w:r w:rsidRPr="00904728">
        <w:rPr>
          <w:rFonts w:ascii="Calibri" w:hAnsi="Calibri"/>
        </w:rPr>
        <w:t xml:space="preserve"> Management </w:t>
      </w:r>
      <w:ins w:id="852" w:author="admin" w:date="2018-01-25T18:59:00Z">
        <w:r w:rsidR="00045600">
          <w:rPr>
            <w:rFonts w:ascii="Calibri" w:hAnsi="Calibri"/>
          </w:rPr>
          <w:t xml:space="preserve">del progetto, Project dettaglierà </w:t>
        </w:r>
      </w:ins>
      <w:del w:id="853" w:author="admin" w:date="2018-01-25T18:59:00Z">
        <w:r w:rsidRPr="00904728" w:rsidDel="00045600">
          <w:rPr>
            <w:rFonts w:ascii="Calibri" w:hAnsi="Calibri"/>
          </w:rPr>
          <w:delText>dettaglia i cambiamenti necessari ai sistemi di automazione durante le fasi del suo progetto e deployment, prima quindi della  sua  accettazione  ed  utilizzo  in  produzione.  A  questo  punto  il  progetto  è  di  solito  ancora  nelle  mani  del fornitore e del team progettuale. Il  Change  Control  è  fondamentale  per  mantenere  nello  stato  di  convalida  il  sistema  (durante  ogni  fase  del processo) e deve  essere quindi applicato ad ogni parte di esso non appena ci si accinga ad una sua definizione ed approvazione formale. Come il Change Control viene implementato deve essere definito nel Piano di Qualità e di Progetto. Il</w:delText>
        </w:r>
      </w:del>
      <w:ins w:id="854" w:author="admin" w:date="2018-01-25T18:59:00Z">
        <w:r w:rsidR="00045600">
          <w:rPr>
            <w:rFonts w:ascii="Calibri" w:hAnsi="Calibri"/>
          </w:rPr>
          <w:t>il</w:t>
        </w:r>
      </w:ins>
      <w:r w:rsidRPr="00904728">
        <w:rPr>
          <w:rFonts w:ascii="Calibri" w:hAnsi="Calibri"/>
        </w:rPr>
        <w:t xml:space="preserve"> punto di trasferimento dal </w:t>
      </w:r>
      <w:proofErr w:type="spellStart"/>
      <w:r w:rsidRPr="00904728">
        <w:rPr>
          <w:rFonts w:ascii="Calibri" w:hAnsi="Calibri"/>
        </w:rPr>
        <w:t>Change</w:t>
      </w:r>
      <w:proofErr w:type="spellEnd"/>
      <w:r w:rsidRPr="00904728">
        <w:rPr>
          <w:rFonts w:ascii="Calibri" w:hAnsi="Calibri"/>
        </w:rPr>
        <w:t xml:space="preserve"> Control di “Progetto” al </w:t>
      </w:r>
      <w:proofErr w:type="spellStart"/>
      <w:r w:rsidRPr="00904728">
        <w:rPr>
          <w:rFonts w:ascii="Calibri" w:hAnsi="Calibri"/>
        </w:rPr>
        <w:t>Change</w:t>
      </w:r>
      <w:proofErr w:type="spellEnd"/>
      <w:r w:rsidRPr="00904728">
        <w:rPr>
          <w:rFonts w:ascii="Calibri" w:hAnsi="Calibri"/>
        </w:rPr>
        <w:t xml:space="preserve"> Control “Operativo”, demarcazione tra  la fine  dello  sviluppo  e  test  ed inizio dell’utilizzo effettivo del sistema che Project descriverà in chiaro in un documento </w:t>
      </w:r>
      <w:commentRangeStart w:id="855"/>
      <w:r w:rsidRPr="00904728">
        <w:rPr>
          <w:rFonts w:ascii="Calibri" w:hAnsi="Calibri"/>
        </w:rPr>
        <w:t xml:space="preserve">denominato </w:t>
      </w:r>
      <w:proofErr w:type="spellStart"/>
      <w:r w:rsidRPr="00904728">
        <w:rPr>
          <w:rFonts w:ascii="Calibri" w:hAnsi="Calibri"/>
        </w:rPr>
        <w:t>Validation</w:t>
      </w:r>
      <w:proofErr w:type="spellEnd"/>
      <w:r w:rsidRPr="00904728">
        <w:rPr>
          <w:rFonts w:ascii="Calibri" w:hAnsi="Calibri"/>
        </w:rPr>
        <w:t xml:space="preserve"> Plan. </w:t>
      </w:r>
      <w:commentRangeEnd w:id="855"/>
      <w:r w:rsidR="005F29F4">
        <w:rPr>
          <w:rStyle w:val="Rimandocommento"/>
        </w:rPr>
        <w:commentReference w:id="855"/>
      </w:r>
      <w:ins w:id="856" w:author="admin" w:date="2018-01-25T19:00:00Z">
        <w:r w:rsidR="00045600">
          <w:rPr>
            <w:rFonts w:ascii="Calibri" w:hAnsi="Calibri"/>
          </w:rPr>
          <w:t xml:space="preserve">In particolare </w:t>
        </w:r>
      </w:ins>
    </w:p>
    <w:p w:rsidR="00904728" w:rsidRPr="00904728" w:rsidRDefault="00904728">
      <w:pPr>
        <w:spacing w:line="360" w:lineRule="auto"/>
        <w:ind w:firstLine="709"/>
        <w:jc w:val="both"/>
        <w:rPr>
          <w:rFonts w:ascii="Calibri" w:hAnsi="Calibri"/>
        </w:rPr>
        <w:pPrChange w:id="857" w:author="admin" w:date="2018-01-25T18:59:00Z">
          <w:pPr>
            <w:spacing w:line="360" w:lineRule="auto"/>
            <w:jc w:val="both"/>
          </w:pPr>
        </w:pPrChange>
      </w:pPr>
      <w:del w:id="858" w:author="admin" w:date="2018-01-25T18:59:00Z">
        <w:r w:rsidRPr="00904728" w:rsidDel="00045600">
          <w:rPr>
            <w:rFonts w:ascii="Calibri" w:hAnsi="Calibri"/>
          </w:rPr>
          <w:delText>Come  già  accennato  il  Change  Control  è  molto  legato  al  Configuration  Management:  quando  infatti  si  rende necessaria  una  variazione  o  un  aggiornamento,  l</w:delText>
        </w:r>
      </w:del>
      <w:ins w:id="859" w:author="admin" w:date="2018-01-25T19:00:00Z">
        <w:r w:rsidR="00045600">
          <w:rPr>
            <w:rFonts w:ascii="Calibri" w:hAnsi="Calibri"/>
          </w:rPr>
          <w:t>l</w:t>
        </w:r>
      </w:ins>
      <w:r w:rsidRPr="00904728">
        <w:rPr>
          <w:rFonts w:ascii="Calibri" w:hAnsi="Calibri"/>
        </w:rPr>
        <w:t xml:space="preserve">e  attività  di  </w:t>
      </w:r>
      <w:proofErr w:type="spellStart"/>
      <w:r w:rsidRPr="00904728">
        <w:rPr>
          <w:rFonts w:ascii="Calibri" w:hAnsi="Calibri"/>
        </w:rPr>
        <w:t>Change</w:t>
      </w:r>
      <w:proofErr w:type="spellEnd"/>
      <w:r w:rsidRPr="00904728">
        <w:rPr>
          <w:rFonts w:ascii="Calibri" w:hAnsi="Calibri"/>
        </w:rPr>
        <w:t xml:space="preserve">  Control  e  di  </w:t>
      </w:r>
      <w:proofErr w:type="spellStart"/>
      <w:r w:rsidRPr="00904728">
        <w:rPr>
          <w:rFonts w:ascii="Calibri" w:hAnsi="Calibri"/>
        </w:rPr>
        <w:t>Configuration</w:t>
      </w:r>
      <w:proofErr w:type="spellEnd"/>
      <w:r w:rsidRPr="00904728">
        <w:rPr>
          <w:rFonts w:ascii="Calibri" w:hAnsi="Calibri"/>
        </w:rPr>
        <w:t xml:space="preserve">  Management </w:t>
      </w:r>
      <w:commentRangeStart w:id="860"/>
      <w:del w:id="861" w:author="admin" w:date="2018-01-25T18:28:00Z">
        <w:r w:rsidRPr="00904728" w:rsidDel="00BE77F3">
          <w:rPr>
            <w:rFonts w:ascii="Calibri" w:hAnsi="Calibri"/>
          </w:rPr>
          <w:delText>devo</w:delText>
        </w:r>
        <w:commentRangeEnd w:id="860"/>
        <w:r w:rsidR="005F29F4" w:rsidDel="00BE77F3">
          <w:rPr>
            <w:rStyle w:val="Rimandocommento"/>
          </w:rPr>
          <w:commentReference w:id="860"/>
        </w:r>
        <w:r w:rsidRPr="00904728" w:rsidDel="00BE77F3">
          <w:rPr>
            <w:rFonts w:ascii="Calibri" w:hAnsi="Calibri"/>
          </w:rPr>
          <w:delText xml:space="preserve"> </w:delText>
        </w:r>
      </w:del>
      <w:ins w:id="862" w:author="admin" w:date="2018-01-25T18:28:00Z">
        <w:r w:rsidR="00BE77F3" w:rsidRPr="00904728">
          <w:rPr>
            <w:rFonts w:ascii="Calibri" w:hAnsi="Calibri"/>
          </w:rPr>
          <w:t>dev</w:t>
        </w:r>
        <w:r w:rsidR="00BE77F3">
          <w:rPr>
            <w:rFonts w:ascii="Calibri" w:hAnsi="Calibri"/>
          </w:rPr>
          <w:t xml:space="preserve">ono </w:t>
        </w:r>
      </w:ins>
      <w:r w:rsidRPr="00904728">
        <w:rPr>
          <w:rFonts w:ascii="Calibri" w:hAnsi="Calibri"/>
        </w:rPr>
        <w:t>procedere in parallelo, in particolare durante la valutazione dell’impatto delle variazioni.</w:t>
      </w:r>
    </w:p>
    <w:p w:rsidR="00904728" w:rsidRPr="00904728" w:rsidRDefault="00904728" w:rsidP="00904728">
      <w:pPr>
        <w:spacing w:line="360" w:lineRule="auto"/>
        <w:jc w:val="both"/>
        <w:rPr>
          <w:rFonts w:ascii="Calibri" w:hAnsi="Calibri"/>
        </w:rPr>
      </w:pPr>
      <w:r w:rsidRPr="00904728">
        <w:rPr>
          <w:rFonts w:ascii="Calibri" w:hAnsi="Calibri"/>
        </w:rPr>
        <w:t xml:space="preserve">Tutti i </w:t>
      </w:r>
      <w:proofErr w:type="spellStart"/>
      <w:r w:rsidRPr="00904728">
        <w:rPr>
          <w:rFonts w:ascii="Calibri" w:hAnsi="Calibri"/>
        </w:rPr>
        <w:t>Change</w:t>
      </w:r>
      <w:proofErr w:type="spellEnd"/>
      <w:r w:rsidRPr="00904728">
        <w:rPr>
          <w:rFonts w:ascii="Calibri" w:hAnsi="Calibri"/>
        </w:rPr>
        <w:t xml:space="preserve"> devono essere controllati e documentati e più procede il progetto e maggiori saranno gli impatti e le formalità da seguire. </w:t>
      </w:r>
      <w:ins w:id="863" w:author="admin" w:date="2018-01-25T22:57:00Z">
        <w:r w:rsidR="00C03897">
          <w:rPr>
            <w:rFonts w:ascii="Calibri" w:hAnsi="Calibri"/>
          </w:rPr>
          <w:t>Le</w:t>
        </w:r>
      </w:ins>
      <w:del w:id="864" w:author="admin" w:date="2018-01-25T22:57:00Z">
        <w:r w:rsidRPr="00904728" w:rsidDel="00C03897">
          <w:rPr>
            <w:rFonts w:ascii="Calibri" w:hAnsi="Calibri"/>
          </w:rPr>
          <w:delText xml:space="preserve">All’inizio si potranno avere degli incontri informali con discussioni all’interno del team di  progetto, poi  potranno  essere </w:delText>
        </w:r>
        <w:r w:rsidDel="00C03897">
          <w:rPr>
            <w:rFonts w:ascii="Calibri" w:hAnsi="Calibri"/>
          </w:rPr>
          <w:delText xml:space="preserve">sufficienti i </w:delText>
        </w:r>
        <w:r w:rsidRPr="00904728" w:rsidDel="00C03897">
          <w:rPr>
            <w:rFonts w:ascii="Calibri" w:hAnsi="Calibri"/>
          </w:rPr>
          <w:delText>verbali  delle  riunioni  per  poi  arrivare  a  delle  richieste  formali  di Change Control: l’aumento del rigore e delle formalità dipendono dall’impatto della variazione all’interno della gerarchia della documentazione di progetto.  Nell’appendice M8 si fanno espliciti riferimenti a tutte le</w:delText>
        </w:r>
      </w:del>
      <w:r w:rsidRPr="00904728">
        <w:rPr>
          <w:rFonts w:ascii="Calibri" w:hAnsi="Calibri"/>
        </w:rPr>
        <w:t xml:space="preserve"> variazioni che possono  dare  adito  alle  procedure  di </w:t>
      </w:r>
      <w:proofErr w:type="spellStart"/>
      <w:r w:rsidRPr="00904728">
        <w:rPr>
          <w:rFonts w:ascii="Calibri" w:hAnsi="Calibri"/>
        </w:rPr>
        <w:t>Change</w:t>
      </w:r>
      <w:proofErr w:type="spellEnd"/>
      <w:r w:rsidRPr="00904728">
        <w:rPr>
          <w:rFonts w:ascii="Calibri" w:hAnsi="Calibri"/>
        </w:rPr>
        <w:t xml:space="preserve"> Control </w:t>
      </w:r>
      <w:del w:id="865" w:author="admin" w:date="2018-01-25T22:58:00Z">
        <w:r w:rsidRPr="00904728" w:rsidDel="00C03897">
          <w:rPr>
            <w:rFonts w:ascii="Calibri" w:hAnsi="Calibri"/>
          </w:rPr>
          <w:delText>in caso di variazioni di</w:delText>
        </w:r>
      </w:del>
      <w:ins w:id="866" w:author="admin" w:date="2018-01-25T22:58:00Z">
        <w:r w:rsidR="00C03897">
          <w:rPr>
            <w:rFonts w:ascii="Calibri" w:hAnsi="Calibri"/>
          </w:rPr>
          <w:t>sono variazioni di</w:t>
        </w:r>
      </w:ins>
      <w:r w:rsidRPr="00904728">
        <w:rPr>
          <w:rFonts w:ascii="Calibri" w:hAnsi="Calibri"/>
        </w:rPr>
        <w:t>:</w:t>
      </w:r>
    </w:p>
    <w:p w:rsidR="00904728" w:rsidRPr="00904728" w:rsidRDefault="00904728" w:rsidP="00904728">
      <w:pPr>
        <w:spacing w:line="360" w:lineRule="auto"/>
        <w:jc w:val="both"/>
        <w:rPr>
          <w:rFonts w:ascii="Calibri" w:hAnsi="Calibri"/>
        </w:rPr>
      </w:pPr>
    </w:p>
    <w:p w:rsidR="00904728" w:rsidRPr="00904728" w:rsidRDefault="00904728" w:rsidP="00C822BF">
      <w:pPr>
        <w:numPr>
          <w:ilvl w:val="0"/>
          <w:numId w:val="22"/>
        </w:numPr>
        <w:spacing w:line="360" w:lineRule="auto"/>
        <w:jc w:val="both"/>
        <w:rPr>
          <w:rFonts w:ascii="Calibri" w:hAnsi="Calibri"/>
        </w:rPr>
      </w:pPr>
      <w:r w:rsidRPr="00904728">
        <w:rPr>
          <w:rFonts w:ascii="Calibri" w:hAnsi="Calibri"/>
        </w:rPr>
        <w:t xml:space="preserve">Hardware </w:t>
      </w:r>
    </w:p>
    <w:p w:rsidR="00904728" w:rsidRPr="00904728" w:rsidRDefault="00904728" w:rsidP="00C822BF">
      <w:pPr>
        <w:numPr>
          <w:ilvl w:val="0"/>
          <w:numId w:val="22"/>
        </w:numPr>
        <w:spacing w:line="360" w:lineRule="auto"/>
        <w:jc w:val="both"/>
        <w:rPr>
          <w:rFonts w:ascii="Calibri" w:hAnsi="Calibri"/>
        </w:rPr>
      </w:pPr>
      <w:r w:rsidRPr="00904728">
        <w:rPr>
          <w:rFonts w:ascii="Calibri" w:hAnsi="Calibri"/>
        </w:rPr>
        <w:t xml:space="preserve">Software sviluppato </w:t>
      </w:r>
    </w:p>
    <w:p w:rsidR="00904728" w:rsidRPr="00904728" w:rsidRDefault="00904728" w:rsidP="00C822BF">
      <w:pPr>
        <w:numPr>
          <w:ilvl w:val="0"/>
          <w:numId w:val="22"/>
        </w:numPr>
        <w:spacing w:line="360" w:lineRule="auto"/>
        <w:jc w:val="both"/>
        <w:rPr>
          <w:rFonts w:ascii="Calibri" w:hAnsi="Calibri"/>
        </w:rPr>
      </w:pPr>
      <w:r w:rsidRPr="00904728">
        <w:rPr>
          <w:rFonts w:ascii="Calibri" w:hAnsi="Calibri"/>
        </w:rPr>
        <w:t>Software  di  terze  parti  (sistemi  operativi,  firmware,  librerie  di  file,  pacchetti  configurabili, driver, compilatori)</w:t>
      </w:r>
    </w:p>
    <w:p w:rsidR="00904728" w:rsidRPr="00904728" w:rsidRDefault="00904728" w:rsidP="00C822BF">
      <w:pPr>
        <w:numPr>
          <w:ilvl w:val="0"/>
          <w:numId w:val="22"/>
        </w:numPr>
        <w:spacing w:line="360" w:lineRule="auto"/>
        <w:jc w:val="both"/>
        <w:rPr>
          <w:rFonts w:ascii="Calibri" w:hAnsi="Calibri"/>
        </w:rPr>
      </w:pPr>
      <w:r w:rsidRPr="00904728">
        <w:rPr>
          <w:rFonts w:ascii="Calibri" w:hAnsi="Calibri"/>
        </w:rPr>
        <w:t xml:space="preserve">File  di  configurazione  (per  i  pacchetti  configurabili,  </w:t>
      </w:r>
      <w:proofErr w:type="spellStart"/>
      <w:r w:rsidRPr="00904728">
        <w:rPr>
          <w:rFonts w:ascii="Calibri" w:hAnsi="Calibri"/>
        </w:rPr>
        <w:t>setpoint</w:t>
      </w:r>
      <w:proofErr w:type="spellEnd"/>
      <w:r w:rsidRPr="00904728">
        <w:rPr>
          <w:rFonts w:ascii="Calibri" w:hAnsi="Calibri"/>
        </w:rPr>
        <w:t xml:space="preserve">  e  soglie  di  allarme  di  processo, ecc.) </w:t>
      </w:r>
    </w:p>
    <w:p w:rsidR="00904728" w:rsidRPr="00904728" w:rsidRDefault="00904728" w:rsidP="00C822BF">
      <w:pPr>
        <w:numPr>
          <w:ilvl w:val="0"/>
          <w:numId w:val="22"/>
        </w:numPr>
        <w:spacing w:line="360" w:lineRule="auto"/>
        <w:jc w:val="both"/>
        <w:rPr>
          <w:rFonts w:ascii="Calibri" w:hAnsi="Calibri"/>
        </w:rPr>
      </w:pPr>
      <w:r w:rsidRPr="00904728">
        <w:rPr>
          <w:rFonts w:ascii="Calibri" w:hAnsi="Calibri"/>
        </w:rPr>
        <w:t>Manuali (manuali utente, manuali di sistema)</w:t>
      </w:r>
    </w:p>
    <w:p w:rsidR="00904728" w:rsidRPr="00904728" w:rsidRDefault="00904728" w:rsidP="00C822BF">
      <w:pPr>
        <w:numPr>
          <w:ilvl w:val="0"/>
          <w:numId w:val="22"/>
        </w:numPr>
        <w:spacing w:line="360" w:lineRule="auto"/>
        <w:jc w:val="both"/>
        <w:rPr>
          <w:rFonts w:ascii="Calibri" w:hAnsi="Calibri"/>
        </w:rPr>
      </w:pPr>
      <w:r w:rsidRPr="00904728">
        <w:rPr>
          <w:rFonts w:ascii="Calibri" w:hAnsi="Calibri"/>
        </w:rPr>
        <w:t>Documentazione di sviluppo</w:t>
      </w:r>
    </w:p>
    <w:p w:rsidR="00904728" w:rsidRPr="00904728" w:rsidRDefault="00904728" w:rsidP="00904728">
      <w:pPr>
        <w:spacing w:line="360" w:lineRule="auto"/>
        <w:jc w:val="both"/>
        <w:rPr>
          <w:rFonts w:ascii="Calibri" w:hAnsi="Calibri"/>
        </w:rPr>
      </w:pPr>
    </w:p>
    <w:p w:rsidR="00904728" w:rsidRPr="00904728" w:rsidRDefault="00904728" w:rsidP="00904728">
      <w:pPr>
        <w:spacing w:line="360" w:lineRule="auto"/>
        <w:jc w:val="both"/>
        <w:rPr>
          <w:rFonts w:ascii="Calibri" w:hAnsi="Calibri"/>
        </w:rPr>
      </w:pPr>
      <w:r w:rsidRPr="00904728">
        <w:rPr>
          <w:rFonts w:ascii="Calibri" w:hAnsi="Calibri"/>
        </w:rPr>
        <w:lastRenderedPageBreak/>
        <w:t xml:space="preserve">Tutti  queste  variazioni  possono  essere  tracciate,  documentate  e  tenute  sotto  </w:t>
      </w:r>
      <w:proofErr w:type="spellStart"/>
      <w:r w:rsidRPr="00904728">
        <w:rPr>
          <w:rFonts w:ascii="Calibri" w:hAnsi="Calibri"/>
        </w:rPr>
        <w:t>Change</w:t>
      </w:r>
      <w:proofErr w:type="spellEnd"/>
      <w:r w:rsidRPr="00904728">
        <w:rPr>
          <w:rFonts w:ascii="Calibri" w:hAnsi="Calibri"/>
        </w:rPr>
        <w:t xml:space="preserve"> Control con  il  pacchetto software </w:t>
      </w:r>
      <w:proofErr w:type="spellStart"/>
      <w:r w:rsidRPr="00904728">
        <w:rPr>
          <w:rFonts w:ascii="Calibri" w:hAnsi="Calibri"/>
        </w:rPr>
        <w:t>opensource</w:t>
      </w:r>
      <w:proofErr w:type="spellEnd"/>
      <w:r w:rsidRPr="00904728">
        <w:rPr>
          <w:rFonts w:ascii="Calibri" w:hAnsi="Calibri"/>
        </w:rPr>
        <w:t xml:space="preserve"> SUBVERSION come descritto nel paragrafo precedente. </w:t>
      </w:r>
    </w:p>
    <w:p w:rsidR="00904728" w:rsidRPr="00904728" w:rsidRDefault="00904728" w:rsidP="00904728">
      <w:pPr>
        <w:spacing w:line="360" w:lineRule="auto"/>
        <w:jc w:val="both"/>
        <w:rPr>
          <w:rFonts w:ascii="Calibri" w:hAnsi="Calibri"/>
        </w:rPr>
      </w:pPr>
    </w:p>
    <w:p w:rsidR="00F55A3E" w:rsidRDefault="00904728" w:rsidP="00F55A3E">
      <w:pPr>
        <w:spacing w:line="360" w:lineRule="auto"/>
        <w:jc w:val="both"/>
        <w:rPr>
          <w:rFonts w:ascii="Calibri" w:hAnsi="Calibri"/>
        </w:rPr>
      </w:pPr>
      <w:commentRangeStart w:id="867"/>
      <w:r w:rsidRPr="00904728">
        <w:rPr>
          <w:rFonts w:ascii="Calibri" w:hAnsi="Calibri"/>
        </w:rPr>
        <w:t>SUBVERSION è</w:t>
      </w:r>
      <w:r w:rsidR="00F55A3E">
        <w:rPr>
          <w:rFonts w:ascii="Calibri" w:hAnsi="Calibri"/>
        </w:rPr>
        <w:t xml:space="preserve"> un sistema di controllo di versione del software e della documentazione,</w:t>
      </w:r>
      <w:r w:rsidRPr="00904728">
        <w:rPr>
          <w:rFonts w:ascii="Calibri" w:hAnsi="Calibri"/>
        </w:rPr>
        <w:t xml:space="preserve"> un ambiente per la gestione in tempo reale delle variazioni e Back-up (</w:t>
      </w:r>
      <w:proofErr w:type="spellStart"/>
      <w:r w:rsidRPr="00904728">
        <w:rPr>
          <w:rFonts w:ascii="Calibri" w:hAnsi="Calibri"/>
        </w:rPr>
        <w:t>Change</w:t>
      </w:r>
      <w:proofErr w:type="spellEnd"/>
      <w:r w:rsidRPr="00904728">
        <w:rPr>
          <w:rFonts w:ascii="Calibri" w:hAnsi="Calibri"/>
        </w:rPr>
        <w:t xml:space="preserve">  Management).</w:t>
      </w:r>
      <w:r w:rsidR="00F55A3E">
        <w:rPr>
          <w:rFonts w:ascii="Calibri" w:hAnsi="Calibri"/>
        </w:rPr>
        <w:t xml:space="preserve"> Le sue principali caratteristiche sono:</w:t>
      </w:r>
    </w:p>
    <w:p w:rsidR="00F55A3E" w:rsidRDefault="00F55A3E" w:rsidP="00F55A3E">
      <w:pPr>
        <w:spacing w:line="360" w:lineRule="auto"/>
        <w:jc w:val="both"/>
        <w:rPr>
          <w:rFonts w:ascii="Calibri" w:hAnsi="Calibri"/>
        </w:rPr>
      </w:pPr>
    </w:p>
    <w:p w:rsidR="00F55A3E" w:rsidRPr="00F55A3E" w:rsidRDefault="00F55A3E" w:rsidP="00C822BF">
      <w:pPr>
        <w:numPr>
          <w:ilvl w:val="0"/>
          <w:numId w:val="23"/>
        </w:numPr>
        <w:spacing w:line="360" w:lineRule="auto"/>
        <w:jc w:val="both"/>
        <w:rPr>
          <w:rFonts w:ascii="Calibri" w:hAnsi="Calibri"/>
        </w:rPr>
      </w:pPr>
      <w:r w:rsidRPr="00F55A3E">
        <w:rPr>
          <w:rFonts w:ascii="Calibri" w:hAnsi="Calibri"/>
        </w:rPr>
        <w:t>Le directory, i cambi di nome, e i metadati dei file sono sotto controllo versione.</w:t>
      </w:r>
    </w:p>
    <w:p w:rsidR="00F55A3E" w:rsidRPr="00F55A3E" w:rsidRDefault="00F55A3E" w:rsidP="00C822BF">
      <w:pPr>
        <w:numPr>
          <w:ilvl w:val="0"/>
          <w:numId w:val="23"/>
        </w:numPr>
        <w:spacing w:line="360" w:lineRule="auto"/>
        <w:jc w:val="both"/>
        <w:rPr>
          <w:rFonts w:ascii="Calibri" w:hAnsi="Calibri"/>
        </w:rPr>
      </w:pPr>
      <w:r w:rsidRPr="00F55A3E">
        <w:rPr>
          <w:rFonts w:ascii="Calibri" w:hAnsi="Calibri"/>
        </w:rPr>
        <w:t xml:space="preserve">Le </w:t>
      </w:r>
      <w:proofErr w:type="spellStart"/>
      <w:r w:rsidRPr="00F55A3E">
        <w:rPr>
          <w:rFonts w:ascii="Calibri" w:hAnsi="Calibri"/>
        </w:rPr>
        <w:t>commit</w:t>
      </w:r>
      <w:proofErr w:type="spellEnd"/>
      <w:r w:rsidRPr="00F55A3E">
        <w:rPr>
          <w:rFonts w:ascii="Calibri" w:hAnsi="Calibri"/>
        </w:rPr>
        <w:t xml:space="preserve"> sono vere transazioni atomiche. Una </w:t>
      </w:r>
      <w:proofErr w:type="spellStart"/>
      <w:r w:rsidRPr="00F55A3E">
        <w:rPr>
          <w:rFonts w:ascii="Calibri" w:hAnsi="Calibri"/>
        </w:rPr>
        <w:t>commit</w:t>
      </w:r>
      <w:proofErr w:type="spellEnd"/>
      <w:r w:rsidRPr="00F55A3E">
        <w:rPr>
          <w:rFonts w:ascii="Calibri" w:hAnsi="Calibri"/>
        </w:rPr>
        <w:t xml:space="preserve"> interrotta non lascia il </w:t>
      </w:r>
      <w:proofErr w:type="spellStart"/>
      <w:r w:rsidRPr="00F55A3E">
        <w:rPr>
          <w:rFonts w:ascii="Calibri" w:hAnsi="Calibri"/>
        </w:rPr>
        <w:t>repository</w:t>
      </w:r>
      <w:proofErr w:type="spellEnd"/>
      <w:r w:rsidRPr="00F55A3E">
        <w:rPr>
          <w:rFonts w:ascii="Calibri" w:hAnsi="Calibri"/>
        </w:rPr>
        <w:t xml:space="preserve"> in uno stato di incoerenza.</w:t>
      </w:r>
    </w:p>
    <w:p w:rsidR="00F55A3E" w:rsidRPr="00F55A3E" w:rsidRDefault="00F55A3E" w:rsidP="00C822BF">
      <w:pPr>
        <w:numPr>
          <w:ilvl w:val="0"/>
          <w:numId w:val="23"/>
        </w:numPr>
        <w:spacing w:line="360" w:lineRule="auto"/>
        <w:jc w:val="both"/>
        <w:rPr>
          <w:rFonts w:ascii="Calibri" w:hAnsi="Calibri"/>
        </w:rPr>
      </w:pPr>
      <w:r w:rsidRPr="00F55A3E">
        <w:rPr>
          <w:rFonts w:ascii="Calibri" w:hAnsi="Calibri"/>
        </w:rPr>
        <w:t>Come server centralizzato si può usare il server Web Apache, tramite il protocollo WebDAV/</w:t>
      </w:r>
      <w:proofErr w:type="spellStart"/>
      <w:r w:rsidRPr="00F55A3E">
        <w:rPr>
          <w:rFonts w:ascii="Calibri" w:hAnsi="Calibri"/>
        </w:rPr>
        <w:t>DeltaV</w:t>
      </w:r>
      <w:proofErr w:type="spellEnd"/>
      <w:r w:rsidRPr="00F55A3E">
        <w:rPr>
          <w:rFonts w:ascii="Calibri" w:hAnsi="Calibri"/>
        </w:rPr>
        <w:t>, oppure un server indipendente che usa un protocollo personalizzato basato su TCP/IP.</w:t>
      </w:r>
    </w:p>
    <w:p w:rsidR="00F55A3E" w:rsidRPr="00F55A3E" w:rsidRDefault="00F55A3E" w:rsidP="00C822BF">
      <w:pPr>
        <w:numPr>
          <w:ilvl w:val="0"/>
          <w:numId w:val="23"/>
        </w:numPr>
        <w:spacing w:line="360" w:lineRule="auto"/>
        <w:jc w:val="both"/>
        <w:rPr>
          <w:rFonts w:ascii="Calibri" w:hAnsi="Calibri"/>
        </w:rPr>
      </w:pPr>
      <w:r w:rsidRPr="00F55A3E">
        <w:rPr>
          <w:rFonts w:ascii="Calibri" w:hAnsi="Calibri"/>
        </w:rPr>
        <w:t xml:space="preserve">Il branching e il </w:t>
      </w:r>
      <w:proofErr w:type="spellStart"/>
      <w:r w:rsidRPr="00F55A3E">
        <w:rPr>
          <w:rFonts w:ascii="Calibri" w:hAnsi="Calibri"/>
        </w:rPr>
        <w:t>tagging</w:t>
      </w:r>
      <w:proofErr w:type="spellEnd"/>
      <w:r w:rsidRPr="00F55A3E">
        <w:rPr>
          <w:rFonts w:ascii="Calibri" w:hAnsi="Calibri"/>
        </w:rPr>
        <w:t xml:space="preserve"> sono operazioni veloci, che richiedono un tempo indipendente dalla dimensione dei dati.</w:t>
      </w:r>
    </w:p>
    <w:p w:rsidR="00F55A3E" w:rsidRPr="00F55A3E" w:rsidRDefault="00F55A3E" w:rsidP="00C822BF">
      <w:pPr>
        <w:numPr>
          <w:ilvl w:val="0"/>
          <w:numId w:val="23"/>
        </w:numPr>
        <w:spacing w:line="360" w:lineRule="auto"/>
        <w:jc w:val="both"/>
        <w:rPr>
          <w:rFonts w:ascii="Calibri" w:hAnsi="Calibri"/>
        </w:rPr>
      </w:pPr>
      <w:r w:rsidRPr="00F55A3E">
        <w:rPr>
          <w:rFonts w:ascii="Calibri" w:hAnsi="Calibri"/>
        </w:rPr>
        <w:t xml:space="preserve">Il progetto è </w:t>
      </w:r>
      <w:proofErr w:type="spellStart"/>
      <w:r w:rsidRPr="00F55A3E">
        <w:rPr>
          <w:rFonts w:ascii="Calibri" w:hAnsi="Calibri"/>
        </w:rPr>
        <w:t>nativamente</w:t>
      </w:r>
      <w:proofErr w:type="spellEnd"/>
      <w:r w:rsidRPr="00F55A3E">
        <w:rPr>
          <w:rFonts w:ascii="Calibri" w:hAnsi="Calibri"/>
        </w:rPr>
        <w:t xml:space="preserve"> client/server, ed è basato su una libreria stratificata.</w:t>
      </w:r>
    </w:p>
    <w:p w:rsidR="00F55A3E" w:rsidRPr="00F55A3E" w:rsidRDefault="00F55A3E" w:rsidP="00C822BF">
      <w:pPr>
        <w:numPr>
          <w:ilvl w:val="0"/>
          <w:numId w:val="23"/>
        </w:numPr>
        <w:spacing w:line="360" w:lineRule="auto"/>
        <w:jc w:val="both"/>
        <w:rPr>
          <w:rFonts w:ascii="Calibri" w:hAnsi="Calibri"/>
        </w:rPr>
      </w:pPr>
      <w:r w:rsidRPr="00F55A3E">
        <w:rPr>
          <w:rFonts w:ascii="Calibri" w:hAnsi="Calibri"/>
        </w:rPr>
        <w:t>Il protocollo client/server invia solo le differenze in entrambe le direzioni, e quindi i costi di comunicazione sono proporzionali alla dimensione delle modifiche, non alla dimensione dei dati.</w:t>
      </w:r>
    </w:p>
    <w:p w:rsidR="00F55A3E" w:rsidRPr="00F55A3E" w:rsidRDefault="00F55A3E" w:rsidP="00C822BF">
      <w:pPr>
        <w:numPr>
          <w:ilvl w:val="0"/>
          <w:numId w:val="23"/>
        </w:numPr>
        <w:spacing w:line="360" w:lineRule="auto"/>
        <w:jc w:val="both"/>
        <w:rPr>
          <w:rFonts w:ascii="Calibri" w:hAnsi="Calibri"/>
        </w:rPr>
      </w:pPr>
      <w:r w:rsidRPr="00F55A3E">
        <w:rPr>
          <w:rFonts w:ascii="Calibri" w:hAnsi="Calibri"/>
        </w:rPr>
        <w:t>I file binari sono gestiti efficientemente.</w:t>
      </w:r>
    </w:p>
    <w:p w:rsidR="00F55A3E" w:rsidRPr="00F55A3E" w:rsidRDefault="00F55A3E" w:rsidP="00C822BF">
      <w:pPr>
        <w:numPr>
          <w:ilvl w:val="0"/>
          <w:numId w:val="23"/>
        </w:numPr>
        <w:spacing w:line="360" w:lineRule="auto"/>
        <w:jc w:val="both"/>
        <w:rPr>
          <w:rFonts w:ascii="Calibri" w:hAnsi="Calibri"/>
        </w:rPr>
      </w:pPr>
      <w:r w:rsidRPr="00F55A3E">
        <w:rPr>
          <w:rFonts w:ascii="Calibri" w:hAnsi="Calibri"/>
        </w:rPr>
        <w:t>L'output dei comandi è analizzabile da un programma esterno, e viene fornito un log opzionale in XML.</w:t>
      </w:r>
    </w:p>
    <w:p w:rsidR="00F55A3E" w:rsidRPr="00F55A3E" w:rsidRDefault="00F55A3E" w:rsidP="00C822BF">
      <w:pPr>
        <w:numPr>
          <w:ilvl w:val="0"/>
          <w:numId w:val="23"/>
        </w:numPr>
        <w:spacing w:line="360" w:lineRule="auto"/>
        <w:jc w:val="both"/>
        <w:rPr>
          <w:rFonts w:ascii="Calibri" w:hAnsi="Calibri"/>
        </w:rPr>
      </w:pPr>
      <w:r w:rsidRPr="00F55A3E">
        <w:rPr>
          <w:rFonts w:ascii="Calibri" w:hAnsi="Calibri"/>
        </w:rPr>
        <w:t>La licenza è Open Source, simile a quella di Apache.</w:t>
      </w:r>
    </w:p>
    <w:p w:rsidR="00F55A3E" w:rsidRPr="00F55A3E" w:rsidRDefault="00F55A3E" w:rsidP="00C822BF">
      <w:pPr>
        <w:numPr>
          <w:ilvl w:val="0"/>
          <w:numId w:val="23"/>
        </w:numPr>
        <w:spacing w:line="360" w:lineRule="auto"/>
        <w:jc w:val="both"/>
        <w:rPr>
          <w:rFonts w:ascii="Calibri" w:hAnsi="Calibri"/>
        </w:rPr>
      </w:pPr>
      <w:r w:rsidRPr="00F55A3E">
        <w:rPr>
          <w:rFonts w:ascii="Calibri" w:hAnsi="Calibri"/>
        </w:rPr>
        <w:t>I messaggi dei programmi sono internazionalizzati.</w:t>
      </w:r>
    </w:p>
    <w:p w:rsidR="00F55A3E" w:rsidRPr="00F55A3E" w:rsidRDefault="00F55A3E" w:rsidP="00C822BF">
      <w:pPr>
        <w:numPr>
          <w:ilvl w:val="0"/>
          <w:numId w:val="23"/>
        </w:numPr>
        <w:spacing w:line="360" w:lineRule="auto"/>
        <w:jc w:val="both"/>
        <w:rPr>
          <w:rFonts w:ascii="Calibri" w:hAnsi="Calibri"/>
        </w:rPr>
      </w:pPr>
      <w:r w:rsidRPr="00F55A3E">
        <w:rPr>
          <w:rFonts w:ascii="Calibri" w:hAnsi="Calibri"/>
        </w:rPr>
        <w:t>I link simbolici sono sotto controllo versione.</w:t>
      </w:r>
    </w:p>
    <w:p w:rsidR="00F55A3E" w:rsidRPr="00F55A3E" w:rsidRDefault="00F55A3E" w:rsidP="00C822BF">
      <w:pPr>
        <w:numPr>
          <w:ilvl w:val="0"/>
          <w:numId w:val="23"/>
        </w:numPr>
        <w:spacing w:line="360" w:lineRule="auto"/>
        <w:jc w:val="both"/>
        <w:rPr>
          <w:rFonts w:ascii="Calibri" w:hAnsi="Calibri"/>
        </w:rPr>
      </w:pPr>
      <w:r w:rsidRPr="00F55A3E">
        <w:rPr>
          <w:rFonts w:ascii="Calibri" w:hAnsi="Calibri"/>
        </w:rPr>
        <w:t xml:space="preserve">Viene supportato un nuovo formato opzionale del </w:t>
      </w:r>
      <w:proofErr w:type="spellStart"/>
      <w:r w:rsidRPr="00F55A3E">
        <w:rPr>
          <w:rFonts w:ascii="Calibri" w:hAnsi="Calibri"/>
        </w:rPr>
        <w:t>repository</w:t>
      </w:r>
      <w:proofErr w:type="spellEnd"/>
      <w:r w:rsidRPr="00F55A3E">
        <w:rPr>
          <w:rFonts w:ascii="Calibri" w:hAnsi="Calibri"/>
        </w:rPr>
        <w:t xml:space="preserve">, FSFS, che non fa uso di un gestore di database, ma memorizza le revisioni direttamente nel file </w:t>
      </w:r>
      <w:proofErr w:type="spellStart"/>
      <w:r w:rsidRPr="00F55A3E">
        <w:rPr>
          <w:rFonts w:ascii="Calibri" w:hAnsi="Calibri"/>
        </w:rPr>
        <w:t>system</w:t>
      </w:r>
      <w:proofErr w:type="spellEnd"/>
      <w:r w:rsidRPr="00F55A3E">
        <w:rPr>
          <w:rFonts w:ascii="Calibri" w:hAnsi="Calibri"/>
        </w:rPr>
        <w:t>.</w:t>
      </w:r>
    </w:p>
    <w:p w:rsidR="00F55A3E" w:rsidRPr="00F55A3E" w:rsidRDefault="00F55A3E" w:rsidP="00C822BF">
      <w:pPr>
        <w:numPr>
          <w:ilvl w:val="0"/>
          <w:numId w:val="23"/>
        </w:numPr>
        <w:spacing w:line="360" w:lineRule="auto"/>
        <w:jc w:val="both"/>
        <w:rPr>
          <w:rFonts w:ascii="Calibri" w:hAnsi="Calibri"/>
        </w:rPr>
      </w:pPr>
      <w:r w:rsidRPr="00F55A3E">
        <w:rPr>
          <w:rFonts w:ascii="Calibri" w:hAnsi="Calibri"/>
        </w:rPr>
        <w:t>Lock dei file per i file inconciliabili</w:t>
      </w:r>
    </w:p>
    <w:p w:rsidR="00F55A3E" w:rsidRDefault="00F55A3E" w:rsidP="00C822BF">
      <w:pPr>
        <w:numPr>
          <w:ilvl w:val="0"/>
          <w:numId w:val="23"/>
        </w:numPr>
        <w:spacing w:line="360" w:lineRule="auto"/>
        <w:jc w:val="both"/>
        <w:rPr>
          <w:rFonts w:ascii="Calibri" w:hAnsi="Calibri"/>
        </w:rPr>
      </w:pPr>
      <w:r w:rsidRPr="00F55A3E">
        <w:rPr>
          <w:rFonts w:ascii="Calibri" w:hAnsi="Calibri"/>
        </w:rPr>
        <w:lastRenderedPageBreak/>
        <w:t xml:space="preserve">Completo </w:t>
      </w:r>
      <w:proofErr w:type="spellStart"/>
      <w:r w:rsidRPr="00F55A3E">
        <w:rPr>
          <w:rFonts w:ascii="Calibri" w:hAnsi="Calibri"/>
        </w:rPr>
        <w:t>autoversionamento</w:t>
      </w:r>
      <w:proofErr w:type="spellEnd"/>
      <w:r w:rsidRPr="00F55A3E">
        <w:rPr>
          <w:rFonts w:ascii="Calibri" w:hAnsi="Calibri"/>
        </w:rPr>
        <w:t xml:space="preserve"> WebDAV</w:t>
      </w:r>
      <w:commentRangeEnd w:id="867"/>
      <w:r w:rsidR="005F29F4">
        <w:rPr>
          <w:rStyle w:val="Rimandocommento"/>
        </w:rPr>
        <w:commentReference w:id="867"/>
      </w:r>
    </w:p>
    <w:p w:rsidR="00AB2219" w:rsidRDefault="00AB2219" w:rsidP="00AB2219">
      <w:pPr>
        <w:spacing w:line="360" w:lineRule="auto"/>
        <w:jc w:val="both"/>
        <w:rPr>
          <w:rFonts w:ascii="Calibri" w:hAnsi="Calibri"/>
        </w:rPr>
      </w:pPr>
    </w:p>
    <w:p w:rsidR="00BE77F3" w:rsidRDefault="00BF49D5" w:rsidP="00E87631">
      <w:pPr>
        <w:spacing w:line="360" w:lineRule="auto"/>
        <w:ind w:firstLine="709"/>
        <w:jc w:val="both"/>
        <w:rPr>
          <w:ins w:id="868" w:author="admin" w:date="2018-01-25T18:29:00Z"/>
          <w:rFonts w:ascii="Calibri" w:hAnsi="Calibri"/>
        </w:rPr>
      </w:pPr>
      <w:commentRangeStart w:id="869"/>
      <w:del w:id="870" w:author="admin" w:date="2018-01-25T18:54:00Z">
        <w:r w:rsidRPr="00BF49D5" w:rsidDel="00045600">
          <w:rPr>
            <w:rFonts w:ascii="Calibri" w:hAnsi="Calibri"/>
          </w:rPr>
          <w:delText xml:space="preserve">Nell’appendice M8, sono state fatte confluire ed ampliate le linee guida che nelle GAMP4 erano pertinenza dell’appendice Mì9. Vengono infatti qui definite anche le attività da eseguire per essere  sicuri di avere sempre sotto  controllo  e  definito  il  sistema  di  automazione  durante  tutto  il  suo  ciclo  di  vita,  dalle  fasi  iniziali  alla  sua obsolescenza. Possiamo quindi </w:delText>
        </w:r>
        <w:commentRangeEnd w:id="869"/>
        <w:r w:rsidR="008F5554" w:rsidDel="00045600">
          <w:rPr>
            <w:rStyle w:val="Rimandocommento"/>
          </w:rPr>
          <w:commentReference w:id="869"/>
        </w:r>
        <w:r w:rsidRPr="00BF49D5" w:rsidDel="00045600">
          <w:rPr>
            <w:rFonts w:ascii="Calibri" w:hAnsi="Calibri"/>
          </w:rPr>
          <w:delText xml:space="preserve">definire il </w:delText>
        </w:r>
      </w:del>
      <w:ins w:id="871" w:author="admin" w:date="2018-01-25T18:54:00Z">
        <w:r w:rsidR="00045600">
          <w:rPr>
            <w:rFonts w:ascii="Calibri" w:hAnsi="Calibri"/>
          </w:rPr>
          <w:t xml:space="preserve">Il </w:t>
        </w:r>
      </w:ins>
      <w:proofErr w:type="spellStart"/>
      <w:r w:rsidRPr="00BF49D5">
        <w:rPr>
          <w:rFonts w:ascii="Calibri" w:hAnsi="Calibri"/>
        </w:rPr>
        <w:t>Configuration</w:t>
      </w:r>
      <w:proofErr w:type="spellEnd"/>
      <w:r w:rsidRPr="00BF49D5">
        <w:rPr>
          <w:rFonts w:ascii="Calibri" w:hAnsi="Calibri"/>
        </w:rPr>
        <w:t xml:space="preserve"> Management </w:t>
      </w:r>
      <w:del w:id="872" w:author="admin" w:date="2018-01-25T18:54:00Z">
        <w:r w:rsidRPr="00BF49D5" w:rsidDel="00045600">
          <w:rPr>
            <w:rFonts w:ascii="Calibri" w:hAnsi="Calibri"/>
          </w:rPr>
          <w:delText xml:space="preserve">come </w:delText>
        </w:r>
      </w:del>
      <w:ins w:id="873" w:author="admin" w:date="2018-01-25T18:54:00Z">
        <w:r w:rsidR="00045600">
          <w:rPr>
            <w:rFonts w:ascii="Calibri" w:hAnsi="Calibri"/>
          </w:rPr>
          <w:t>è</w:t>
        </w:r>
        <w:r w:rsidR="00045600" w:rsidRPr="00BF49D5">
          <w:rPr>
            <w:rFonts w:ascii="Calibri" w:hAnsi="Calibri"/>
          </w:rPr>
          <w:t xml:space="preserve"> </w:t>
        </w:r>
      </w:ins>
      <w:r w:rsidRPr="00BF49D5">
        <w:rPr>
          <w:rFonts w:ascii="Calibri" w:hAnsi="Calibri"/>
        </w:rPr>
        <w:t xml:space="preserve">il processo che mette in pratica tutte le procedure tecniche ed amministrative per: </w:t>
      </w:r>
      <w:commentRangeStart w:id="874"/>
      <w:r w:rsidRPr="00BF49D5">
        <w:rPr>
          <w:rFonts w:ascii="Calibri" w:hAnsi="Calibri"/>
        </w:rPr>
        <w:t>identificare, definire tutti i componenti del sistema</w:t>
      </w:r>
      <w:r w:rsidR="00E87631">
        <w:rPr>
          <w:rFonts w:ascii="Calibri" w:hAnsi="Calibri"/>
        </w:rPr>
        <w:t xml:space="preserve"> </w:t>
      </w:r>
      <w:r w:rsidRPr="00BF49D5">
        <w:rPr>
          <w:rFonts w:ascii="Calibri" w:hAnsi="Calibri"/>
        </w:rPr>
        <w:t>controllare tutte le modifiche e i rilasci registrare e riportare lo stato di tutti i componenti e le loro modifiche assicurare i componenti siano corretti, completi e consistenti controllare la conservazione, gestione e consegna di tali componenti.</w:t>
      </w:r>
      <w:commentRangeEnd w:id="874"/>
      <w:r w:rsidR="008F5554">
        <w:rPr>
          <w:rStyle w:val="Rimandocommento"/>
        </w:rPr>
        <w:commentReference w:id="874"/>
      </w:r>
      <w:r w:rsidRPr="00BF49D5">
        <w:rPr>
          <w:rFonts w:ascii="Calibri" w:hAnsi="Calibri"/>
        </w:rPr>
        <w:t xml:space="preserve"> </w:t>
      </w:r>
      <w:del w:id="875" w:author="admin" w:date="2018-01-25T18:29:00Z">
        <w:r w:rsidRPr="00BF49D5" w:rsidDel="00BE77F3">
          <w:rPr>
            <w:rFonts w:ascii="Calibri" w:hAnsi="Calibri"/>
          </w:rPr>
          <w:delText>Nell’appendice M8 ora si  menzionano  esplicitamente  quali  sono  i</w:delText>
        </w:r>
      </w:del>
    </w:p>
    <w:p w:rsidR="00BF49D5" w:rsidRDefault="00BE77F3" w:rsidP="00E87631">
      <w:pPr>
        <w:spacing w:line="360" w:lineRule="auto"/>
        <w:ind w:firstLine="709"/>
        <w:jc w:val="both"/>
        <w:rPr>
          <w:ins w:id="876" w:author="admin" w:date="2018-01-25T18:30:00Z"/>
          <w:rFonts w:ascii="Calibri" w:hAnsi="Calibri"/>
        </w:rPr>
      </w:pPr>
      <w:ins w:id="877" w:author="admin" w:date="2018-01-25T18:29:00Z">
        <w:r>
          <w:rPr>
            <w:rFonts w:ascii="Calibri" w:hAnsi="Calibri"/>
          </w:rPr>
          <w:t>I</w:t>
        </w:r>
      </w:ins>
      <w:r w:rsidR="00BF49D5" w:rsidRPr="00BF49D5">
        <w:rPr>
          <w:rFonts w:ascii="Calibri" w:hAnsi="Calibri"/>
        </w:rPr>
        <w:t xml:space="preserve">  componenti  da  tenere  sotto  controllo: hardware, software, software di terze parti (Sistemi operativi, applicativi configurabili, ecc.), documentazione e manuali. Come  abbiamo  visto  tutti  i  componenti  ed  eventuali  loro  variazioni  devono  essere  tracciati:  l’esatta configurazione hardware e software del sistema deve essere documentata durante tutta la vita del sistema, e la gestione della configurazione deve iniziare il più presto possibile, anche durante lo sviluppo. </w:t>
      </w:r>
      <w:commentRangeStart w:id="878"/>
      <w:del w:id="879" w:author="admin" w:date="2018-01-25T18:29:00Z">
        <w:r w:rsidR="00BF49D5" w:rsidRPr="00BF49D5" w:rsidDel="00BE77F3">
          <w:rPr>
            <w:rFonts w:ascii="Calibri" w:hAnsi="Calibri"/>
          </w:rPr>
          <w:delText>L’appendice</w:delText>
        </w:r>
        <w:commentRangeEnd w:id="878"/>
        <w:r w:rsidR="008F5554" w:rsidDel="00BE77F3">
          <w:rPr>
            <w:rStyle w:val="Rimandocommento"/>
          </w:rPr>
          <w:commentReference w:id="878"/>
        </w:r>
        <w:r w:rsidR="00BF49D5" w:rsidRPr="00BF49D5" w:rsidDel="00BE77F3">
          <w:rPr>
            <w:rFonts w:ascii="Calibri" w:hAnsi="Calibri"/>
          </w:rPr>
          <w:delText xml:space="preserve"> elenca le</w:delText>
        </w:r>
      </w:del>
      <w:ins w:id="880" w:author="admin" w:date="2018-01-25T18:29:00Z">
        <w:r>
          <w:rPr>
            <w:rFonts w:ascii="Calibri" w:hAnsi="Calibri"/>
          </w:rPr>
          <w:t>Le</w:t>
        </w:r>
      </w:ins>
      <w:r w:rsidR="00BF49D5" w:rsidRPr="00BF49D5">
        <w:rPr>
          <w:rFonts w:ascii="Calibri" w:hAnsi="Calibri"/>
        </w:rPr>
        <w:t xml:space="preserve"> attività del </w:t>
      </w:r>
      <w:proofErr w:type="spellStart"/>
      <w:r w:rsidR="00BF49D5" w:rsidRPr="00BF49D5">
        <w:rPr>
          <w:rFonts w:ascii="Calibri" w:hAnsi="Calibri"/>
        </w:rPr>
        <w:t>Configuration</w:t>
      </w:r>
      <w:proofErr w:type="spellEnd"/>
      <w:r w:rsidR="00BF49D5" w:rsidRPr="00BF49D5">
        <w:rPr>
          <w:rFonts w:ascii="Calibri" w:hAnsi="Calibri"/>
        </w:rPr>
        <w:t xml:space="preserve"> Management</w:t>
      </w:r>
      <w:ins w:id="881" w:author="admin" w:date="2018-01-25T18:30:00Z">
        <w:r>
          <w:rPr>
            <w:rFonts w:ascii="Calibri" w:hAnsi="Calibri"/>
          </w:rPr>
          <w:t xml:space="preserve"> si distinguono in</w:t>
        </w:r>
      </w:ins>
      <w:del w:id="882" w:author="admin" w:date="2018-01-25T18:30:00Z">
        <w:r w:rsidR="00BF49D5" w:rsidRPr="00BF49D5" w:rsidDel="00BE77F3">
          <w:rPr>
            <w:rFonts w:ascii="Calibri" w:hAnsi="Calibri"/>
          </w:rPr>
          <w:delText>:</w:delText>
        </w:r>
      </w:del>
      <w:r w:rsidR="00BF49D5" w:rsidRPr="00BF49D5">
        <w:rPr>
          <w:rFonts w:ascii="Calibri" w:hAnsi="Calibri"/>
        </w:rPr>
        <w:t xml:space="preserve"> </w:t>
      </w:r>
    </w:p>
    <w:p w:rsidR="00BE77F3" w:rsidRPr="00BF49D5" w:rsidRDefault="00BE77F3" w:rsidP="00E87631">
      <w:pPr>
        <w:spacing w:line="360" w:lineRule="auto"/>
        <w:ind w:firstLine="709"/>
        <w:jc w:val="both"/>
        <w:rPr>
          <w:rFonts w:ascii="Calibri" w:hAnsi="Calibri"/>
        </w:rPr>
      </w:pPr>
    </w:p>
    <w:p w:rsidR="00BF49D5" w:rsidRPr="00BF49D5" w:rsidRDefault="00BF49D5" w:rsidP="00C822BF">
      <w:pPr>
        <w:numPr>
          <w:ilvl w:val="0"/>
          <w:numId w:val="24"/>
        </w:numPr>
        <w:spacing w:line="360" w:lineRule="auto"/>
        <w:jc w:val="both"/>
        <w:rPr>
          <w:rFonts w:ascii="Calibri" w:hAnsi="Calibri"/>
        </w:rPr>
      </w:pPr>
      <w:r w:rsidRPr="00BF49D5">
        <w:rPr>
          <w:rFonts w:ascii="Calibri" w:hAnsi="Calibri"/>
        </w:rPr>
        <w:t>Identificare la configurazione: cosa tenere sotto controllo</w:t>
      </w:r>
    </w:p>
    <w:p w:rsidR="00BF49D5" w:rsidRPr="00BF49D5" w:rsidRDefault="00BF49D5" w:rsidP="00C822BF">
      <w:pPr>
        <w:numPr>
          <w:ilvl w:val="0"/>
          <w:numId w:val="24"/>
        </w:numPr>
        <w:spacing w:line="360" w:lineRule="auto"/>
        <w:jc w:val="both"/>
        <w:rPr>
          <w:rFonts w:ascii="Calibri" w:hAnsi="Calibri"/>
        </w:rPr>
      </w:pPr>
      <w:r w:rsidRPr="00BF49D5">
        <w:rPr>
          <w:rFonts w:ascii="Calibri" w:hAnsi="Calibri"/>
        </w:rPr>
        <w:t>Controllare la configurazione: come fare il controllo</w:t>
      </w:r>
    </w:p>
    <w:p w:rsidR="00BF49D5" w:rsidRPr="00BF49D5" w:rsidRDefault="00BF49D5" w:rsidP="00C822BF">
      <w:pPr>
        <w:numPr>
          <w:ilvl w:val="0"/>
          <w:numId w:val="24"/>
        </w:numPr>
        <w:spacing w:line="360" w:lineRule="auto"/>
        <w:jc w:val="both"/>
        <w:rPr>
          <w:rFonts w:ascii="Calibri" w:hAnsi="Calibri"/>
        </w:rPr>
      </w:pPr>
      <w:r w:rsidRPr="00BF49D5">
        <w:rPr>
          <w:rFonts w:ascii="Calibri" w:hAnsi="Calibri"/>
        </w:rPr>
        <w:t>Gestire lo stato della configurazione: come documentare il controllo</w:t>
      </w:r>
    </w:p>
    <w:p w:rsidR="00F55A3E" w:rsidRDefault="00BF49D5" w:rsidP="00C822BF">
      <w:pPr>
        <w:numPr>
          <w:ilvl w:val="0"/>
          <w:numId w:val="24"/>
        </w:numPr>
        <w:spacing w:line="360" w:lineRule="auto"/>
        <w:jc w:val="both"/>
        <w:rPr>
          <w:rFonts w:ascii="Calibri" w:hAnsi="Calibri"/>
        </w:rPr>
      </w:pPr>
      <w:r w:rsidRPr="00BF49D5">
        <w:rPr>
          <w:rFonts w:ascii="Calibri" w:hAnsi="Calibri"/>
        </w:rPr>
        <w:t>Valutare la configurazione: come verificare il controllo</w:t>
      </w:r>
    </w:p>
    <w:p w:rsidR="00E87631" w:rsidRDefault="00E87631" w:rsidP="00E87631">
      <w:pPr>
        <w:spacing w:line="360" w:lineRule="auto"/>
        <w:jc w:val="both"/>
        <w:rPr>
          <w:rFonts w:ascii="Calibri" w:hAnsi="Calibri"/>
        </w:rPr>
      </w:pPr>
    </w:p>
    <w:p w:rsidR="00E87631" w:rsidRDefault="00E87631" w:rsidP="00E87631">
      <w:pPr>
        <w:spacing w:line="360" w:lineRule="auto"/>
        <w:jc w:val="both"/>
        <w:rPr>
          <w:rFonts w:ascii="Calibri" w:hAnsi="Calibri"/>
        </w:rPr>
      </w:pPr>
      <w:r>
        <w:rPr>
          <w:rFonts w:ascii="Calibri" w:hAnsi="Calibri"/>
        </w:rPr>
        <w:t xml:space="preserve">Anche questi punti di attenzione per la convalida, vengono interamente evasi da Project tramite SUBVERSION e </w:t>
      </w:r>
      <w:commentRangeStart w:id="883"/>
      <w:r w:rsidR="00F96E6C">
        <w:rPr>
          <w:rFonts w:ascii="Calibri" w:hAnsi="Calibri"/>
        </w:rPr>
        <w:t>i suoi report nativi di verifica</w:t>
      </w:r>
      <w:commentRangeEnd w:id="883"/>
      <w:r w:rsidR="008F5554">
        <w:rPr>
          <w:rStyle w:val="Rimandocommento"/>
        </w:rPr>
        <w:commentReference w:id="883"/>
      </w:r>
      <w:r w:rsidR="00F96E6C">
        <w:rPr>
          <w:rFonts w:ascii="Calibri" w:hAnsi="Calibri"/>
        </w:rPr>
        <w:t>. Ad esempio con il log-</w:t>
      </w:r>
      <w:proofErr w:type="spellStart"/>
      <w:r w:rsidR="00F96E6C">
        <w:rPr>
          <w:rFonts w:ascii="Calibri" w:hAnsi="Calibri"/>
        </w:rPr>
        <w:t>version</w:t>
      </w:r>
      <w:proofErr w:type="spellEnd"/>
      <w:r w:rsidR="00F96E6C">
        <w:rPr>
          <w:rFonts w:ascii="Calibri" w:hAnsi="Calibri"/>
        </w:rPr>
        <w:t>-</w:t>
      </w:r>
      <w:proofErr w:type="spellStart"/>
      <w:r w:rsidR="00F96E6C">
        <w:rPr>
          <w:rFonts w:ascii="Calibri" w:hAnsi="Calibri"/>
        </w:rPr>
        <w:t>tree</w:t>
      </w:r>
      <w:proofErr w:type="spellEnd"/>
      <w:r w:rsidR="00F96E6C">
        <w:rPr>
          <w:rFonts w:ascii="Calibri" w:hAnsi="Calibri"/>
        </w:rPr>
        <w:t xml:space="preserve"> di SUBVERSION</w:t>
      </w:r>
      <w:del w:id="884" w:author="admin" w:date="2018-01-25T18:30:00Z">
        <w:r w:rsidR="00F96E6C" w:rsidDel="00BE77F3">
          <w:rPr>
            <w:rFonts w:ascii="Calibri" w:hAnsi="Calibri"/>
          </w:rPr>
          <w:delText>I</w:delText>
        </w:r>
      </w:del>
      <w:r w:rsidR="00F96E6C">
        <w:rPr>
          <w:rFonts w:ascii="Calibri" w:hAnsi="Calibri"/>
        </w:rPr>
        <w:t xml:space="preserve"> possiamo rappresentare in breve </w:t>
      </w:r>
      <w:commentRangeStart w:id="885"/>
      <w:r w:rsidR="00F96E6C">
        <w:rPr>
          <w:rFonts w:ascii="Calibri" w:hAnsi="Calibri"/>
        </w:rPr>
        <w:t>nell’immagine qui sotto</w:t>
      </w:r>
      <w:commentRangeEnd w:id="885"/>
      <w:r w:rsidR="008F5554">
        <w:rPr>
          <w:rStyle w:val="Rimandocommento"/>
        </w:rPr>
        <w:commentReference w:id="885"/>
      </w:r>
      <w:r w:rsidR="00F96E6C">
        <w:rPr>
          <w:rFonts w:ascii="Calibri" w:hAnsi="Calibri"/>
        </w:rPr>
        <w:t>, la strategia utilizzata per la gestione delle modifiche e del bug-fixing</w:t>
      </w:r>
    </w:p>
    <w:p w:rsidR="00F96E6C" w:rsidRDefault="0061007D" w:rsidP="00E87631">
      <w:pPr>
        <w:spacing w:line="360" w:lineRule="auto"/>
        <w:jc w:val="both"/>
        <w:rPr>
          <w:noProof/>
        </w:rPr>
      </w:pPr>
      <w:r>
        <w:rPr>
          <w:noProof/>
        </w:rPr>
        <w:lastRenderedPageBreak/>
        <w:drawing>
          <wp:inline distT="0" distB="0" distL="0" distR="0">
            <wp:extent cx="5969635" cy="3152140"/>
            <wp:effectExtent l="0" t="0" r="0" b="0"/>
            <wp:docPr id="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9635" cy="3152140"/>
                    </a:xfrm>
                    <a:prstGeom prst="rect">
                      <a:avLst/>
                    </a:prstGeom>
                    <a:noFill/>
                    <a:ln>
                      <a:noFill/>
                    </a:ln>
                  </pic:spPr>
                </pic:pic>
              </a:graphicData>
            </a:graphic>
          </wp:inline>
        </w:drawing>
      </w:r>
    </w:p>
    <w:p w:rsidR="00C96A42" w:rsidRDefault="00C96A42" w:rsidP="00E87631">
      <w:pPr>
        <w:spacing w:line="360" w:lineRule="auto"/>
        <w:jc w:val="both"/>
        <w:rPr>
          <w:noProof/>
        </w:rPr>
      </w:pPr>
    </w:p>
    <w:p w:rsidR="00865C35" w:rsidRDefault="00865C35" w:rsidP="00EA69E0">
      <w:pPr>
        <w:spacing w:line="360" w:lineRule="auto"/>
        <w:jc w:val="both"/>
        <w:rPr>
          <w:ins w:id="886" w:author="admin" w:date="2018-01-25T18:38:00Z"/>
          <w:rFonts w:ascii="Calibri" w:hAnsi="Calibri"/>
        </w:rPr>
      </w:pPr>
      <w:ins w:id="887" w:author="admin" w:date="2018-01-25T18:37:00Z">
        <w:r>
          <w:rPr>
            <w:rFonts w:ascii="Calibri" w:hAnsi="Calibri"/>
          </w:rPr>
          <w:t xml:space="preserve">L’obiettivo di questa ramificazione è di ottenere un “ramo” di versione del software che </w:t>
        </w:r>
      </w:ins>
      <w:ins w:id="888" w:author="admin" w:date="2018-01-25T18:50:00Z">
        <w:r w:rsidR="00651EF6">
          <w:rPr>
            <w:rFonts w:ascii="Calibri" w:hAnsi="Calibri"/>
          </w:rPr>
          <w:t>abbia</w:t>
        </w:r>
      </w:ins>
      <w:ins w:id="889" w:author="admin" w:date="2018-01-25T18:35:00Z">
        <w:r w:rsidRPr="00865C35">
          <w:rPr>
            <w:rFonts w:ascii="Calibri" w:hAnsi="Calibri"/>
            <w:rPrChange w:id="890" w:author="admin" w:date="2018-01-25T18:35:00Z">
              <w:rPr/>
            </w:rPrChange>
          </w:rPr>
          <w:t xml:space="preserve"> lo stesso codice </w:t>
        </w:r>
      </w:ins>
      <w:ins w:id="891" w:author="admin" w:date="2018-01-25T18:37:00Z">
        <w:r>
          <w:rPr>
            <w:rFonts w:ascii="Calibri" w:hAnsi="Calibri"/>
          </w:rPr>
          <w:t xml:space="preserve">sorgente presente </w:t>
        </w:r>
      </w:ins>
      <w:ins w:id="892" w:author="admin" w:date="2018-01-25T18:35:00Z">
        <w:r w:rsidRPr="00865C35">
          <w:rPr>
            <w:rFonts w:ascii="Calibri" w:hAnsi="Calibri"/>
            <w:rPrChange w:id="893" w:author="admin" w:date="2018-01-25T18:35:00Z">
              <w:rPr/>
            </w:rPrChange>
          </w:rPr>
          <w:t xml:space="preserve">sul server di produzione </w:t>
        </w:r>
      </w:ins>
      <w:ins w:id="894" w:author="admin" w:date="2018-01-25T18:50:00Z">
        <w:r w:rsidR="00651EF6">
          <w:rPr>
            <w:rFonts w:ascii="Calibri" w:hAnsi="Calibri"/>
          </w:rPr>
          <w:t>e altri rami</w:t>
        </w:r>
      </w:ins>
      <w:ins w:id="895" w:author="admin" w:date="2018-01-25T18:38:00Z">
        <w:r>
          <w:rPr>
            <w:rFonts w:ascii="Calibri" w:hAnsi="Calibri"/>
          </w:rPr>
          <w:t>,</w:t>
        </w:r>
      </w:ins>
      <w:ins w:id="896" w:author="admin" w:date="2018-01-25T18:35:00Z">
        <w:r w:rsidRPr="00865C35">
          <w:rPr>
            <w:rFonts w:ascii="Calibri" w:hAnsi="Calibri"/>
            <w:rPrChange w:id="897" w:author="admin" w:date="2018-01-25T18:35:00Z">
              <w:rPr/>
            </w:rPrChange>
          </w:rPr>
          <w:t xml:space="preserve"> su cui </w:t>
        </w:r>
      </w:ins>
      <w:ins w:id="898" w:author="admin" w:date="2018-01-25T18:38:00Z">
        <w:r>
          <w:rPr>
            <w:rFonts w:ascii="Calibri" w:hAnsi="Calibri"/>
          </w:rPr>
          <w:t xml:space="preserve">gli sviluppatori lavorano </w:t>
        </w:r>
      </w:ins>
      <w:ins w:id="899" w:author="admin" w:date="2018-01-25T18:35:00Z">
        <w:r w:rsidRPr="00865C35">
          <w:rPr>
            <w:rFonts w:ascii="Calibri" w:hAnsi="Calibri"/>
            <w:rPrChange w:id="900" w:author="admin" w:date="2018-01-25T18:35:00Z">
              <w:rPr/>
            </w:rPrChange>
          </w:rPr>
          <w:t xml:space="preserve">alla "prossima" versione. </w:t>
        </w:r>
      </w:ins>
      <w:ins w:id="901" w:author="admin" w:date="2018-01-25T18:38:00Z">
        <w:r>
          <w:rPr>
            <w:rFonts w:ascii="Calibri" w:hAnsi="Calibri"/>
          </w:rPr>
          <w:t xml:space="preserve"> </w:t>
        </w:r>
      </w:ins>
    </w:p>
    <w:p w:rsidR="00865C35" w:rsidRDefault="00865C35" w:rsidP="00EA69E0">
      <w:pPr>
        <w:spacing w:line="360" w:lineRule="auto"/>
        <w:jc w:val="both"/>
        <w:rPr>
          <w:ins w:id="902" w:author="admin" w:date="2018-01-25T18:38:00Z"/>
          <w:rFonts w:ascii="Calibri" w:hAnsi="Calibri"/>
        </w:rPr>
      </w:pPr>
    </w:p>
    <w:p w:rsidR="00651EF6" w:rsidRDefault="00865C35">
      <w:pPr>
        <w:spacing w:line="360" w:lineRule="auto"/>
        <w:ind w:firstLine="360"/>
        <w:jc w:val="both"/>
        <w:rPr>
          <w:ins w:id="903" w:author="admin" w:date="2018-01-25T18:44:00Z"/>
          <w:rFonts w:ascii="Calibri" w:hAnsi="Calibri"/>
        </w:rPr>
        <w:pPrChange w:id="904" w:author="admin" w:date="2018-01-25T18:42:00Z">
          <w:pPr>
            <w:spacing w:line="360" w:lineRule="auto"/>
            <w:jc w:val="both"/>
          </w:pPr>
        </w:pPrChange>
      </w:pPr>
      <w:ins w:id="905" w:author="admin" w:date="2018-01-25T18:39:00Z">
        <w:r>
          <w:rPr>
            <w:rFonts w:ascii="Calibri" w:hAnsi="Calibri"/>
          </w:rPr>
          <w:t>Per ogni nuova attività di sviluppo viene creato un nuovo ramo di versione del software che, partendo dal punto originale della versione presente in produzione, riporterà tutte le modifiche realizzate per completare l</w:t>
        </w:r>
      </w:ins>
      <w:ins w:id="906" w:author="admin" w:date="2018-01-25T18:40:00Z">
        <w:r>
          <w:rPr>
            <w:rFonts w:ascii="Calibri" w:hAnsi="Calibri"/>
          </w:rPr>
          <w:t>’attività richiesta</w:t>
        </w:r>
      </w:ins>
      <w:ins w:id="907" w:author="admin" w:date="2018-01-25T18:35:00Z">
        <w:r w:rsidRPr="00865C35">
          <w:rPr>
            <w:rFonts w:ascii="Calibri" w:hAnsi="Calibri"/>
            <w:rPrChange w:id="908" w:author="admin" w:date="2018-01-25T18:35:00Z">
              <w:rPr/>
            </w:rPrChange>
          </w:rPr>
          <w:t xml:space="preserve">. Questo </w:t>
        </w:r>
      </w:ins>
      <w:ins w:id="909" w:author="admin" w:date="2018-01-25T18:41:00Z">
        <w:r>
          <w:rPr>
            <w:rFonts w:ascii="Calibri" w:hAnsi="Calibri"/>
          </w:rPr>
          <w:t>approccio da</w:t>
        </w:r>
      </w:ins>
      <w:ins w:id="910" w:author="admin" w:date="2018-01-25T18:35:00Z">
        <w:r w:rsidRPr="00865C35">
          <w:rPr>
            <w:rFonts w:ascii="Calibri" w:hAnsi="Calibri"/>
            <w:rPrChange w:id="911" w:author="admin" w:date="2018-01-25T18:35:00Z">
              <w:rPr/>
            </w:rPrChange>
          </w:rPr>
          <w:t xml:space="preserve"> la possibilità </w:t>
        </w:r>
      </w:ins>
      <w:ins w:id="912" w:author="admin" w:date="2018-01-25T18:48:00Z">
        <w:r w:rsidR="00651EF6">
          <w:rPr>
            <w:rFonts w:ascii="Calibri" w:hAnsi="Calibri"/>
          </w:rPr>
          <w:t xml:space="preserve">di </w:t>
        </w:r>
      </w:ins>
      <w:ins w:id="913" w:author="admin" w:date="2018-01-25T18:50:00Z">
        <w:r w:rsidR="00651EF6">
          <w:rPr>
            <w:rFonts w:ascii="Calibri" w:hAnsi="Calibri"/>
          </w:rPr>
          <w:t>non intervenire sulla versione base mantenendo</w:t>
        </w:r>
      </w:ins>
      <w:ins w:id="914" w:author="admin" w:date="2018-01-25T18:35:00Z">
        <w:r w:rsidRPr="00045600">
          <w:rPr>
            <w:rFonts w:ascii="Calibri" w:hAnsi="Calibri"/>
          </w:rPr>
          <w:t xml:space="preserve"> </w:t>
        </w:r>
      </w:ins>
      <w:ins w:id="915" w:author="admin" w:date="2018-01-25T18:48:00Z">
        <w:r w:rsidR="00651EF6">
          <w:rPr>
            <w:rFonts w:ascii="Calibri" w:hAnsi="Calibri"/>
          </w:rPr>
          <w:t xml:space="preserve">sempre </w:t>
        </w:r>
      </w:ins>
      <w:ins w:id="916" w:author="admin" w:date="2018-01-25T18:35:00Z">
        <w:r w:rsidRPr="00045600">
          <w:rPr>
            <w:rFonts w:ascii="Calibri" w:hAnsi="Calibri"/>
          </w:rPr>
          <w:t xml:space="preserve">un ramo </w:t>
        </w:r>
      </w:ins>
      <w:ins w:id="917" w:author="admin" w:date="2018-01-25T18:48:00Z">
        <w:r w:rsidR="00651EF6">
          <w:rPr>
            <w:rFonts w:ascii="Calibri" w:hAnsi="Calibri"/>
          </w:rPr>
          <w:t xml:space="preserve">di software </w:t>
        </w:r>
      </w:ins>
      <w:ins w:id="918" w:author="admin" w:date="2018-01-25T18:35:00Z">
        <w:r w:rsidRPr="00045600">
          <w:rPr>
            <w:rFonts w:ascii="Calibri" w:hAnsi="Calibri"/>
          </w:rPr>
          <w:t>funzionante, rappresentato dal ramo principale indicato con V0 sullo schema.</w:t>
        </w:r>
      </w:ins>
      <w:ins w:id="919" w:author="admin" w:date="2018-01-25T18:42:00Z">
        <w:r>
          <w:rPr>
            <w:rFonts w:ascii="Calibri" w:hAnsi="Calibri"/>
          </w:rPr>
          <w:t xml:space="preserve"> Questa versione è </w:t>
        </w:r>
      </w:ins>
      <w:ins w:id="920" w:author="admin" w:date="2018-01-25T18:35:00Z">
        <w:r w:rsidRPr="00865C35">
          <w:rPr>
            <w:rFonts w:ascii="Calibri" w:hAnsi="Calibri"/>
            <w:rPrChange w:id="921" w:author="admin" w:date="2018-01-25T18:35:00Z">
              <w:rPr/>
            </w:rPrChange>
          </w:rPr>
          <w:t xml:space="preserve">sempre implementabile, supera tutti i test ed è un codice </w:t>
        </w:r>
      </w:ins>
      <w:ins w:id="922" w:author="admin" w:date="2018-01-25T18:43:00Z">
        <w:r>
          <w:rPr>
            <w:rFonts w:ascii="Calibri" w:hAnsi="Calibri"/>
          </w:rPr>
          <w:t>certamente funzionante</w:t>
        </w:r>
      </w:ins>
      <w:ins w:id="923" w:author="admin" w:date="2018-01-25T18:48:00Z">
        <w:r w:rsidR="00651EF6">
          <w:rPr>
            <w:rFonts w:ascii="Calibri" w:hAnsi="Calibri"/>
          </w:rPr>
          <w:t>, e su questa versione vengono fatte le</w:t>
        </w:r>
      </w:ins>
      <w:ins w:id="924" w:author="admin" w:date="2018-01-25T18:35:00Z">
        <w:r w:rsidRPr="00865C35">
          <w:rPr>
            <w:rFonts w:ascii="Calibri" w:hAnsi="Calibri"/>
            <w:rPrChange w:id="925" w:author="admin" w:date="2018-01-25T18:35:00Z">
              <w:rPr/>
            </w:rPrChange>
          </w:rPr>
          <w:t xml:space="preserve"> correzioni di bug </w:t>
        </w:r>
      </w:ins>
      <w:ins w:id="926" w:author="admin" w:date="2018-01-25T18:49:00Z">
        <w:r w:rsidR="00651EF6">
          <w:rPr>
            <w:rFonts w:ascii="Calibri" w:hAnsi="Calibri"/>
          </w:rPr>
          <w:t>segnalati in produzione, ed</w:t>
        </w:r>
      </w:ins>
      <w:ins w:id="927" w:author="admin" w:date="2018-01-25T18:35:00Z">
        <w:r w:rsidR="00651EF6" w:rsidRPr="00045600">
          <w:rPr>
            <w:rFonts w:ascii="Calibri" w:hAnsi="Calibri"/>
          </w:rPr>
          <w:t xml:space="preserve"> implementa</w:t>
        </w:r>
      </w:ins>
      <w:ins w:id="928" w:author="admin" w:date="2018-01-25T18:49:00Z">
        <w:r w:rsidR="00651EF6">
          <w:rPr>
            <w:rFonts w:ascii="Calibri" w:hAnsi="Calibri"/>
          </w:rPr>
          <w:t>te</w:t>
        </w:r>
      </w:ins>
      <w:ins w:id="929" w:author="admin" w:date="2018-01-25T18:35:00Z">
        <w:r w:rsidRPr="00865C35">
          <w:rPr>
            <w:rFonts w:ascii="Calibri" w:hAnsi="Calibri"/>
            <w:rPrChange w:id="930" w:author="admin" w:date="2018-01-25T18:35:00Z">
              <w:rPr/>
            </w:rPrChange>
          </w:rPr>
          <w:t xml:space="preserve"> indipendentemente da</w:t>
        </w:r>
      </w:ins>
      <w:ins w:id="931" w:author="admin" w:date="2018-01-25T18:49:00Z">
        <w:r w:rsidR="00651EF6">
          <w:rPr>
            <w:rFonts w:ascii="Calibri" w:hAnsi="Calibri"/>
          </w:rPr>
          <w:t>lle</w:t>
        </w:r>
      </w:ins>
      <w:ins w:id="932" w:author="admin" w:date="2018-01-25T18:35:00Z">
        <w:r w:rsidRPr="00865C35">
          <w:rPr>
            <w:rFonts w:ascii="Calibri" w:hAnsi="Calibri"/>
            <w:rPrChange w:id="933" w:author="admin" w:date="2018-01-25T18:35:00Z">
              <w:rPr/>
            </w:rPrChange>
          </w:rPr>
          <w:t xml:space="preserve"> </w:t>
        </w:r>
      </w:ins>
      <w:ins w:id="934" w:author="admin" w:date="2018-01-25T18:49:00Z">
        <w:r w:rsidR="00651EF6">
          <w:rPr>
            <w:rFonts w:ascii="Calibri" w:hAnsi="Calibri"/>
          </w:rPr>
          <w:t>altre attività</w:t>
        </w:r>
      </w:ins>
      <w:ins w:id="935" w:author="admin" w:date="2018-01-25T18:35:00Z">
        <w:r w:rsidRPr="00865C35">
          <w:rPr>
            <w:rFonts w:ascii="Calibri" w:hAnsi="Calibri"/>
            <w:rPrChange w:id="936" w:author="admin" w:date="2018-01-25T18:35:00Z">
              <w:rPr/>
            </w:rPrChange>
          </w:rPr>
          <w:t xml:space="preserve"> </w:t>
        </w:r>
      </w:ins>
      <w:ins w:id="937" w:author="admin" w:date="2018-01-25T18:43:00Z">
        <w:r w:rsidR="00651EF6">
          <w:rPr>
            <w:rFonts w:ascii="Calibri" w:hAnsi="Calibri"/>
          </w:rPr>
          <w:t>in lavorazione</w:t>
        </w:r>
      </w:ins>
      <w:ins w:id="938" w:author="admin" w:date="2018-01-25T18:49:00Z">
        <w:r w:rsidR="00651EF6">
          <w:rPr>
            <w:rFonts w:ascii="Calibri" w:hAnsi="Calibri"/>
          </w:rPr>
          <w:t xml:space="preserve"> su altri rami.</w:t>
        </w:r>
      </w:ins>
    </w:p>
    <w:p w:rsidR="00651EF6" w:rsidRDefault="00651EF6">
      <w:pPr>
        <w:spacing w:line="360" w:lineRule="auto"/>
        <w:ind w:firstLine="360"/>
        <w:jc w:val="both"/>
        <w:rPr>
          <w:ins w:id="939" w:author="admin" w:date="2018-01-25T18:44:00Z"/>
          <w:rFonts w:ascii="Calibri" w:hAnsi="Calibri"/>
        </w:rPr>
        <w:pPrChange w:id="940" w:author="admin" w:date="2018-01-25T18:42:00Z">
          <w:pPr>
            <w:spacing w:line="360" w:lineRule="auto"/>
            <w:jc w:val="both"/>
          </w:pPr>
        </w:pPrChange>
      </w:pPr>
      <w:ins w:id="941" w:author="admin" w:date="2018-01-25T18:44:00Z">
        <w:r>
          <w:rPr>
            <w:rFonts w:ascii="Calibri" w:hAnsi="Calibri"/>
          </w:rPr>
          <w:t xml:space="preserve">Nel momento in cui </w:t>
        </w:r>
      </w:ins>
      <w:ins w:id="942" w:author="admin" w:date="2018-01-25T18:45:00Z">
        <w:r>
          <w:rPr>
            <w:rFonts w:ascii="Calibri" w:hAnsi="Calibri"/>
          </w:rPr>
          <w:t>una modifica è testata e rilasciabile in ambiente di produzione</w:t>
        </w:r>
      </w:ins>
      <w:ins w:id="943" w:author="admin" w:date="2018-01-25T18:46:00Z">
        <w:r>
          <w:rPr>
            <w:rFonts w:ascii="Calibri" w:hAnsi="Calibri"/>
          </w:rPr>
          <w:t xml:space="preserve">, il corrispondete ramo </w:t>
        </w:r>
      </w:ins>
      <w:ins w:id="944" w:author="admin" w:date="2018-01-25T18:47:00Z">
        <w:r>
          <w:rPr>
            <w:rFonts w:ascii="Calibri" w:hAnsi="Calibri"/>
          </w:rPr>
          <w:t>viene ricongiunto con la versione principale</w:t>
        </w:r>
      </w:ins>
      <w:ins w:id="945" w:author="admin" w:date="2018-01-25T18:51:00Z">
        <w:r>
          <w:rPr>
            <w:rFonts w:ascii="Calibri" w:hAnsi="Calibri"/>
          </w:rPr>
          <w:t xml:space="preserve"> e le relative modifiche vengono implementate.</w:t>
        </w:r>
      </w:ins>
    </w:p>
    <w:p w:rsidR="00EA69E0" w:rsidRDefault="00EA69E0">
      <w:pPr>
        <w:spacing w:line="360" w:lineRule="auto"/>
        <w:ind w:firstLine="360"/>
        <w:jc w:val="both"/>
        <w:rPr>
          <w:rFonts w:ascii="Calibri" w:hAnsi="Calibri"/>
        </w:rPr>
        <w:pPrChange w:id="946" w:author="admin" w:date="2018-01-25T18:42:00Z">
          <w:pPr>
            <w:spacing w:line="360" w:lineRule="auto"/>
            <w:jc w:val="both"/>
          </w:pPr>
        </w:pPrChange>
      </w:pPr>
      <w:del w:id="947" w:author="admin" w:date="2018-01-25T18:44:00Z">
        <w:r w:rsidDel="00651EF6">
          <w:rPr>
            <w:rFonts w:ascii="Calibri" w:hAnsi="Calibri"/>
          </w:rPr>
          <w:br w:type="page"/>
        </w:r>
      </w:del>
    </w:p>
    <w:p w:rsidR="00EA69E0" w:rsidRPr="00C83045" w:rsidRDefault="00EA69E0" w:rsidP="00C83045">
      <w:pPr>
        <w:pStyle w:val="Titolo"/>
        <w:rPr>
          <w:rPrChange w:id="948" w:author="admin" w:date="2018-01-26T07:11:00Z">
            <w:rPr>
              <w14:shadow w14:blurRad="50800" w14:dist="38100" w14:dir="2700000" w14:sx="100000" w14:sy="100000" w14:kx="0" w14:ky="0" w14:algn="tl">
                <w14:srgbClr w14:val="000000">
                  <w14:alpha w14:val="60000"/>
                </w14:srgbClr>
              </w14:shadow>
            </w:rPr>
          </w:rPrChange>
        </w:rPr>
        <w:pPrChange w:id="949" w:author="admin" w:date="2018-01-26T07:11:00Z">
          <w:pPr>
            <w:pStyle w:val="Citazioneintensa"/>
            <w:pBdr>
              <w:bottom w:val="single" w:sz="4" w:space="0" w:color="4F81BD"/>
            </w:pBdr>
            <w:spacing w:line="360" w:lineRule="auto"/>
            <w:ind w:left="360"/>
            <w:jc w:val="both"/>
          </w:pPr>
        </w:pPrChange>
      </w:pPr>
      <w:bookmarkStart w:id="950" w:name="_Toc504714053"/>
      <w:r w:rsidRPr="00C83045">
        <w:rPr>
          <w:rPrChange w:id="951" w:author="admin" w:date="2018-01-26T07:11:00Z">
            <w:rPr>
              <w14:shadow w14:blurRad="50800" w14:dist="38100" w14:dir="2700000" w14:sx="100000" w14:sy="100000" w14:kx="0" w14:ky="0" w14:algn="tl">
                <w14:srgbClr w14:val="000000">
                  <w14:alpha w14:val="60000"/>
                </w14:srgbClr>
              </w14:shadow>
            </w:rPr>
          </w:rPrChange>
        </w:rPr>
        <w:lastRenderedPageBreak/>
        <w:t xml:space="preserve">4.3  – </w:t>
      </w:r>
      <w:commentRangeStart w:id="952"/>
      <w:r w:rsidRPr="00C83045">
        <w:rPr>
          <w:rPrChange w:id="953" w:author="admin" w:date="2018-01-26T07:11:00Z">
            <w:rPr>
              <w14:shadow w14:blurRad="50800" w14:dist="38100" w14:dir="2700000" w14:sx="100000" w14:sy="100000" w14:kx="0" w14:ky="0" w14:algn="tl">
                <w14:srgbClr w14:val="000000">
                  <w14:alpha w14:val="60000"/>
                </w14:srgbClr>
              </w14:shadow>
            </w:rPr>
          </w:rPrChange>
        </w:rPr>
        <w:t>Metodologia SCRUM</w:t>
      </w:r>
      <w:commentRangeEnd w:id="952"/>
      <w:r w:rsidR="00EF122A" w:rsidRPr="00C83045">
        <w:rPr>
          <w:rStyle w:val="Rimandocommento"/>
          <w:sz w:val="32"/>
          <w:szCs w:val="52"/>
          <w:rPrChange w:id="954" w:author="admin" w:date="2018-01-26T07:11:00Z">
            <w:rPr>
              <w:rStyle w:val="Rimandocommento"/>
              <w:b w:val="0"/>
              <w:bCs w:val="0"/>
              <w:i w:val="0"/>
              <w:iCs w:val="0"/>
              <w:color w:val="auto"/>
            </w:rPr>
          </w:rPrChange>
        </w:rPr>
        <w:commentReference w:id="952"/>
      </w:r>
      <w:bookmarkEnd w:id="950"/>
    </w:p>
    <w:p w:rsidR="00EA69E0" w:rsidRPr="00EA69E0" w:rsidRDefault="00EA69E0" w:rsidP="00EA69E0">
      <w:pPr>
        <w:spacing w:line="360" w:lineRule="auto"/>
        <w:jc w:val="both"/>
        <w:rPr>
          <w:rFonts w:ascii="Calibri" w:hAnsi="Calibri"/>
        </w:rPr>
      </w:pPr>
      <w:r>
        <w:rPr>
          <w:rFonts w:ascii="Calibri" w:hAnsi="Calibri"/>
        </w:rPr>
        <w:t xml:space="preserve">Lo sviluppo di ALIREP ed il successivo </w:t>
      </w:r>
      <w:proofErr w:type="spellStart"/>
      <w:r>
        <w:rPr>
          <w:rFonts w:ascii="Calibri" w:hAnsi="Calibri"/>
        </w:rPr>
        <w:t>change</w:t>
      </w:r>
      <w:proofErr w:type="spellEnd"/>
      <w:r>
        <w:rPr>
          <w:rFonts w:ascii="Calibri" w:hAnsi="Calibri"/>
        </w:rPr>
        <w:t xml:space="preserve"> </w:t>
      </w:r>
      <w:proofErr w:type="spellStart"/>
      <w:r>
        <w:rPr>
          <w:rFonts w:ascii="Calibri" w:hAnsi="Calibri"/>
        </w:rPr>
        <w:t>managemen</w:t>
      </w:r>
      <w:commentRangeStart w:id="955"/>
      <w:r>
        <w:rPr>
          <w:rFonts w:ascii="Calibri" w:hAnsi="Calibri"/>
        </w:rPr>
        <w:t>t</w:t>
      </w:r>
      <w:del w:id="956" w:author="admin" w:date="2018-01-25T23:02:00Z">
        <w:r w:rsidDel="00C03897">
          <w:rPr>
            <w:rFonts w:ascii="Calibri" w:hAnsi="Calibri"/>
          </w:rPr>
          <w:delText>e</w:delText>
        </w:r>
        <w:commentRangeEnd w:id="955"/>
        <w:r w:rsidR="008F5554" w:rsidDel="00C03897">
          <w:rPr>
            <w:rStyle w:val="Rimandocommento"/>
          </w:rPr>
          <w:commentReference w:id="955"/>
        </w:r>
        <w:r w:rsidDel="00C03897">
          <w:rPr>
            <w:rFonts w:ascii="Calibri" w:hAnsi="Calibri"/>
          </w:rPr>
          <w:delText xml:space="preserve"> </w:delText>
        </w:r>
      </w:del>
      <w:r>
        <w:rPr>
          <w:rFonts w:ascii="Calibri" w:hAnsi="Calibri"/>
        </w:rPr>
        <w:t>è</w:t>
      </w:r>
      <w:proofErr w:type="spellEnd"/>
      <w:r>
        <w:rPr>
          <w:rFonts w:ascii="Calibri" w:hAnsi="Calibri"/>
        </w:rPr>
        <w:t xml:space="preserve"> stato completato con metodologia SCRUM, in cui il referente Project Manager presso Air Liquide è anche lo SCRUM MASTER del sistema nelle sue evoluzioni quotidiane. Le modifiche e/o correzioni del sistema sono affrontate con modalità SPRINT </w:t>
      </w:r>
      <w:r w:rsidRPr="00EA69E0">
        <w:rPr>
          <w:rFonts w:ascii="Calibri" w:hAnsi="Calibri"/>
        </w:rPr>
        <w:t>dove le cosiddette "p</w:t>
      </w:r>
      <w:r>
        <w:rPr>
          <w:rFonts w:ascii="Calibri" w:hAnsi="Calibri"/>
        </w:rPr>
        <w:t xml:space="preserve">ulsazioni" (release), che rappresentano la </w:t>
      </w:r>
      <w:r>
        <w:rPr>
          <w:rFonts w:ascii="Calibri" w:hAnsi="Calibri"/>
          <w:b/>
        </w:rPr>
        <w:t>raccolta/insieme</w:t>
      </w:r>
      <w:r w:rsidRPr="00EA69E0">
        <w:rPr>
          <w:rFonts w:ascii="Calibri" w:hAnsi="Calibri"/>
          <w:b/>
        </w:rPr>
        <w:t xml:space="preserve"> di modifiche</w:t>
      </w:r>
      <w:r w:rsidRPr="00EA69E0">
        <w:rPr>
          <w:rFonts w:ascii="Calibri" w:hAnsi="Calibri"/>
        </w:rPr>
        <w:t>, del processo sono caratterizzate da un periodo di sviluppo, che ha le seguenti caratteristiche:</w:t>
      </w:r>
    </w:p>
    <w:p w:rsidR="00EA69E0" w:rsidRPr="00EA69E0" w:rsidRDefault="00EA69E0" w:rsidP="00EA69E0">
      <w:pPr>
        <w:spacing w:line="360" w:lineRule="auto"/>
        <w:jc w:val="both"/>
        <w:rPr>
          <w:rFonts w:ascii="Calibri" w:hAnsi="Calibri"/>
        </w:rPr>
      </w:pPr>
    </w:p>
    <w:p w:rsidR="00EA69E0" w:rsidRPr="00EA69E0" w:rsidRDefault="00EA69E0" w:rsidP="00C822BF">
      <w:pPr>
        <w:numPr>
          <w:ilvl w:val="0"/>
          <w:numId w:val="28"/>
        </w:numPr>
        <w:spacing w:line="360" w:lineRule="auto"/>
        <w:jc w:val="both"/>
        <w:rPr>
          <w:rFonts w:ascii="Calibri" w:hAnsi="Calibri"/>
        </w:rPr>
      </w:pPr>
      <w:r>
        <w:rPr>
          <w:rFonts w:ascii="Calibri" w:hAnsi="Calibri"/>
        </w:rPr>
        <w:t xml:space="preserve">ogni raccolta di modifiche (release) </w:t>
      </w:r>
      <w:r w:rsidRPr="00EA69E0">
        <w:rPr>
          <w:rFonts w:ascii="Calibri" w:hAnsi="Calibri"/>
        </w:rPr>
        <w:t>ha un obiettivo dichiarato (goal) espresso in modo chiaro e non tecnico;</w:t>
      </w:r>
    </w:p>
    <w:p w:rsidR="00EA69E0" w:rsidRPr="00EA69E0" w:rsidRDefault="00EA69E0" w:rsidP="00C822BF">
      <w:pPr>
        <w:numPr>
          <w:ilvl w:val="0"/>
          <w:numId w:val="28"/>
        </w:numPr>
        <w:spacing w:line="360" w:lineRule="auto"/>
        <w:jc w:val="both"/>
        <w:rPr>
          <w:rFonts w:ascii="Calibri" w:hAnsi="Calibri"/>
        </w:rPr>
      </w:pPr>
      <w:r w:rsidRPr="00EA69E0">
        <w:rPr>
          <w:rFonts w:ascii="Calibri" w:hAnsi="Calibri"/>
        </w:rPr>
        <w:t>ha una durata prefissata (generalmente di 3 o 4 settimane) e quindi una data di consegna (demo) ben identificata;</w:t>
      </w:r>
    </w:p>
    <w:p w:rsidR="00EA69E0" w:rsidRDefault="00EA69E0" w:rsidP="00C822BF">
      <w:pPr>
        <w:numPr>
          <w:ilvl w:val="0"/>
          <w:numId w:val="28"/>
        </w:numPr>
        <w:spacing w:line="360" w:lineRule="auto"/>
        <w:jc w:val="both"/>
        <w:rPr>
          <w:rFonts w:ascii="Calibri" w:hAnsi="Calibri"/>
        </w:rPr>
      </w:pPr>
      <w:r w:rsidRPr="00EA69E0">
        <w:rPr>
          <w:rFonts w:ascii="Calibri" w:hAnsi="Calibri"/>
        </w:rPr>
        <w:t xml:space="preserve">deve portare alla realizzazione completa di una lista di </w:t>
      </w:r>
      <w:r>
        <w:rPr>
          <w:rFonts w:ascii="Calibri" w:hAnsi="Calibri"/>
        </w:rPr>
        <w:t>singole modifiche</w:t>
      </w:r>
      <w:r w:rsidRPr="00EA69E0">
        <w:rPr>
          <w:rFonts w:ascii="Calibri" w:hAnsi="Calibri"/>
        </w:rPr>
        <w:t xml:space="preserve"> presenti nel Product </w:t>
      </w:r>
      <w:proofErr w:type="spellStart"/>
      <w:r w:rsidRPr="00EA69E0">
        <w:rPr>
          <w:rFonts w:ascii="Calibri" w:hAnsi="Calibri"/>
        </w:rPr>
        <w:t>Backlog</w:t>
      </w:r>
      <w:proofErr w:type="spellEnd"/>
      <w:r w:rsidRPr="00EA69E0">
        <w:rPr>
          <w:rFonts w:ascii="Calibri" w:hAnsi="Calibri"/>
        </w:rPr>
        <w:t>.</w:t>
      </w:r>
    </w:p>
    <w:p w:rsidR="00EA69E0" w:rsidRDefault="00EA69E0" w:rsidP="00EA69E0">
      <w:pPr>
        <w:spacing w:line="360" w:lineRule="auto"/>
        <w:jc w:val="both"/>
        <w:rPr>
          <w:rFonts w:ascii="Calibri" w:hAnsi="Calibri"/>
        </w:rPr>
      </w:pPr>
    </w:p>
    <w:p w:rsidR="00EA69E0" w:rsidRPr="00EA69E0" w:rsidRDefault="00EA69E0" w:rsidP="00EA69E0">
      <w:pPr>
        <w:spacing w:line="360" w:lineRule="auto"/>
        <w:jc w:val="both"/>
        <w:rPr>
          <w:rFonts w:ascii="Calibri" w:hAnsi="Calibri"/>
        </w:rPr>
      </w:pPr>
      <w:r w:rsidRPr="00EA69E0">
        <w:rPr>
          <w:rFonts w:ascii="Calibri" w:hAnsi="Calibri"/>
          <w:b/>
          <w:bCs/>
        </w:rPr>
        <w:t>Task Board</w:t>
      </w:r>
    </w:p>
    <w:p w:rsidR="00EA69E0" w:rsidRPr="00EA69E0" w:rsidRDefault="00EA69E0" w:rsidP="00EA69E0">
      <w:pPr>
        <w:pStyle w:val="NormaleWeb"/>
        <w:spacing w:line="360" w:lineRule="auto"/>
        <w:jc w:val="both"/>
        <w:rPr>
          <w:rFonts w:ascii="Calibri" w:hAnsi="Calibri"/>
        </w:rPr>
      </w:pPr>
      <w:r w:rsidRPr="00EA69E0">
        <w:rPr>
          <w:rFonts w:ascii="Calibri" w:hAnsi="Calibri"/>
        </w:rPr>
        <w:t>Un altro strumento utile per monitorare l'andamento del progetto è la Task Board</w:t>
      </w:r>
      <w:r>
        <w:rPr>
          <w:rFonts w:ascii="Calibri" w:hAnsi="Calibri"/>
        </w:rPr>
        <w:t xml:space="preserve">, </w:t>
      </w:r>
      <w:r w:rsidRPr="00EA69E0">
        <w:rPr>
          <w:rFonts w:ascii="Calibri" w:hAnsi="Calibri"/>
        </w:rPr>
        <w:t>uno strumento utile per monitorare l'andamento del progetto</w:t>
      </w:r>
      <w:r>
        <w:rPr>
          <w:rFonts w:ascii="Calibri" w:hAnsi="Calibri"/>
        </w:rPr>
        <w:t>:</w:t>
      </w:r>
      <w:r w:rsidRPr="00EA69E0">
        <w:rPr>
          <w:rFonts w:ascii="Calibri" w:hAnsi="Calibri"/>
        </w:rPr>
        <w:t xml:space="preserve"> è una lavagnetta</w:t>
      </w:r>
      <w:r>
        <w:rPr>
          <w:rFonts w:ascii="Calibri" w:hAnsi="Calibri"/>
        </w:rPr>
        <w:t xml:space="preserve"> (anche virtuale)</w:t>
      </w:r>
      <w:r w:rsidRPr="00EA69E0">
        <w:rPr>
          <w:rFonts w:ascii="Calibri" w:hAnsi="Calibri"/>
        </w:rPr>
        <w:t xml:space="preserve"> in cui si attacca un post-it per ogni task. Consente di vedere con uno sguardo d'insieme cosa è già stato fatto e cosa è attualmente in corso d'opera.</w:t>
      </w:r>
    </w:p>
    <w:p w:rsidR="00EA69E0" w:rsidRPr="00EA69E0" w:rsidRDefault="0061007D" w:rsidP="00EA69E0">
      <w:pPr>
        <w:spacing w:line="360" w:lineRule="auto"/>
        <w:jc w:val="both"/>
        <w:rPr>
          <w:rFonts w:ascii="Calibri" w:hAnsi="Calibri"/>
        </w:rPr>
      </w:pPr>
      <w:r>
        <w:rPr>
          <w:rFonts w:ascii="Calibri" w:hAnsi="Calibri"/>
          <w:noProof/>
        </w:rPr>
        <w:lastRenderedPageBreak/>
        <w:drawing>
          <wp:inline distT="0" distB="0" distL="0" distR="0">
            <wp:extent cx="5716905" cy="3813810"/>
            <wp:effectExtent l="0" t="0" r="0" b="0"/>
            <wp:docPr id="9" name="Immagine 9" descr="JMG-FJY-O8J_7f000001_17054516_fdc98bf9--fig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MG-FJY-O8J_7f000001_17054516_fdc98bf9--fig0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6905" cy="3813810"/>
                    </a:xfrm>
                    <a:prstGeom prst="rect">
                      <a:avLst/>
                    </a:prstGeom>
                    <a:noFill/>
                    <a:ln>
                      <a:noFill/>
                    </a:ln>
                  </pic:spPr>
                </pic:pic>
              </a:graphicData>
            </a:graphic>
          </wp:inline>
        </w:drawing>
      </w:r>
    </w:p>
    <w:p w:rsidR="00EA69E0" w:rsidRPr="00EA69E0" w:rsidRDefault="00EA69E0" w:rsidP="00EA69E0">
      <w:pPr>
        <w:pStyle w:val="NormaleWeb"/>
        <w:spacing w:line="360" w:lineRule="auto"/>
        <w:jc w:val="both"/>
        <w:rPr>
          <w:rFonts w:ascii="Calibri" w:hAnsi="Calibri"/>
        </w:rPr>
      </w:pPr>
      <w:r w:rsidRPr="00EA69E0">
        <w:rPr>
          <w:rFonts w:ascii="Calibri" w:hAnsi="Calibri"/>
        </w:rPr>
        <w:t xml:space="preserve">In questo modo è molto facile capire cosa è in lavorazione e cosa invece è già stato fatto. In particolare se si deve gestire una storia, essa è completa quando tutti i task ad essa associati sono chiusi e soprattutto quando è "dimostrabile" tramite un test ripetibile in demo oppure che produce un report valido per gli </w:t>
      </w:r>
      <w:proofErr w:type="spellStart"/>
      <w:r w:rsidRPr="00EA69E0">
        <w:rPr>
          <w:rFonts w:ascii="Calibri" w:hAnsi="Calibri"/>
        </w:rPr>
        <w:t>Stake</w:t>
      </w:r>
      <w:proofErr w:type="spellEnd"/>
      <w:r w:rsidRPr="00EA69E0">
        <w:rPr>
          <w:rFonts w:ascii="Calibri" w:hAnsi="Calibri"/>
        </w:rPr>
        <w:t xml:space="preserve"> </w:t>
      </w:r>
      <w:proofErr w:type="spellStart"/>
      <w:r w:rsidRPr="00EA69E0">
        <w:rPr>
          <w:rFonts w:ascii="Calibri" w:hAnsi="Calibri"/>
        </w:rPr>
        <w:t>Holder</w:t>
      </w:r>
      <w:proofErr w:type="spellEnd"/>
      <w:r w:rsidRPr="00EA69E0">
        <w:rPr>
          <w:rFonts w:ascii="Calibri" w:hAnsi="Calibri"/>
        </w:rPr>
        <w:t>.</w:t>
      </w:r>
    </w:p>
    <w:p w:rsidR="00EA69E0" w:rsidRDefault="00EA69E0" w:rsidP="00EA69E0">
      <w:pPr>
        <w:spacing w:line="360" w:lineRule="auto"/>
        <w:jc w:val="both"/>
        <w:rPr>
          <w:rFonts w:ascii="Calibri" w:hAnsi="Calibri"/>
        </w:rPr>
      </w:pPr>
      <w:r>
        <w:rPr>
          <w:rFonts w:ascii="Calibri" w:hAnsi="Calibri"/>
        </w:rPr>
        <w:t xml:space="preserve">Project utilizza TRELLO di ATLASSIAN come strumento di task </w:t>
      </w:r>
      <w:proofErr w:type="spellStart"/>
      <w:r>
        <w:rPr>
          <w:rFonts w:ascii="Calibri" w:hAnsi="Calibri"/>
        </w:rPr>
        <w:t>board</w:t>
      </w:r>
      <w:proofErr w:type="spellEnd"/>
      <w:r>
        <w:rPr>
          <w:rFonts w:ascii="Calibri" w:hAnsi="Calibri"/>
        </w:rPr>
        <w:t xml:space="preserve"> per gli avanzamenti SCRUM</w:t>
      </w:r>
    </w:p>
    <w:p w:rsidR="00EA69E0" w:rsidRDefault="00EA69E0" w:rsidP="00EA69E0">
      <w:pPr>
        <w:spacing w:line="360" w:lineRule="auto"/>
        <w:jc w:val="both"/>
        <w:rPr>
          <w:rFonts w:ascii="Calibri" w:hAnsi="Calibri"/>
        </w:rPr>
      </w:pPr>
      <w:r>
        <w:rPr>
          <w:rFonts w:ascii="Calibri" w:hAnsi="Calibri"/>
        </w:rPr>
        <w:br w:type="page"/>
      </w:r>
    </w:p>
    <w:p w:rsidR="00EA69E0" w:rsidRPr="00C83045" w:rsidRDefault="00EA69E0" w:rsidP="00C83045">
      <w:pPr>
        <w:pStyle w:val="Titolo"/>
        <w:rPr>
          <w:rPrChange w:id="957" w:author="admin" w:date="2018-01-26T07:11:00Z">
            <w:rPr>
              <w14:shadow w14:blurRad="50800" w14:dist="38100" w14:dir="2700000" w14:sx="100000" w14:sy="100000" w14:kx="0" w14:ky="0" w14:algn="tl">
                <w14:srgbClr w14:val="000000">
                  <w14:alpha w14:val="60000"/>
                </w14:srgbClr>
              </w14:shadow>
            </w:rPr>
          </w:rPrChange>
        </w:rPr>
        <w:pPrChange w:id="958" w:author="admin" w:date="2018-01-26T07:11:00Z">
          <w:pPr>
            <w:pStyle w:val="Citazioneintensa"/>
            <w:pBdr>
              <w:bottom w:val="single" w:sz="4" w:space="0" w:color="4F81BD"/>
            </w:pBdr>
            <w:spacing w:line="360" w:lineRule="auto"/>
            <w:ind w:left="360"/>
            <w:jc w:val="both"/>
          </w:pPr>
        </w:pPrChange>
      </w:pPr>
      <w:bookmarkStart w:id="959" w:name="_Toc504714054"/>
      <w:r w:rsidRPr="00C83045">
        <w:rPr>
          <w:rPrChange w:id="960" w:author="admin" w:date="2018-01-26T07:11:00Z">
            <w:rPr>
              <w14:shadow w14:blurRad="50800" w14:dist="38100" w14:dir="2700000" w14:sx="100000" w14:sy="100000" w14:kx="0" w14:ky="0" w14:algn="tl">
                <w14:srgbClr w14:val="000000">
                  <w14:alpha w14:val="60000"/>
                </w14:srgbClr>
              </w14:shadow>
            </w:rPr>
          </w:rPrChange>
        </w:rPr>
        <w:lastRenderedPageBreak/>
        <w:t xml:space="preserve">4.4  – Backup &amp; </w:t>
      </w:r>
      <w:proofErr w:type="spellStart"/>
      <w:r w:rsidRPr="00C83045">
        <w:rPr>
          <w:rPrChange w:id="961" w:author="admin" w:date="2018-01-26T07:11:00Z">
            <w:rPr>
              <w14:shadow w14:blurRad="50800" w14:dist="38100" w14:dir="2700000" w14:sx="100000" w14:sy="100000" w14:kx="0" w14:ky="0" w14:algn="tl">
                <w14:srgbClr w14:val="000000">
                  <w14:alpha w14:val="60000"/>
                </w14:srgbClr>
              </w14:shadow>
            </w:rPr>
          </w:rPrChange>
        </w:rPr>
        <w:t>Restore</w:t>
      </w:r>
      <w:bookmarkEnd w:id="959"/>
      <w:proofErr w:type="spellEnd"/>
    </w:p>
    <w:p w:rsidR="002D20F1" w:rsidRPr="002D20F1" w:rsidRDefault="00EA69E0" w:rsidP="00EA69E0">
      <w:pPr>
        <w:spacing w:line="360" w:lineRule="auto"/>
        <w:jc w:val="both"/>
        <w:rPr>
          <w:rFonts w:ascii="Calibri" w:hAnsi="Calibri"/>
        </w:rPr>
      </w:pPr>
      <w:commentRangeStart w:id="962"/>
      <w:del w:id="963" w:author="admin" w:date="2018-01-25T23:14:00Z">
        <w:r w:rsidRPr="00AB2219" w:rsidDel="007F6FB5">
          <w:rPr>
            <w:rFonts w:ascii="Calibri" w:hAnsi="Calibri"/>
          </w:rPr>
          <w:delText xml:space="preserve">Le metodologie di </w:delText>
        </w:r>
        <w:r w:rsidR="002D20F1" w:rsidRPr="002D20F1" w:rsidDel="007F6FB5">
          <w:rPr>
            <w:rFonts w:ascii="Calibri" w:hAnsi="Calibri"/>
          </w:rPr>
          <w:delText>Nell’Appendice  O9 si  parl</w:delText>
        </w:r>
        <w:r w:rsidR="002D20F1" w:rsidDel="007F6FB5">
          <w:rPr>
            <w:rFonts w:ascii="Calibri" w:hAnsi="Calibri"/>
          </w:rPr>
          <w:delText xml:space="preserve">a </w:delText>
        </w:r>
        <w:commentRangeEnd w:id="962"/>
        <w:r w:rsidR="008F6218" w:rsidDel="007F6FB5">
          <w:rPr>
            <w:rStyle w:val="Rimandocommento"/>
          </w:rPr>
          <w:commentReference w:id="962"/>
        </w:r>
        <w:r w:rsidR="002D20F1" w:rsidRPr="002D20F1" w:rsidDel="007F6FB5">
          <w:rPr>
            <w:rFonts w:ascii="Calibri" w:hAnsi="Calibri"/>
          </w:rPr>
          <w:delText xml:space="preserve">di </w:delText>
        </w:r>
      </w:del>
      <w:ins w:id="964" w:author="admin" w:date="2018-01-25T23:14:00Z">
        <w:r w:rsidR="007F6FB5">
          <w:rPr>
            <w:rFonts w:ascii="Calibri" w:hAnsi="Calibri"/>
          </w:rPr>
          <w:t xml:space="preserve">Il </w:t>
        </w:r>
      </w:ins>
      <w:r w:rsidR="002D20F1" w:rsidRPr="002D20F1">
        <w:rPr>
          <w:rFonts w:ascii="Calibri" w:hAnsi="Calibri"/>
        </w:rPr>
        <w:t xml:space="preserve">Backup  e  </w:t>
      </w:r>
      <w:proofErr w:type="spellStart"/>
      <w:r w:rsidR="002D20F1" w:rsidRPr="002D20F1">
        <w:rPr>
          <w:rFonts w:ascii="Calibri" w:hAnsi="Calibri"/>
        </w:rPr>
        <w:t>Restore</w:t>
      </w:r>
      <w:proofErr w:type="spellEnd"/>
      <w:r w:rsidR="002D20F1" w:rsidRPr="002D20F1">
        <w:rPr>
          <w:rFonts w:ascii="Calibri" w:hAnsi="Calibri"/>
        </w:rPr>
        <w:t xml:space="preserve"> del  software  e  dei  dati</w:t>
      </w:r>
      <w:del w:id="965" w:author="admin" w:date="2018-01-25T23:15:00Z">
        <w:r w:rsidR="002D20F1" w:rsidRPr="002D20F1" w:rsidDel="007F6FB5">
          <w:rPr>
            <w:rFonts w:ascii="Calibri" w:hAnsi="Calibri"/>
          </w:rPr>
          <w:delText>:</w:delText>
        </w:r>
      </w:del>
      <w:r w:rsidR="002D20F1" w:rsidRPr="002D20F1">
        <w:rPr>
          <w:rFonts w:ascii="Calibri" w:hAnsi="Calibri"/>
        </w:rPr>
        <w:t xml:space="preserve">  non  </w:t>
      </w:r>
      <w:del w:id="966" w:author="admin" w:date="2018-01-25T23:15:00Z">
        <w:r w:rsidR="002D20F1" w:rsidRPr="002D20F1" w:rsidDel="007F6FB5">
          <w:rPr>
            <w:rFonts w:ascii="Calibri" w:hAnsi="Calibri"/>
          </w:rPr>
          <w:delText xml:space="preserve">ci  </w:delText>
        </w:r>
      </w:del>
      <w:r w:rsidR="002D20F1" w:rsidRPr="002D20F1">
        <w:rPr>
          <w:rFonts w:ascii="Calibri" w:hAnsi="Calibri"/>
        </w:rPr>
        <w:t xml:space="preserve">si  riferisce  </w:t>
      </w:r>
      <w:del w:id="967" w:author="admin" w:date="2018-01-25T23:16:00Z">
        <w:r w:rsidR="002D20F1" w:rsidRPr="002D20F1" w:rsidDel="007F6FB5">
          <w:rPr>
            <w:rFonts w:ascii="Calibri" w:hAnsi="Calibri"/>
          </w:rPr>
          <w:delText xml:space="preserve">quindi  </w:delText>
        </w:r>
      </w:del>
      <w:r w:rsidR="002D20F1" w:rsidRPr="002D20F1">
        <w:rPr>
          <w:rFonts w:ascii="Calibri" w:hAnsi="Calibri"/>
        </w:rPr>
        <w:t>solo  ai  dati generati  dai  sistemi  durante  il  processo  produttivo,  ma  anche  a  corretto  salvataggio  e  protezione  di  tutti  i software  utilizzati  dai  sistemi  che  effettivamente  producono  e  generano  i  dati  e  le  informazioni  durante  il processo di produzione. In particolare sono definiti i software di cui fare i back-up:</w:t>
      </w:r>
    </w:p>
    <w:p w:rsidR="002D20F1" w:rsidRPr="002D20F1" w:rsidRDefault="002D20F1" w:rsidP="002D20F1">
      <w:pPr>
        <w:spacing w:line="360" w:lineRule="auto"/>
        <w:jc w:val="both"/>
        <w:rPr>
          <w:rFonts w:ascii="Calibri" w:hAnsi="Calibri"/>
        </w:rPr>
      </w:pPr>
    </w:p>
    <w:p w:rsidR="002D20F1" w:rsidRPr="002D20F1" w:rsidRDefault="002D20F1" w:rsidP="00C822BF">
      <w:pPr>
        <w:numPr>
          <w:ilvl w:val="0"/>
          <w:numId w:val="25"/>
        </w:numPr>
        <w:spacing w:line="360" w:lineRule="auto"/>
        <w:jc w:val="both"/>
        <w:rPr>
          <w:rFonts w:ascii="Calibri" w:hAnsi="Calibri"/>
        </w:rPr>
      </w:pPr>
      <w:commentRangeStart w:id="968"/>
      <w:r w:rsidRPr="002D20F1">
        <w:rPr>
          <w:rFonts w:ascii="Calibri" w:hAnsi="Calibri"/>
        </w:rPr>
        <w:t xml:space="preserve">System Software, come Sistemi Operativi o moduli software </w:t>
      </w:r>
      <w:proofErr w:type="spellStart"/>
      <w:r w:rsidRPr="002D20F1">
        <w:rPr>
          <w:rFonts w:ascii="Calibri" w:hAnsi="Calibri"/>
        </w:rPr>
        <w:t>pre</w:t>
      </w:r>
      <w:proofErr w:type="spellEnd"/>
      <w:r w:rsidRPr="002D20F1">
        <w:rPr>
          <w:rFonts w:ascii="Calibri" w:hAnsi="Calibri"/>
        </w:rPr>
        <w:t>-configurati</w:t>
      </w:r>
    </w:p>
    <w:p w:rsidR="002D20F1" w:rsidRPr="002D20F1" w:rsidRDefault="002D20F1" w:rsidP="00C822BF">
      <w:pPr>
        <w:numPr>
          <w:ilvl w:val="0"/>
          <w:numId w:val="25"/>
        </w:numPr>
        <w:spacing w:line="360" w:lineRule="auto"/>
        <w:jc w:val="both"/>
        <w:rPr>
          <w:rFonts w:ascii="Calibri" w:hAnsi="Calibri"/>
        </w:rPr>
      </w:pPr>
      <w:r w:rsidRPr="002D20F1">
        <w:rPr>
          <w:rFonts w:ascii="Calibri" w:hAnsi="Calibri"/>
        </w:rPr>
        <w:t>Software applicativo</w:t>
      </w:r>
    </w:p>
    <w:p w:rsidR="002D20F1" w:rsidRPr="002D20F1" w:rsidRDefault="002D20F1" w:rsidP="00C822BF">
      <w:pPr>
        <w:numPr>
          <w:ilvl w:val="0"/>
          <w:numId w:val="25"/>
        </w:numPr>
        <w:spacing w:line="360" w:lineRule="auto"/>
        <w:jc w:val="both"/>
        <w:rPr>
          <w:rFonts w:ascii="Calibri" w:hAnsi="Calibri"/>
        </w:rPr>
      </w:pPr>
      <w:r w:rsidRPr="002D20F1">
        <w:rPr>
          <w:rFonts w:ascii="Calibri" w:hAnsi="Calibri"/>
        </w:rPr>
        <w:t xml:space="preserve">Parametri di configurazione </w:t>
      </w:r>
      <w:commentRangeEnd w:id="968"/>
      <w:r w:rsidR="008F6218">
        <w:rPr>
          <w:rStyle w:val="Rimandocommento"/>
        </w:rPr>
        <w:commentReference w:id="968"/>
      </w:r>
    </w:p>
    <w:p w:rsidR="002D20F1" w:rsidRPr="002D20F1" w:rsidRDefault="002D20F1" w:rsidP="002D20F1">
      <w:pPr>
        <w:spacing w:line="360" w:lineRule="auto"/>
        <w:jc w:val="both"/>
        <w:rPr>
          <w:rFonts w:ascii="Calibri" w:hAnsi="Calibri"/>
        </w:rPr>
      </w:pPr>
    </w:p>
    <w:p w:rsidR="002D20F1" w:rsidRDefault="002D20F1" w:rsidP="002D20F1">
      <w:pPr>
        <w:spacing w:line="360" w:lineRule="auto"/>
        <w:jc w:val="both"/>
        <w:rPr>
          <w:rFonts w:ascii="Calibri" w:hAnsi="Calibri"/>
        </w:rPr>
      </w:pPr>
      <w:r w:rsidRPr="002D20F1">
        <w:rPr>
          <w:rFonts w:ascii="Calibri" w:hAnsi="Calibri"/>
        </w:rPr>
        <w:t xml:space="preserve">Il processo di backup, una volta che il software è installato ed operativo, è documentato e tracciato in </w:t>
      </w:r>
      <w:commentRangeStart w:id="969"/>
      <w:r w:rsidRPr="002D20F1">
        <w:rPr>
          <w:rFonts w:ascii="Calibri" w:hAnsi="Calibri"/>
        </w:rPr>
        <w:t xml:space="preserve">ogni sua </w:t>
      </w:r>
      <w:del w:id="970" w:author="admin" w:date="2018-01-25T23:16:00Z">
        <w:r w:rsidRPr="002D20F1" w:rsidDel="007F6FB5">
          <w:rPr>
            <w:rFonts w:ascii="Calibri" w:hAnsi="Calibri"/>
          </w:rPr>
          <w:delText>occorenza</w:delText>
        </w:r>
      </w:del>
      <w:ins w:id="971" w:author="admin" w:date="2018-01-25T23:16:00Z">
        <w:r w:rsidR="007F6FB5">
          <w:rPr>
            <w:rFonts w:ascii="Calibri" w:hAnsi="Calibri"/>
          </w:rPr>
          <w:t>esecuzione</w:t>
        </w:r>
      </w:ins>
      <w:r w:rsidRPr="002D20F1">
        <w:rPr>
          <w:rFonts w:ascii="Calibri" w:hAnsi="Calibri"/>
        </w:rPr>
        <w:t xml:space="preserve">. </w:t>
      </w:r>
      <w:commentRangeEnd w:id="969"/>
      <w:r w:rsidR="008F6218">
        <w:rPr>
          <w:rStyle w:val="Rimandocommento"/>
        </w:rPr>
        <w:commentReference w:id="969"/>
      </w:r>
      <w:r w:rsidRPr="002D20F1">
        <w:rPr>
          <w:rFonts w:ascii="Calibri" w:hAnsi="Calibri"/>
        </w:rPr>
        <w:t>Ogni backup viene identificato ed è presente una registrazione (e un’etichetta) che contenga:</w:t>
      </w:r>
    </w:p>
    <w:p w:rsidR="002D20F1" w:rsidRPr="002D20F1" w:rsidRDefault="002D20F1" w:rsidP="002D20F1">
      <w:pPr>
        <w:spacing w:line="360" w:lineRule="auto"/>
        <w:jc w:val="both"/>
        <w:rPr>
          <w:rFonts w:ascii="Calibri" w:hAnsi="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8"/>
      </w:tblGrid>
      <w:tr w:rsidR="002D20F1" w:rsidRPr="00C822BF" w:rsidTr="00C822BF">
        <w:tc>
          <w:tcPr>
            <w:tcW w:w="9778" w:type="dxa"/>
            <w:shd w:val="clear" w:color="auto" w:fill="auto"/>
          </w:tcPr>
          <w:p w:rsidR="002D20F1" w:rsidRPr="00C822BF" w:rsidRDefault="002D20F1" w:rsidP="00C822BF">
            <w:pPr>
              <w:spacing w:line="360" w:lineRule="auto"/>
              <w:jc w:val="both"/>
              <w:rPr>
                <w:rFonts w:ascii="Calibri" w:hAnsi="Calibri"/>
              </w:rPr>
            </w:pPr>
            <w:r w:rsidRPr="00C822BF">
              <w:rPr>
                <w:rFonts w:ascii="Calibri" w:hAnsi="Calibri"/>
              </w:rPr>
              <w:t>Data di creazione</w:t>
            </w:r>
          </w:p>
        </w:tc>
      </w:tr>
      <w:tr w:rsidR="002D20F1" w:rsidRPr="00C822BF" w:rsidTr="00C822BF">
        <w:tc>
          <w:tcPr>
            <w:tcW w:w="9778" w:type="dxa"/>
            <w:shd w:val="clear" w:color="auto" w:fill="auto"/>
          </w:tcPr>
          <w:p w:rsidR="002D20F1" w:rsidRPr="00C822BF" w:rsidRDefault="002D20F1" w:rsidP="00C822BF">
            <w:pPr>
              <w:spacing w:line="360" w:lineRule="auto"/>
              <w:jc w:val="both"/>
              <w:rPr>
                <w:rFonts w:ascii="Calibri" w:hAnsi="Calibri"/>
              </w:rPr>
            </w:pPr>
            <w:r w:rsidRPr="00C822BF">
              <w:rPr>
                <w:rFonts w:ascii="Calibri" w:hAnsi="Calibri"/>
              </w:rPr>
              <w:t xml:space="preserve">Designazione del sistema </w:t>
            </w:r>
          </w:p>
        </w:tc>
      </w:tr>
      <w:tr w:rsidR="002D20F1" w:rsidRPr="00C822BF" w:rsidTr="00C822BF">
        <w:tc>
          <w:tcPr>
            <w:tcW w:w="9778" w:type="dxa"/>
            <w:shd w:val="clear" w:color="auto" w:fill="auto"/>
          </w:tcPr>
          <w:p w:rsidR="002D20F1" w:rsidRPr="00C822BF" w:rsidRDefault="002D20F1" w:rsidP="00C822BF">
            <w:pPr>
              <w:spacing w:line="360" w:lineRule="auto"/>
              <w:jc w:val="both"/>
              <w:rPr>
                <w:rFonts w:ascii="Calibri" w:hAnsi="Calibri"/>
              </w:rPr>
            </w:pPr>
            <w:r w:rsidRPr="00C822BF">
              <w:rPr>
                <w:rFonts w:ascii="Calibri" w:hAnsi="Calibri"/>
              </w:rPr>
              <w:t>Designazione del software</w:t>
            </w:r>
          </w:p>
        </w:tc>
      </w:tr>
      <w:tr w:rsidR="002D20F1" w:rsidRPr="00C822BF" w:rsidTr="00C822BF">
        <w:tc>
          <w:tcPr>
            <w:tcW w:w="9778" w:type="dxa"/>
            <w:shd w:val="clear" w:color="auto" w:fill="auto"/>
          </w:tcPr>
          <w:p w:rsidR="002D20F1" w:rsidRPr="00C822BF" w:rsidRDefault="002D20F1" w:rsidP="00C822BF">
            <w:pPr>
              <w:spacing w:line="360" w:lineRule="auto"/>
              <w:jc w:val="both"/>
              <w:rPr>
                <w:rFonts w:ascii="Calibri" w:hAnsi="Calibri"/>
              </w:rPr>
            </w:pPr>
            <w:r w:rsidRPr="00C822BF">
              <w:rPr>
                <w:rFonts w:ascii="Calibri" w:hAnsi="Calibri"/>
              </w:rPr>
              <w:t>Versione del software, firmware, ecc. (se applicabile)</w:t>
            </w:r>
          </w:p>
        </w:tc>
      </w:tr>
      <w:tr w:rsidR="002D20F1" w:rsidRPr="00C822BF" w:rsidTr="00C822BF">
        <w:tc>
          <w:tcPr>
            <w:tcW w:w="9778" w:type="dxa"/>
            <w:shd w:val="clear" w:color="auto" w:fill="auto"/>
          </w:tcPr>
          <w:p w:rsidR="002D20F1" w:rsidRPr="00C822BF" w:rsidRDefault="002D20F1" w:rsidP="00C822BF">
            <w:pPr>
              <w:spacing w:line="360" w:lineRule="auto"/>
              <w:jc w:val="both"/>
              <w:rPr>
                <w:rFonts w:ascii="Calibri" w:hAnsi="Calibri"/>
              </w:rPr>
            </w:pPr>
            <w:r w:rsidRPr="00C822BF">
              <w:rPr>
                <w:rFonts w:ascii="Calibri" w:hAnsi="Calibri"/>
              </w:rPr>
              <w:t>Numerazione progressiva (con gestione della “generazione/antenati”)</w:t>
            </w:r>
          </w:p>
        </w:tc>
      </w:tr>
      <w:tr w:rsidR="002D20F1" w:rsidRPr="00C822BF" w:rsidTr="00C822BF">
        <w:tc>
          <w:tcPr>
            <w:tcW w:w="9778" w:type="dxa"/>
            <w:shd w:val="clear" w:color="auto" w:fill="auto"/>
          </w:tcPr>
          <w:p w:rsidR="002D20F1" w:rsidRPr="00C822BF" w:rsidRDefault="002D20F1" w:rsidP="00C822BF">
            <w:pPr>
              <w:spacing w:line="360" w:lineRule="auto"/>
              <w:jc w:val="both"/>
              <w:rPr>
                <w:rFonts w:ascii="Calibri" w:hAnsi="Calibri"/>
              </w:rPr>
            </w:pPr>
            <w:r w:rsidRPr="00C822BF">
              <w:rPr>
                <w:rFonts w:ascii="Calibri" w:hAnsi="Calibri"/>
              </w:rPr>
              <w:t>Motivi del backup</w:t>
            </w:r>
          </w:p>
        </w:tc>
      </w:tr>
      <w:tr w:rsidR="002D20F1" w:rsidRPr="00C822BF" w:rsidTr="00C822BF">
        <w:tc>
          <w:tcPr>
            <w:tcW w:w="9778" w:type="dxa"/>
            <w:shd w:val="clear" w:color="auto" w:fill="auto"/>
          </w:tcPr>
          <w:p w:rsidR="002D20F1" w:rsidRPr="00C822BF" w:rsidRDefault="002D20F1" w:rsidP="00C822BF">
            <w:pPr>
              <w:spacing w:line="360" w:lineRule="auto"/>
              <w:jc w:val="both"/>
              <w:rPr>
                <w:rFonts w:ascii="Calibri" w:hAnsi="Calibri"/>
              </w:rPr>
            </w:pPr>
            <w:r w:rsidRPr="00C822BF">
              <w:rPr>
                <w:rFonts w:ascii="Calibri" w:hAnsi="Calibri"/>
              </w:rPr>
              <w:t xml:space="preserve">Data del </w:t>
            </w:r>
            <w:proofErr w:type="spellStart"/>
            <w:r w:rsidRPr="00C822BF">
              <w:rPr>
                <w:rFonts w:ascii="Calibri" w:hAnsi="Calibri"/>
              </w:rPr>
              <w:t>pr</w:t>
            </w:r>
            <w:proofErr w:type="spellEnd"/>
          </w:p>
        </w:tc>
      </w:tr>
      <w:tr w:rsidR="002D20F1" w:rsidRPr="00C822BF" w:rsidTr="00C822BF">
        <w:tc>
          <w:tcPr>
            <w:tcW w:w="9778" w:type="dxa"/>
            <w:shd w:val="clear" w:color="auto" w:fill="auto"/>
          </w:tcPr>
          <w:p w:rsidR="002D20F1" w:rsidRPr="00C822BF" w:rsidRDefault="007F6FB5" w:rsidP="00C822BF">
            <w:pPr>
              <w:spacing w:line="360" w:lineRule="auto"/>
              <w:jc w:val="both"/>
              <w:rPr>
                <w:rFonts w:ascii="Calibri" w:hAnsi="Calibri"/>
              </w:rPr>
            </w:pPr>
            <w:ins w:id="972" w:author="admin" w:date="2018-01-25T23:16:00Z">
              <w:r>
                <w:rPr>
                  <w:rFonts w:ascii="Calibri" w:hAnsi="Calibri"/>
                </w:rPr>
                <w:t>Ult</w:t>
              </w:r>
            </w:ins>
            <w:commentRangeStart w:id="973"/>
            <w:r w:rsidR="002D20F1" w:rsidRPr="00C822BF">
              <w:rPr>
                <w:rFonts w:ascii="Calibri" w:hAnsi="Calibri"/>
              </w:rPr>
              <w:t>imo utilizzo</w:t>
            </w:r>
            <w:commentRangeEnd w:id="973"/>
            <w:r w:rsidR="008F6218">
              <w:rPr>
                <w:rStyle w:val="Rimandocommento"/>
              </w:rPr>
              <w:commentReference w:id="973"/>
            </w:r>
          </w:p>
        </w:tc>
      </w:tr>
      <w:tr w:rsidR="002D20F1" w:rsidRPr="00C822BF" w:rsidTr="00C822BF">
        <w:tc>
          <w:tcPr>
            <w:tcW w:w="9778" w:type="dxa"/>
            <w:shd w:val="clear" w:color="auto" w:fill="auto"/>
          </w:tcPr>
          <w:p w:rsidR="002D20F1" w:rsidRPr="00C822BF" w:rsidRDefault="002D20F1" w:rsidP="00C822BF">
            <w:pPr>
              <w:spacing w:line="360" w:lineRule="auto"/>
              <w:jc w:val="both"/>
              <w:rPr>
                <w:rFonts w:ascii="Calibri" w:hAnsi="Calibri"/>
              </w:rPr>
            </w:pPr>
            <w:r w:rsidRPr="00C822BF">
              <w:rPr>
                <w:rFonts w:ascii="Calibri" w:hAnsi="Calibri"/>
              </w:rPr>
              <w:t>Data del Backup</w:t>
            </w:r>
          </w:p>
        </w:tc>
      </w:tr>
      <w:tr w:rsidR="002D20F1" w:rsidRPr="00C822BF" w:rsidTr="00C822BF">
        <w:tc>
          <w:tcPr>
            <w:tcW w:w="9778" w:type="dxa"/>
            <w:shd w:val="clear" w:color="auto" w:fill="auto"/>
          </w:tcPr>
          <w:p w:rsidR="002D20F1" w:rsidRPr="00C822BF" w:rsidRDefault="002D20F1" w:rsidP="00C822BF">
            <w:pPr>
              <w:spacing w:line="360" w:lineRule="auto"/>
              <w:jc w:val="both"/>
              <w:rPr>
                <w:rFonts w:ascii="Calibri" w:hAnsi="Calibri"/>
              </w:rPr>
            </w:pPr>
            <w:r w:rsidRPr="00C822BF">
              <w:rPr>
                <w:rFonts w:ascii="Calibri" w:hAnsi="Calibri"/>
              </w:rPr>
              <w:t>Identificazione dell’operatore che l’ha fatto</w:t>
            </w:r>
          </w:p>
        </w:tc>
      </w:tr>
    </w:tbl>
    <w:p w:rsidR="002D20F1" w:rsidRPr="002D20F1" w:rsidRDefault="002D20F1" w:rsidP="002D20F1">
      <w:pPr>
        <w:spacing w:line="360" w:lineRule="auto"/>
        <w:jc w:val="both"/>
        <w:rPr>
          <w:rFonts w:ascii="Calibri" w:hAnsi="Calibri"/>
        </w:rPr>
      </w:pPr>
    </w:p>
    <w:p w:rsidR="002D20F1" w:rsidRPr="002D20F1" w:rsidDel="0086061C" w:rsidRDefault="002D20F1" w:rsidP="002D20F1">
      <w:pPr>
        <w:spacing w:line="360" w:lineRule="auto"/>
        <w:jc w:val="both"/>
        <w:rPr>
          <w:del w:id="974" w:author="admin" w:date="2018-01-25T23:17:00Z"/>
          <w:rFonts w:ascii="Calibri" w:hAnsi="Calibri"/>
        </w:rPr>
      </w:pPr>
      <w:commentRangeStart w:id="975"/>
      <w:r w:rsidRPr="002D20F1">
        <w:rPr>
          <w:rFonts w:ascii="Calibri" w:hAnsi="Calibri"/>
        </w:rPr>
        <w:t>Il  backup  va  effettuato  fintanto  che  il  sistema  è  utilizzato,  e Project si impegna a conservare un  log  dei  backup  del  software  e conservare in luogo sicuro le istruzioni per il ripristino</w:t>
      </w:r>
      <w:ins w:id="976" w:author="admin" w:date="2018-01-25T23:17:00Z">
        <w:r w:rsidR="0086061C">
          <w:rPr>
            <w:rFonts w:ascii="Calibri" w:hAnsi="Calibri"/>
          </w:rPr>
          <w:t xml:space="preserve">: la </w:t>
        </w:r>
        <w:proofErr w:type="spellStart"/>
        <w:r w:rsidR="0086061C">
          <w:rPr>
            <w:rFonts w:ascii="Calibri" w:hAnsi="Calibri"/>
          </w:rPr>
          <w:t>La</w:t>
        </w:r>
        <w:proofErr w:type="spellEnd"/>
        <w:r w:rsidR="0086061C">
          <w:rPr>
            <w:rFonts w:ascii="Calibri" w:hAnsi="Calibri"/>
          </w:rPr>
          <w:t xml:space="preserve"> </w:t>
        </w:r>
        <w:r w:rsidR="0086061C">
          <w:rPr>
            <w:rFonts w:ascii="Calibri" w:hAnsi="Calibri"/>
          </w:rPr>
          <w:lastRenderedPageBreak/>
          <w:t xml:space="preserve">verifica dei backup è </w:t>
        </w:r>
        <w:proofErr w:type="spellStart"/>
        <w:r w:rsidR="0086061C">
          <w:rPr>
            <w:rFonts w:ascii="Calibri" w:hAnsi="Calibri"/>
          </w:rPr>
          <w:t>giornaliera.</w:t>
        </w:r>
      </w:ins>
      <w:del w:id="977" w:author="admin" w:date="2018-01-25T23:17:00Z">
        <w:r w:rsidRPr="002D20F1" w:rsidDel="0086061C">
          <w:rPr>
            <w:rFonts w:ascii="Calibri" w:hAnsi="Calibri"/>
          </w:rPr>
          <w:delText>.</w:delText>
        </w:r>
        <w:commentRangeEnd w:id="975"/>
        <w:r w:rsidR="00760EDC" w:rsidDel="0086061C">
          <w:rPr>
            <w:rStyle w:val="Rimandocommento"/>
          </w:rPr>
          <w:commentReference w:id="975"/>
        </w:r>
      </w:del>
    </w:p>
    <w:p w:rsidR="00C96A42" w:rsidRDefault="002D20F1" w:rsidP="002D20F1">
      <w:pPr>
        <w:spacing w:line="360" w:lineRule="auto"/>
        <w:jc w:val="both"/>
        <w:rPr>
          <w:rFonts w:ascii="Calibri" w:hAnsi="Calibri"/>
        </w:rPr>
      </w:pPr>
      <w:r w:rsidRPr="002D20F1">
        <w:rPr>
          <w:rFonts w:ascii="Calibri" w:hAnsi="Calibri"/>
        </w:rPr>
        <w:t>Nell’Appendice</w:t>
      </w:r>
      <w:proofErr w:type="spellEnd"/>
      <w:r w:rsidRPr="002D20F1">
        <w:rPr>
          <w:rFonts w:ascii="Calibri" w:hAnsi="Calibri"/>
        </w:rPr>
        <w:t xml:space="preserve"> O10 si danno tutte le regole per stilare e gestire un piano di Business </w:t>
      </w:r>
      <w:proofErr w:type="spellStart"/>
      <w:r w:rsidRPr="002D20F1">
        <w:rPr>
          <w:rFonts w:ascii="Calibri" w:hAnsi="Calibri"/>
        </w:rPr>
        <w:t>Continuity</w:t>
      </w:r>
      <w:proofErr w:type="spellEnd"/>
      <w:r w:rsidRPr="002D20F1">
        <w:rPr>
          <w:rFonts w:ascii="Calibri" w:hAnsi="Calibri"/>
        </w:rPr>
        <w:t xml:space="preserve"> Management: nel caso di ALIREP, tutte  le  funzioni  per  la  gestione  del  backup  sono realizzate tramite Backup </w:t>
      </w:r>
      <w:proofErr w:type="spellStart"/>
      <w:r w:rsidRPr="002D20F1">
        <w:rPr>
          <w:rFonts w:ascii="Calibri" w:hAnsi="Calibri"/>
        </w:rPr>
        <w:t>Exec</w:t>
      </w:r>
      <w:proofErr w:type="spellEnd"/>
      <w:r w:rsidRPr="002D20F1">
        <w:rPr>
          <w:rFonts w:ascii="Calibri" w:hAnsi="Calibri"/>
        </w:rPr>
        <w:t xml:space="preserve"> (VERITAS) una soluzione per la protezione di dati che fornisce backup disk-to-disk-to-tape continuato e funzioni di </w:t>
      </w:r>
      <w:proofErr w:type="spellStart"/>
      <w:r w:rsidRPr="002D20F1">
        <w:rPr>
          <w:rFonts w:ascii="Calibri" w:hAnsi="Calibri"/>
        </w:rPr>
        <w:t>recovery</w:t>
      </w:r>
      <w:proofErr w:type="spellEnd"/>
      <w:r w:rsidRPr="002D20F1">
        <w:rPr>
          <w:rFonts w:ascii="Calibri" w:hAnsi="Calibri"/>
        </w:rPr>
        <w:t>.</w:t>
      </w:r>
    </w:p>
    <w:p w:rsidR="00FB765A" w:rsidRDefault="00FB765A" w:rsidP="002D20F1">
      <w:pPr>
        <w:spacing w:line="360" w:lineRule="auto"/>
        <w:jc w:val="both"/>
        <w:rPr>
          <w:rFonts w:ascii="Calibri" w:hAnsi="Calibri"/>
        </w:rPr>
      </w:pPr>
      <w:commentRangeStart w:id="978"/>
      <w:r>
        <w:rPr>
          <w:rFonts w:ascii="Calibri" w:hAnsi="Calibri"/>
        </w:rPr>
        <w:t>In breve le modalità di esecuzione del backup e ripristino dei salvataggi di sistema si possono riassumere come segue</w:t>
      </w:r>
      <w:commentRangeEnd w:id="978"/>
      <w:r w:rsidR="009B6744">
        <w:rPr>
          <w:rStyle w:val="Rimandocommento"/>
        </w:rPr>
        <w:commentReference w:id="978"/>
      </w:r>
    </w:p>
    <w:p w:rsidR="00FB765A" w:rsidDel="009C0CF5" w:rsidRDefault="00FB765A" w:rsidP="002D20F1">
      <w:pPr>
        <w:spacing w:line="360" w:lineRule="auto"/>
        <w:jc w:val="both"/>
        <w:rPr>
          <w:del w:id="979" w:author="admin" w:date="2018-01-26T06:02:00Z"/>
          <w:rFonts w:ascii="Calibri" w:hAnsi="Calibri"/>
        </w:rPr>
      </w:pPr>
    </w:p>
    <w:p w:rsidR="00FB765A" w:rsidRPr="00FB765A" w:rsidRDefault="00FB765A" w:rsidP="00FB765A">
      <w:pPr>
        <w:spacing w:line="360" w:lineRule="auto"/>
        <w:jc w:val="both"/>
        <w:rPr>
          <w:rFonts w:ascii="Calibri" w:hAnsi="Calibri"/>
          <w:lang w:val="en-US"/>
        </w:rPr>
      </w:pPr>
      <w:commentRangeStart w:id="980"/>
      <w:proofErr w:type="spellStart"/>
      <w:r w:rsidRPr="00FB765A">
        <w:rPr>
          <w:rFonts w:ascii="Calibri" w:hAnsi="Calibri"/>
          <w:lang w:val="en-US"/>
        </w:rPr>
        <w:t>Frequenza</w:t>
      </w:r>
      <w:proofErr w:type="spellEnd"/>
      <w:r w:rsidRPr="00FB765A">
        <w:rPr>
          <w:rFonts w:ascii="Calibri" w:hAnsi="Calibri"/>
          <w:lang w:val="en-US"/>
        </w:rPr>
        <w:t xml:space="preserve"> di Backup</w:t>
      </w:r>
    </w:p>
    <w:p w:rsidR="00FB765A" w:rsidRPr="00FB765A" w:rsidRDefault="00FB765A" w:rsidP="00C822BF">
      <w:pPr>
        <w:numPr>
          <w:ilvl w:val="0"/>
          <w:numId w:val="26"/>
        </w:numPr>
        <w:spacing w:line="360" w:lineRule="auto"/>
        <w:jc w:val="both"/>
        <w:rPr>
          <w:rFonts w:ascii="Calibri" w:hAnsi="Calibri"/>
          <w:lang w:val="en-US"/>
        </w:rPr>
      </w:pPr>
      <w:commentRangeStart w:id="981"/>
      <w:r w:rsidRPr="00FB765A">
        <w:rPr>
          <w:rFonts w:ascii="Calibri" w:hAnsi="Calibri"/>
          <w:lang w:val="en-US"/>
        </w:rPr>
        <w:t>Daily</w:t>
      </w:r>
      <w:commentRangeEnd w:id="981"/>
      <w:r w:rsidR="00760EDC">
        <w:rPr>
          <w:rStyle w:val="Rimandocommento"/>
        </w:rPr>
        <w:commentReference w:id="981"/>
      </w:r>
    </w:p>
    <w:p w:rsidR="00FB765A" w:rsidRPr="00FB765A" w:rsidRDefault="00FB765A" w:rsidP="00C822BF">
      <w:pPr>
        <w:numPr>
          <w:ilvl w:val="0"/>
          <w:numId w:val="26"/>
        </w:numPr>
        <w:spacing w:line="360" w:lineRule="auto"/>
        <w:jc w:val="both"/>
        <w:rPr>
          <w:rFonts w:ascii="Calibri" w:hAnsi="Calibri"/>
          <w:lang w:val="en-US"/>
        </w:rPr>
      </w:pPr>
      <w:r w:rsidRPr="00FB765A">
        <w:rPr>
          <w:rFonts w:ascii="Calibri" w:hAnsi="Calibri"/>
          <w:lang w:val="en-US"/>
        </w:rPr>
        <w:t>last 5 days</w:t>
      </w:r>
      <w:commentRangeStart w:id="982"/>
      <w:r w:rsidRPr="00FB765A">
        <w:rPr>
          <w:rFonts w:ascii="Calibri" w:hAnsi="Calibri"/>
          <w:lang w:val="en-US"/>
        </w:rPr>
        <w:t xml:space="preserve"> online</w:t>
      </w:r>
      <w:commentRangeEnd w:id="982"/>
      <w:r w:rsidR="00760EDC">
        <w:rPr>
          <w:rStyle w:val="Rimandocommento"/>
        </w:rPr>
        <w:commentReference w:id="982"/>
      </w:r>
    </w:p>
    <w:p w:rsidR="00FB765A" w:rsidRPr="00FB765A" w:rsidRDefault="00FB765A" w:rsidP="00C822BF">
      <w:pPr>
        <w:numPr>
          <w:ilvl w:val="0"/>
          <w:numId w:val="26"/>
        </w:numPr>
        <w:spacing w:line="360" w:lineRule="auto"/>
        <w:jc w:val="both"/>
        <w:rPr>
          <w:rFonts w:ascii="Calibri" w:hAnsi="Calibri"/>
          <w:lang w:val="en-US"/>
        </w:rPr>
      </w:pPr>
      <w:r w:rsidRPr="00FB765A">
        <w:rPr>
          <w:rFonts w:ascii="Calibri" w:hAnsi="Calibri"/>
          <w:lang w:val="en-US"/>
        </w:rPr>
        <w:t>Weekly</w:t>
      </w:r>
      <w:r>
        <w:rPr>
          <w:rFonts w:ascii="Calibri" w:hAnsi="Calibri"/>
          <w:lang w:val="en-US"/>
        </w:rPr>
        <w:t xml:space="preserve">: </w:t>
      </w:r>
      <w:r w:rsidRPr="00FB765A">
        <w:rPr>
          <w:rFonts w:ascii="Calibri" w:hAnsi="Calibri"/>
        </w:rPr>
        <w:t xml:space="preserve">last week da </w:t>
      </w:r>
      <w:proofErr w:type="spellStart"/>
      <w:r w:rsidRPr="00FB765A">
        <w:rPr>
          <w:rFonts w:ascii="Calibri" w:hAnsi="Calibri"/>
        </w:rPr>
        <w:t>storage</w:t>
      </w:r>
      <w:proofErr w:type="spellEnd"/>
      <w:r w:rsidRPr="00FB765A">
        <w:rPr>
          <w:rFonts w:ascii="Calibri" w:hAnsi="Calibri"/>
        </w:rPr>
        <w:t xml:space="preserve"> remoto e non in linea</w:t>
      </w:r>
    </w:p>
    <w:p w:rsidR="00FB765A" w:rsidRPr="00FB765A" w:rsidRDefault="00FB765A" w:rsidP="00C822BF">
      <w:pPr>
        <w:numPr>
          <w:ilvl w:val="0"/>
          <w:numId w:val="26"/>
        </w:numPr>
        <w:spacing w:line="360" w:lineRule="auto"/>
        <w:jc w:val="both"/>
        <w:rPr>
          <w:rFonts w:ascii="Calibri" w:hAnsi="Calibri"/>
        </w:rPr>
      </w:pPr>
      <w:proofErr w:type="spellStart"/>
      <w:r w:rsidRPr="00FB765A">
        <w:rPr>
          <w:rFonts w:ascii="Calibri" w:hAnsi="Calibri"/>
        </w:rPr>
        <w:t>Monthly</w:t>
      </w:r>
      <w:proofErr w:type="spellEnd"/>
      <w:r>
        <w:rPr>
          <w:rFonts w:ascii="Calibri" w:hAnsi="Calibri"/>
        </w:rPr>
        <w:t xml:space="preserve">: </w:t>
      </w:r>
      <w:r w:rsidRPr="00FB765A">
        <w:rPr>
          <w:rFonts w:ascii="Calibri" w:hAnsi="Calibri"/>
        </w:rPr>
        <w:t xml:space="preserve">last </w:t>
      </w:r>
      <w:proofErr w:type="spellStart"/>
      <w:r>
        <w:rPr>
          <w:rFonts w:ascii="Calibri" w:hAnsi="Calibri"/>
        </w:rPr>
        <w:t>month</w:t>
      </w:r>
      <w:proofErr w:type="spellEnd"/>
      <w:r w:rsidRPr="00FB765A">
        <w:rPr>
          <w:rFonts w:ascii="Calibri" w:hAnsi="Calibri"/>
        </w:rPr>
        <w:t xml:space="preserve"> da </w:t>
      </w:r>
      <w:proofErr w:type="spellStart"/>
      <w:r w:rsidRPr="00FB765A">
        <w:rPr>
          <w:rFonts w:ascii="Calibri" w:hAnsi="Calibri"/>
        </w:rPr>
        <w:t>storage</w:t>
      </w:r>
      <w:proofErr w:type="spellEnd"/>
      <w:r w:rsidRPr="00FB765A">
        <w:rPr>
          <w:rFonts w:ascii="Calibri" w:hAnsi="Calibri"/>
        </w:rPr>
        <w:t xml:space="preserve"> remoto e non in linea</w:t>
      </w:r>
      <w:commentRangeEnd w:id="980"/>
      <w:r w:rsidR="00760EDC">
        <w:rPr>
          <w:rStyle w:val="Rimandocommento"/>
        </w:rPr>
        <w:commentReference w:id="980"/>
      </w:r>
    </w:p>
    <w:p w:rsidR="00FB765A" w:rsidRPr="00FB765A" w:rsidRDefault="00FB765A" w:rsidP="00FB765A">
      <w:pPr>
        <w:spacing w:line="360" w:lineRule="auto"/>
        <w:jc w:val="both"/>
        <w:rPr>
          <w:rFonts w:ascii="Calibri" w:hAnsi="Calibri"/>
        </w:rPr>
      </w:pPr>
      <w:r w:rsidRPr="00FB765A">
        <w:rPr>
          <w:rFonts w:ascii="Calibri" w:hAnsi="Calibri"/>
        </w:rPr>
        <w:t>Procedure di ripristino parziale o totale dei dati</w:t>
      </w:r>
    </w:p>
    <w:p w:rsidR="00FB765A" w:rsidRPr="00FB765A" w:rsidRDefault="00FB765A" w:rsidP="00C822BF">
      <w:pPr>
        <w:numPr>
          <w:ilvl w:val="0"/>
          <w:numId w:val="27"/>
        </w:numPr>
        <w:spacing w:line="360" w:lineRule="auto"/>
        <w:jc w:val="both"/>
        <w:rPr>
          <w:rFonts w:ascii="Calibri" w:hAnsi="Calibri"/>
        </w:rPr>
      </w:pPr>
      <w:commentRangeStart w:id="983"/>
      <w:r w:rsidRPr="00FB765A">
        <w:rPr>
          <w:rFonts w:ascii="Calibri" w:hAnsi="Calibri"/>
        </w:rPr>
        <w:t>Ripristino consentito solo a pe</w:t>
      </w:r>
      <w:r>
        <w:rPr>
          <w:rFonts w:ascii="Calibri" w:hAnsi="Calibri"/>
        </w:rPr>
        <w:t>rsonale sistemistico Project: la r</w:t>
      </w:r>
      <w:r w:rsidRPr="00FB765A">
        <w:rPr>
          <w:rFonts w:ascii="Calibri" w:hAnsi="Calibri"/>
        </w:rPr>
        <w:t xml:space="preserve">ichiesta di ripristino </w:t>
      </w:r>
      <w:r>
        <w:rPr>
          <w:rFonts w:ascii="Calibri" w:hAnsi="Calibri"/>
        </w:rPr>
        <w:t xml:space="preserve">va </w:t>
      </w:r>
      <w:r w:rsidRPr="00FB765A">
        <w:rPr>
          <w:rFonts w:ascii="Calibri" w:hAnsi="Calibri"/>
        </w:rPr>
        <w:t>formalizzata con approvazione dell’</w:t>
      </w:r>
      <w:proofErr w:type="spellStart"/>
      <w:r w:rsidRPr="00FB765A">
        <w:rPr>
          <w:rFonts w:ascii="Calibri" w:hAnsi="Calibri"/>
        </w:rPr>
        <w:t>Owner</w:t>
      </w:r>
      <w:proofErr w:type="spellEnd"/>
      <w:r w:rsidRPr="00FB765A">
        <w:rPr>
          <w:rFonts w:ascii="Calibri" w:hAnsi="Calibri"/>
        </w:rPr>
        <w:t xml:space="preserve"> di processo interno </w:t>
      </w:r>
      <w:r>
        <w:rPr>
          <w:rFonts w:ascii="Calibri" w:hAnsi="Calibri"/>
        </w:rPr>
        <w:t>Air Liquide.</w:t>
      </w:r>
      <w:commentRangeEnd w:id="983"/>
      <w:r w:rsidR="00760EDC">
        <w:rPr>
          <w:rStyle w:val="Rimandocommento"/>
        </w:rPr>
        <w:commentReference w:id="983"/>
      </w:r>
    </w:p>
    <w:p w:rsidR="00FB765A" w:rsidRDefault="00FB765A" w:rsidP="00C822BF">
      <w:pPr>
        <w:numPr>
          <w:ilvl w:val="0"/>
          <w:numId w:val="27"/>
        </w:numPr>
        <w:spacing w:line="360" w:lineRule="auto"/>
        <w:jc w:val="both"/>
        <w:rPr>
          <w:rFonts w:ascii="Calibri" w:hAnsi="Calibri"/>
        </w:rPr>
      </w:pPr>
      <w:r>
        <w:rPr>
          <w:rFonts w:ascii="Calibri" w:hAnsi="Calibri"/>
        </w:rPr>
        <w:t xml:space="preserve">Ripristino TOTALE: è realizzata </w:t>
      </w:r>
      <w:r w:rsidRPr="00FB765A">
        <w:rPr>
          <w:rFonts w:ascii="Calibri" w:hAnsi="Calibri"/>
        </w:rPr>
        <w:t xml:space="preserve">solo a fronte di </w:t>
      </w:r>
      <w:proofErr w:type="spellStart"/>
      <w:r w:rsidRPr="00FB765A">
        <w:rPr>
          <w:rFonts w:ascii="Calibri" w:hAnsi="Calibri"/>
        </w:rPr>
        <w:t>incident</w:t>
      </w:r>
      <w:proofErr w:type="spellEnd"/>
      <w:r w:rsidRPr="00FB765A">
        <w:rPr>
          <w:rFonts w:ascii="Calibri" w:hAnsi="Calibri"/>
        </w:rPr>
        <w:t xml:space="preserve"> in produzione</w:t>
      </w:r>
      <w:r>
        <w:rPr>
          <w:rFonts w:ascii="Calibri" w:hAnsi="Calibri"/>
        </w:rPr>
        <w:t xml:space="preserve"> e può essere effettuata da Project sempre </w:t>
      </w:r>
      <w:r w:rsidRPr="00FB765A">
        <w:rPr>
          <w:rFonts w:ascii="Calibri" w:hAnsi="Calibri"/>
        </w:rPr>
        <w:t>con approvazione dell’</w:t>
      </w:r>
      <w:proofErr w:type="spellStart"/>
      <w:r w:rsidRPr="00FB765A">
        <w:rPr>
          <w:rFonts w:ascii="Calibri" w:hAnsi="Calibri"/>
        </w:rPr>
        <w:t>Owner</w:t>
      </w:r>
      <w:proofErr w:type="spellEnd"/>
      <w:r w:rsidRPr="00FB765A">
        <w:rPr>
          <w:rFonts w:ascii="Calibri" w:hAnsi="Calibri"/>
        </w:rPr>
        <w:t xml:space="preserve"> di processo interno </w:t>
      </w:r>
      <w:r>
        <w:rPr>
          <w:rFonts w:ascii="Calibri" w:hAnsi="Calibri"/>
        </w:rPr>
        <w:t xml:space="preserve">Air Liquide. </w:t>
      </w:r>
    </w:p>
    <w:p w:rsidR="00FB765A" w:rsidRDefault="00FB765A" w:rsidP="00C822BF">
      <w:pPr>
        <w:numPr>
          <w:ilvl w:val="3"/>
          <w:numId w:val="27"/>
        </w:numPr>
        <w:spacing w:line="360" w:lineRule="auto"/>
        <w:jc w:val="both"/>
        <w:rPr>
          <w:rFonts w:ascii="Calibri" w:hAnsi="Calibri"/>
        </w:rPr>
      </w:pPr>
      <w:r>
        <w:rPr>
          <w:rFonts w:ascii="Calibri" w:hAnsi="Calibri"/>
        </w:rPr>
        <w:t>IL SISTEMA DEVE ESSERE POSTO OFFLINE per questo tipo di ripristino.</w:t>
      </w:r>
    </w:p>
    <w:p w:rsidR="00FB765A" w:rsidRPr="00FB765A" w:rsidRDefault="00FB765A" w:rsidP="00C822BF">
      <w:pPr>
        <w:numPr>
          <w:ilvl w:val="3"/>
          <w:numId w:val="27"/>
        </w:numPr>
        <w:spacing w:line="360" w:lineRule="auto"/>
        <w:jc w:val="both"/>
        <w:rPr>
          <w:rFonts w:ascii="Calibri" w:hAnsi="Calibri"/>
        </w:rPr>
      </w:pPr>
      <w:r>
        <w:rPr>
          <w:rFonts w:ascii="Calibri" w:hAnsi="Calibri"/>
        </w:rPr>
        <w:t xml:space="preserve">Tale procedura è eseguita </w:t>
      </w:r>
      <w:commentRangeStart w:id="984"/>
      <w:r>
        <w:rPr>
          <w:rFonts w:ascii="Calibri" w:hAnsi="Calibri"/>
        </w:rPr>
        <w:t>periodicamente</w:t>
      </w:r>
      <w:commentRangeEnd w:id="984"/>
      <w:r w:rsidR="00760EDC">
        <w:rPr>
          <w:rStyle w:val="Rimandocommento"/>
        </w:rPr>
        <w:commentReference w:id="984"/>
      </w:r>
      <w:r>
        <w:rPr>
          <w:rFonts w:ascii="Calibri" w:hAnsi="Calibri"/>
        </w:rPr>
        <w:t xml:space="preserve"> in ambiente di collaudo del sistema</w:t>
      </w:r>
    </w:p>
    <w:p w:rsidR="00E5148E" w:rsidRPr="00FB765A" w:rsidRDefault="00FB765A" w:rsidP="00C822BF">
      <w:pPr>
        <w:numPr>
          <w:ilvl w:val="0"/>
          <w:numId w:val="27"/>
        </w:numPr>
        <w:spacing w:line="360" w:lineRule="auto"/>
        <w:jc w:val="both"/>
        <w:rPr>
          <w:rFonts w:ascii="Calibri" w:hAnsi="Calibri"/>
        </w:rPr>
      </w:pPr>
      <w:r w:rsidRPr="00FB765A">
        <w:rPr>
          <w:rFonts w:ascii="Calibri" w:hAnsi="Calibri"/>
        </w:rPr>
        <w:t>Ripristino PARZIALE</w:t>
      </w:r>
      <w:r>
        <w:rPr>
          <w:rFonts w:ascii="Calibri" w:hAnsi="Calibri"/>
        </w:rPr>
        <w:t>,</w:t>
      </w:r>
      <w:r w:rsidRPr="00FB765A">
        <w:rPr>
          <w:rFonts w:ascii="Calibri" w:hAnsi="Calibri"/>
        </w:rPr>
        <w:t xml:space="preserve"> solo in base a specifici </w:t>
      </w:r>
      <w:r>
        <w:rPr>
          <w:rFonts w:ascii="Calibri" w:hAnsi="Calibri"/>
        </w:rPr>
        <w:t>parametri</w:t>
      </w:r>
      <w:r w:rsidRPr="00FB765A">
        <w:rPr>
          <w:rFonts w:ascii="Calibri" w:hAnsi="Calibri"/>
        </w:rPr>
        <w:t>:</w:t>
      </w:r>
      <w:r>
        <w:rPr>
          <w:rFonts w:ascii="Calibri" w:hAnsi="Calibri"/>
        </w:rPr>
        <w:t xml:space="preserve"> </w:t>
      </w:r>
      <w:r w:rsidR="00E5148E">
        <w:rPr>
          <w:rFonts w:ascii="Calibri" w:hAnsi="Calibri"/>
        </w:rPr>
        <w:t>la r</w:t>
      </w:r>
      <w:r w:rsidR="00E5148E" w:rsidRPr="00FB765A">
        <w:rPr>
          <w:rFonts w:ascii="Calibri" w:hAnsi="Calibri"/>
        </w:rPr>
        <w:t xml:space="preserve">ichiesta di ripristino </w:t>
      </w:r>
      <w:r w:rsidR="00E5148E">
        <w:rPr>
          <w:rFonts w:ascii="Calibri" w:hAnsi="Calibri"/>
        </w:rPr>
        <w:t xml:space="preserve">va </w:t>
      </w:r>
      <w:r w:rsidR="00E5148E" w:rsidRPr="00FB765A">
        <w:rPr>
          <w:rFonts w:ascii="Calibri" w:hAnsi="Calibri"/>
        </w:rPr>
        <w:t>formalizzata con approvazione dell’</w:t>
      </w:r>
      <w:proofErr w:type="spellStart"/>
      <w:r w:rsidR="00E5148E" w:rsidRPr="00FB765A">
        <w:rPr>
          <w:rFonts w:ascii="Calibri" w:hAnsi="Calibri"/>
        </w:rPr>
        <w:t>Owner</w:t>
      </w:r>
      <w:proofErr w:type="spellEnd"/>
      <w:r w:rsidR="00E5148E" w:rsidRPr="00FB765A">
        <w:rPr>
          <w:rFonts w:ascii="Calibri" w:hAnsi="Calibri"/>
        </w:rPr>
        <w:t xml:space="preserve"> di processo interno </w:t>
      </w:r>
      <w:r w:rsidR="00E5148E">
        <w:rPr>
          <w:rFonts w:ascii="Calibri" w:hAnsi="Calibri"/>
        </w:rPr>
        <w:t>Air Liquide.</w:t>
      </w:r>
    </w:p>
    <w:p w:rsidR="00FB765A" w:rsidRPr="00FB765A" w:rsidRDefault="00FB765A" w:rsidP="00C822BF">
      <w:pPr>
        <w:numPr>
          <w:ilvl w:val="3"/>
          <w:numId w:val="27"/>
        </w:numPr>
        <w:spacing w:line="360" w:lineRule="auto"/>
        <w:jc w:val="both"/>
        <w:rPr>
          <w:rFonts w:ascii="Calibri" w:hAnsi="Calibri"/>
        </w:rPr>
      </w:pPr>
      <w:r w:rsidRPr="00FB765A">
        <w:rPr>
          <w:rFonts w:ascii="Calibri" w:hAnsi="Calibri"/>
        </w:rPr>
        <w:t xml:space="preserve">Dati singolo </w:t>
      </w:r>
      <w:proofErr w:type="spellStart"/>
      <w:r w:rsidRPr="00FB765A">
        <w:rPr>
          <w:rFonts w:ascii="Calibri" w:hAnsi="Calibri"/>
        </w:rPr>
        <w:t>user</w:t>
      </w:r>
      <w:proofErr w:type="spellEnd"/>
    </w:p>
    <w:p w:rsidR="00FB765A" w:rsidRPr="00FB765A" w:rsidRDefault="00FB765A" w:rsidP="00C822BF">
      <w:pPr>
        <w:numPr>
          <w:ilvl w:val="3"/>
          <w:numId w:val="27"/>
        </w:numPr>
        <w:spacing w:line="360" w:lineRule="auto"/>
        <w:jc w:val="both"/>
        <w:rPr>
          <w:rFonts w:ascii="Calibri" w:hAnsi="Calibri"/>
        </w:rPr>
      </w:pPr>
      <w:r w:rsidRPr="00FB765A">
        <w:rPr>
          <w:rFonts w:ascii="Calibri" w:hAnsi="Calibri"/>
        </w:rPr>
        <w:t>Dati singolo sito</w:t>
      </w:r>
    </w:p>
    <w:p w:rsidR="00FB765A" w:rsidRDefault="0086061C" w:rsidP="00C822BF">
      <w:pPr>
        <w:numPr>
          <w:ilvl w:val="3"/>
          <w:numId w:val="27"/>
        </w:numPr>
        <w:spacing w:line="360" w:lineRule="auto"/>
        <w:jc w:val="both"/>
        <w:rPr>
          <w:ins w:id="985" w:author="admin" w:date="2018-01-26T06:02:00Z"/>
          <w:rFonts w:ascii="Calibri" w:hAnsi="Calibri"/>
        </w:rPr>
      </w:pPr>
      <w:ins w:id="986" w:author="admin" w:date="2018-01-25T23:19:00Z">
        <w:r>
          <w:rPr>
            <w:rFonts w:ascii="Calibri" w:hAnsi="Calibri"/>
          </w:rPr>
          <w:t xml:space="preserve">Il </w:t>
        </w:r>
      </w:ins>
      <w:commentRangeStart w:id="987"/>
      <w:r w:rsidR="00FB765A" w:rsidRPr="00FB765A">
        <w:rPr>
          <w:rFonts w:ascii="Calibri" w:hAnsi="Calibri"/>
        </w:rPr>
        <w:t xml:space="preserve">Sistema </w:t>
      </w:r>
      <w:ins w:id="988" w:author="admin" w:date="2018-01-25T23:19:00Z">
        <w:r w:rsidR="00830D48">
          <w:rPr>
            <w:rFonts w:ascii="Calibri" w:hAnsi="Calibri"/>
          </w:rPr>
          <w:t>deve</w:t>
        </w:r>
        <w:r>
          <w:rPr>
            <w:rFonts w:ascii="Calibri" w:hAnsi="Calibri"/>
          </w:rPr>
          <w:t xml:space="preserve"> essere imposto </w:t>
        </w:r>
      </w:ins>
      <w:r w:rsidR="00FB765A" w:rsidRPr="00FB765A">
        <w:rPr>
          <w:rFonts w:ascii="Calibri" w:hAnsi="Calibri"/>
        </w:rPr>
        <w:t>offline</w:t>
      </w:r>
      <w:commentRangeEnd w:id="987"/>
      <w:r w:rsidR="00760EDC">
        <w:rPr>
          <w:rStyle w:val="Rimandocommento"/>
        </w:rPr>
        <w:commentReference w:id="987"/>
      </w:r>
      <w:ins w:id="989" w:author="admin" w:date="2018-01-25T23:19:00Z">
        <w:r>
          <w:rPr>
            <w:rFonts w:ascii="Calibri" w:hAnsi="Calibri"/>
          </w:rPr>
          <w:t xml:space="preserve"> per questo tipo di ripristino</w:t>
        </w:r>
      </w:ins>
    </w:p>
    <w:p w:rsidR="009C0CF5" w:rsidRDefault="009C0CF5">
      <w:pPr>
        <w:spacing w:line="360" w:lineRule="auto"/>
        <w:ind w:left="2880"/>
        <w:jc w:val="both"/>
        <w:rPr>
          <w:ins w:id="990" w:author="admin" w:date="2018-01-26T05:47:00Z"/>
          <w:rFonts w:ascii="Calibri" w:hAnsi="Calibri"/>
        </w:rPr>
        <w:pPrChange w:id="991" w:author="admin" w:date="2018-01-26T06:02:00Z">
          <w:pPr>
            <w:numPr>
              <w:ilvl w:val="3"/>
              <w:numId w:val="27"/>
            </w:numPr>
            <w:spacing w:line="360" w:lineRule="auto"/>
            <w:ind w:left="2880" w:hanging="360"/>
            <w:jc w:val="both"/>
          </w:pPr>
        </w:pPrChange>
      </w:pPr>
      <w:ins w:id="992" w:author="admin" w:date="2018-01-26T06:02:00Z">
        <w:r>
          <w:rPr>
            <w:rFonts w:ascii="Calibri" w:hAnsi="Calibri"/>
          </w:rPr>
          <w:br w:type="page"/>
        </w:r>
      </w:ins>
    </w:p>
    <w:p w:rsidR="00830D48" w:rsidRPr="00C83045" w:rsidRDefault="00830D48" w:rsidP="00C83045">
      <w:pPr>
        <w:pStyle w:val="Titolo"/>
        <w:rPr>
          <w:ins w:id="993" w:author="admin" w:date="2018-01-26T05:48:00Z"/>
          <w:rPrChange w:id="994" w:author="admin" w:date="2018-01-26T07:11:00Z">
            <w:rPr>
              <w:ins w:id="995" w:author="admin" w:date="2018-01-26T05:48:00Z"/>
              <w14:shadow w14:blurRad="50800" w14:dist="38100" w14:dir="2700000" w14:sx="100000" w14:sy="100000" w14:kx="0" w14:ky="0" w14:algn="tl">
                <w14:srgbClr w14:val="000000">
                  <w14:alpha w14:val="60000"/>
                </w14:srgbClr>
              </w14:shadow>
            </w:rPr>
          </w:rPrChange>
        </w:rPr>
        <w:pPrChange w:id="996" w:author="admin" w:date="2018-01-26T07:11:00Z">
          <w:pPr>
            <w:pStyle w:val="Citazioneintensa"/>
            <w:numPr>
              <w:numId w:val="27"/>
            </w:numPr>
            <w:ind w:left="1778" w:hanging="360"/>
            <w:jc w:val="both"/>
          </w:pPr>
        </w:pPrChange>
      </w:pPr>
      <w:bookmarkStart w:id="997" w:name="_Toc504714055"/>
      <w:ins w:id="998" w:author="admin" w:date="2018-01-26T05:49:00Z">
        <w:r w:rsidRPr="00C83045">
          <w:rPr>
            <w:rPrChange w:id="999" w:author="admin" w:date="2018-01-26T07:11:00Z">
              <w:rPr>
                <w14:shadow w14:blurRad="50800" w14:dist="38100" w14:dir="2700000" w14:sx="100000" w14:sy="100000" w14:kx="0" w14:ky="0" w14:algn="tl">
                  <w14:srgbClr w14:val="000000">
                    <w14:alpha w14:val="60000"/>
                  </w14:srgbClr>
                </w14:shadow>
              </w:rPr>
            </w:rPrChange>
          </w:rPr>
          <w:lastRenderedPageBreak/>
          <w:t>ALLEGATI</w:t>
        </w:r>
      </w:ins>
      <w:bookmarkEnd w:id="997"/>
    </w:p>
    <w:p w:rsidR="00830D48" w:rsidRDefault="009C0CF5">
      <w:pPr>
        <w:numPr>
          <w:ilvl w:val="0"/>
          <w:numId w:val="31"/>
        </w:numPr>
        <w:spacing w:line="360" w:lineRule="auto"/>
        <w:jc w:val="both"/>
        <w:rPr>
          <w:ins w:id="1000" w:author="admin" w:date="2018-01-26T06:03:00Z"/>
          <w:rFonts w:ascii="Calibri" w:hAnsi="Calibri"/>
        </w:rPr>
        <w:pPrChange w:id="1001" w:author="admin" w:date="2018-01-26T05:50:00Z">
          <w:pPr>
            <w:numPr>
              <w:ilvl w:val="3"/>
              <w:numId w:val="27"/>
            </w:numPr>
            <w:spacing w:line="360" w:lineRule="auto"/>
            <w:ind w:left="2880" w:hanging="360"/>
            <w:jc w:val="both"/>
          </w:pPr>
        </w:pPrChange>
      </w:pPr>
      <w:ins w:id="1002" w:author="admin" w:date="2018-01-26T06:03:00Z">
        <w:r>
          <w:rPr>
            <w:rFonts w:ascii="Calibri" w:hAnsi="Calibri"/>
          </w:rPr>
          <w:t>U</w:t>
        </w:r>
      </w:ins>
      <w:ins w:id="1003" w:author="admin" w:date="2018-01-26T06:02:00Z">
        <w:r w:rsidRPr="009B6177">
          <w:rPr>
            <w:rFonts w:ascii="Calibri" w:hAnsi="Calibri"/>
          </w:rPr>
          <w:t xml:space="preserve">tenti </w:t>
        </w:r>
        <w:r w:rsidRPr="001C757E">
          <w:rPr>
            <w:rFonts w:ascii="Calibri" w:hAnsi="Calibri"/>
          </w:rPr>
          <w:t>ALIREP e relativi profili di accesso</w:t>
        </w:r>
      </w:ins>
    </w:p>
    <w:p w:rsidR="009C0CF5" w:rsidRDefault="00A1153B">
      <w:pPr>
        <w:numPr>
          <w:ilvl w:val="0"/>
          <w:numId w:val="31"/>
        </w:numPr>
        <w:spacing w:line="360" w:lineRule="auto"/>
        <w:jc w:val="both"/>
        <w:rPr>
          <w:ins w:id="1004" w:author="admin" w:date="2018-01-26T06:05:00Z"/>
          <w:rFonts w:ascii="Calibri" w:hAnsi="Calibri"/>
        </w:rPr>
        <w:pPrChange w:id="1005" w:author="admin" w:date="2018-01-26T05:50:00Z">
          <w:pPr>
            <w:numPr>
              <w:ilvl w:val="3"/>
              <w:numId w:val="27"/>
            </w:numPr>
            <w:spacing w:line="360" w:lineRule="auto"/>
            <w:ind w:left="2880" w:hanging="360"/>
            <w:jc w:val="both"/>
          </w:pPr>
        </w:pPrChange>
      </w:pPr>
      <w:ins w:id="1006" w:author="admin" w:date="2018-01-26T06:04:00Z">
        <w:r>
          <w:rPr>
            <w:rFonts w:ascii="Calibri" w:hAnsi="Calibri"/>
          </w:rPr>
          <w:t>CHANGE MANAGEMENT: esempio di ciclo di vita di una modifica software</w:t>
        </w:r>
      </w:ins>
      <w:ins w:id="1007" w:author="admin" w:date="2018-01-26T06:05:00Z">
        <w:r>
          <w:rPr>
            <w:rFonts w:ascii="Calibri" w:hAnsi="Calibri"/>
          </w:rPr>
          <w:t xml:space="preserve"> </w:t>
        </w:r>
      </w:ins>
    </w:p>
    <w:p w:rsidR="00A1153B" w:rsidRDefault="00E4180A">
      <w:pPr>
        <w:numPr>
          <w:ilvl w:val="0"/>
          <w:numId w:val="31"/>
        </w:numPr>
        <w:spacing w:line="360" w:lineRule="auto"/>
        <w:jc w:val="both"/>
        <w:rPr>
          <w:ins w:id="1008" w:author="admin" w:date="2018-01-26T06:51:00Z"/>
          <w:rFonts w:ascii="Calibri" w:hAnsi="Calibri"/>
        </w:rPr>
        <w:pPrChange w:id="1009" w:author="admin" w:date="2018-01-26T05:50:00Z">
          <w:pPr>
            <w:numPr>
              <w:ilvl w:val="3"/>
              <w:numId w:val="27"/>
            </w:numPr>
            <w:spacing w:line="360" w:lineRule="auto"/>
            <w:ind w:left="2880" w:hanging="360"/>
            <w:jc w:val="both"/>
          </w:pPr>
        </w:pPrChange>
      </w:pPr>
      <w:proofErr w:type="spellStart"/>
      <w:ins w:id="1010" w:author="admin" w:date="2018-01-26T06:05:00Z">
        <w:r>
          <w:rPr>
            <w:rFonts w:ascii="Calibri" w:hAnsi="Calibri"/>
          </w:rPr>
          <w:t>Functional</w:t>
        </w:r>
        <w:proofErr w:type="spellEnd"/>
        <w:r>
          <w:rPr>
            <w:rFonts w:ascii="Calibri" w:hAnsi="Calibri"/>
          </w:rPr>
          <w:t xml:space="preserve"> </w:t>
        </w:r>
      </w:ins>
      <w:proofErr w:type="spellStart"/>
      <w:ins w:id="1011" w:author="admin" w:date="2018-01-26T06:10:00Z">
        <w:r w:rsidR="006F1789">
          <w:rPr>
            <w:rFonts w:ascii="Calibri" w:hAnsi="Calibri"/>
          </w:rPr>
          <w:t>Specification</w:t>
        </w:r>
      </w:ins>
      <w:ins w:id="1012" w:author="admin" w:date="2018-01-26T06:11:00Z">
        <w:r w:rsidR="006F1789">
          <w:rPr>
            <w:rFonts w:ascii="Calibri" w:hAnsi="Calibri"/>
          </w:rPr>
          <w:t>s</w:t>
        </w:r>
      </w:ins>
      <w:proofErr w:type="spellEnd"/>
    </w:p>
    <w:p w:rsidR="004C4827" w:rsidRDefault="004C4827">
      <w:pPr>
        <w:numPr>
          <w:ilvl w:val="0"/>
          <w:numId w:val="31"/>
        </w:numPr>
        <w:spacing w:line="360" w:lineRule="auto"/>
        <w:jc w:val="both"/>
        <w:rPr>
          <w:ins w:id="1013" w:author="admin" w:date="2018-01-26T06:04:00Z"/>
          <w:rFonts w:ascii="Calibri" w:hAnsi="Calibri"/>
        </w:rPr>
        <w:pPrChange w:id="1014" w:author="admin" w:date="2018-01-26T05:50:00Z">
          <w:pPr>
            <w:numPr>
              <w:ilvl w:val="3"/>
              <w:numId w:val="27"/>
            </w:numPr>
            <w:spacing w:line="360" w:lineRule="auto"/>
            <w:ind w:left="2880" w:hanging="360"/>
            <w:jc w:val="both"/>
          </w:pPr>
        </w:pPrChange>
      </w:pPr>
      <w:ins w:id="1015" w:author="admin" w:date="2018-01-26T06:51:00Z">
        <w:r>
          <w:rPr>
            <w:rFonts w:ascii="Calibri" w:hAnsi="Calibri"/>
          </w:rPr>
          <w:t>Service Level Agreement</w:t>
        </w:r>
      </w:ins>
    </w:p>
    <w:p w:rsidR="00A1153B" w:rsidRPr="005B0B5E" w:rsidRDefault="00A1153B">
      <w:pPr>
        <w:spacing w:line="360" w:lineRule="auto"/>
        <w:jc w:val="both"/>
        <w:rPr>
          <w:rFonts w:ascii="Calibri" w:hAnsi="Calibri"/>
        </w:rPr>
        <w:pPrChange w:id="1016" w:author="admin" w:date="2018-01-26T06:24:00Z">
          <w:pPr>
            <w:numPr>
              <w:ilvl w:val="3"/>
              <w:numId w:val="27"/>
            </w:numPr>
            <w:spacing w:line="360" w:lineRule="auto"/>
            <w:ind w:left="2880" w:hanging="360"/>
            <w:jc w:val="both"/>
          </w:pPr>
        </w:pPrChange>
      </w:pPr>
    </w:p>
    <w:sectPr w:rsidR="00A1153B" w:rsidRPr="005B0B5E" w:rsidSect="00521EA5">
      <w:headerReference w:type="default" r:id="rId20"/>
      <w:footerReference w:type="default" r:id="rId21"/>
      <w:type w:val="oddPage"/>
      <w:pgSz w:w="11906" w:h="16838" w:code="9"/>
      <w:pgMar w:top="760" w:right="1134" w:bottom="1134" w:left="1134"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27" w:author="Gabriella.Vicidomini" w:date="2018-01-22T11:51:00Z" w:initials="G">
    <w:p w:rsidR="00EB602F" w:rsidRDefault="00EB602F">
      <w:pPr>
        <w:pStyle w:val="Testocommento"/>
      </w:pPr>
      <w:r>
        <w:rPr>
          <w:rStyle w:val="Rimandocommento"/>
        </w:rPr>
        <w:annotationRef/>
      </w:r>
      <w:proofErr w:type="spellStart"/>
      <w:r>
        <w:t>Nn</w:t>
      </w:r>
      <w:proofErr w:type="spellEnd"/>
      <w:r>
        <w:t xml:space="preserve"> capisco</w:t>
      </w:r>
    </w:p>
  </w:comment>
  <w:comment w:id="147" w:author="Gabriella.Vicidomini" w:date="2018-01-22T12:00:00Z" w:initials="G">
    <w:p w:rsidR="00EB602F" w:rsidRDefault="00EB602F">
      <w:pPr>
        <w:pStyle w:val="Testocommento"/>
      </w:pPr>
      <w:r>
        <w:rPr>
          <w:rStyle w:val="Rimandocommento"/>
        </w:rPr>
        <w:annotationRef/>
      </w:r>
      <w:r>
        <w:t>refuso</w:t>
      </w:r>
    </w:p>
  </w:comment>
  <w:comment w:id="208" w:author="Gabriella.Vicidomini" w:date="2018-01-26T06:21:00Z" w:initials="G">
    <w:p w:rsidR="00A21A27" w:rsidRDefault="00A21A27">
      <w:pPr>
        <w:pStyle w:val="Testocommento"/>
      </w:pPr>
      <w:r>
        <w:rPr>
          <w:rStyle w:val="Rimandocommento"/>
        </w:rPr>
        <w:annotationRef/>
      </w:r>
      <w:r>
        <w:t>a mio avviso è un paragrafo da gestire come allegato.</w:t>
      </w:r>
    </w:p>
    <w:p w:rsidR="009475EF" w:rsidRDefault="009475EF">
      <w:pPr>
        <w:pStyle w:val="Testocommento"/>
      </w:pPr>
    </w:p>
    <w:p w:rsidR="009475EF" w:rsidRDefault="009475EF">
      <w:pPr>
        <w:pStyle w:val="Testocommento"/>
      </w:pPr>
      <w:r>
        <w:t xml:space="preserve">FM: </w:t>
      </w:r>
      <w:r w:rsidR="009B6177">
        <w:t>Spostato in allegato</w:t>
      </w:r>
    </w:p>
  </w:comment>
  <w:comment w:id="246" w:author="Gabriella.Vicidomini" w:date="2018-01-25T17:03:00Z" w:initials="G">
    <w:p w:rsidR="00082234" w:rsidRDefault="00082234">
      <w:pPr>
        <w:pStyle w:val="Testocommento"/>
      </w:pPr>
      <w:r>
        <w:rPr>
          <w:rStyle w:val="Rimandocommento"/>
        </w:rPr>
        <w:annotationRef/>
      </w:r>
      <w:proofErr w:type="spellStart"/>
      <w:r>
        <w:t>nn</w:t>
      </w:r>
      <w:proofErr w:type="spellEnd"/>
      <w:r>
        <w:t xml:space="preserve"> trovo l’art.3.5</w:t>
      </w:r>
    </w:p>
    <w:p w:rsidR="009475EF" w:rsidRDefault="009475EF">
      <w:pPr>
        <w:pStyle w:val="Testocommento"/>
      </w:pPr>
    </w:p>
    <w:p w:rsidR="009475EF" w:rsidRDefault="009475EF">
      <w:pPr>
        <w:pStyle w:val="Testocommento"/>
      </w:pPr>
      <w:r>
        <w:t>FM CORRETTO</w:t>
      </w:r>
    </w:p>
  </w:comment>
  <w:comment w:id="274" w:author="Gabriella.Vicidomini" w:date="2018-01-25T17:03:00Z" w:initials="G">
    <w:p w:rsidR="00082234" w:rsidRDefault="00082234">
      <w:pPr>
        <w:pStyle w:val="Testocommento"/>
      </w:pPr>
      <w:r>
        <w:rPr>
          <w:rStyle w:val="Rimandocommento"/>
        </w:rPr>
        <w:annotationRef/>
      </w:r>
      <w:proofErr w:type="spellStart"/>
      <w:r>
        <w:t>nn</w:t>
      </w:r>
      <w:proofErr w:type="spellEnd"/>
      <w:r>
        <w:t xml:space="preserve"> trovo l’art.3.5</w:t>
      </w:r>
    </w:p>
    <w:p w:rsidR="009475EF" w:rsidRDefault="009475EF">
      <w:pPr>
        <w:pStyle w:val="Testocommento"/>
      </w:pPr>
    </w:p>
    <w:p w:rsidR="009475EF" w:rsidRDefault="009475EF">
      <w:pPr>
        <w:pStyle w:val="Testocommento"/>
      </w:pPr>
      <w:r>
        <w:t>FM CORRETTO</w:t>
      </w:r>
    </w:p>
  </w:comment>
  <w:comment w:id="382" w:author="Gabriella.Vicidomini" w:date="2018-01-26T06:21:00Z" w:initials="G">
    <w:p w:rsidR="00D202F9" w:rsidRDefault="00D202F9">
      <w:pPr>
        <w:pStyle w:val="Testocommento"/>
      </w:pPr>
      <w:r>
        <w:rPr>
          <w:rStyle w:val="Rimandocommento"/>
        </w:rPr>
        <w:annotationRef/>
      </w:r>
      <w:r w:rsidR="00E20EB8">
        <w:t>R</w:t>
      </w:r>
      <w:r>
        <w:t>efuso</w:t>
      </w:r>
    </w:p>
    <w:p w:rsidR="00E20EB8" w:rsidRDefault="00E20EB8">
      <w:pPr>
        <w:pStyle w:val="Testocommento"/>
      </w:pPr>
    </w:p>
    <w:p w:rsidR="00E20EB8" w:rsidRDefault="00E20EB8">
      <w:pPr>
        <w:pStyle w:val="Testocommento"/>
      </w:pPr>
      <w:r>
        <w:t>FM non capisco perché re</w:t>
      </w:r>
      <w:r w:rsidR="009B6177">
        <w:t>fuso, comunque ho tolto la preposizione</w:t>
      </w:r>
    </w:p>
  </w:comment>
  <w:comment w:id="426" w:author="Gabriella.Vicidomini" w:date="2018-01-25T17:10:00Z" w:initials="G">
    <w:p w:rsidR="006438EB" w:rsidRDefault="006438EB">
      <w:pPr>
        <w:pStyle w:val="Testocommento"/>
      </w:pPr>
      <w:r>
        <w:rPr>
          <w:rStyle w:val="Rimandocommento"/>
        </w:rPr>
        <w:annotationRef/>
      </w:r>
      <w:proofErr w:type="spellStart"/>
      <w:r w:rsidR="00A21A27">
        <w:t>nn</w:t>
      </w:r>
      <w:proofErr w:type="spellEnd"/>
      <w:r w:rsidR="00A21A27">
        <w:t xml:space="preserve"> chiaro</w:t>
      </w:r>
    </w:p>
    <w:p w:rsidR="00E20EB8" w:rsidRDefault="00E20EB8">
      <w:pPr>
        <w:pStyle w:val="Testocommento"/>
      </w:pPr>
    </w:p>
    <w:p w:rsidR="00E20EB8" w:rsidRDefault="00E20EB8">
      <w:pPr>
        <w:pStyle w:val="Testocommento"/>
      </w:pPr>
      <w:r>
        <w:t>FM: rimosso, essendo un servizio in hosting ha poco senso indicare questo punto</w:t>
      </w:r>
    </w:p>
  </w:comment>
  <w:comment w:id="480" w:author="Gabriella.Vicidomini" w:date="2018-01-25T17:12:00Z" w:initials="G">
    <w:p w:rsidR="00D35307" w:rsidRDefault="00D35307">
      <w:pPr>
        <w:pStyle w:val="Testocommento"/>
      </w:pPr>
      <w:r>
        <w:rPr>
          <w:rStyle w:val="Rimandocommento"/>
        </w:rPr>
        <w:annotationRef/>
      </w:r>
      <w:r>
        <w:t>e il sistema sarà utilizzato nello stesso modo?</w:t>
      </w:r>
    </w:p>
    <w:p w:rsidR="00D35307" w:rsidRDefault="00D35307">
      <w:pPr>
        <w:pStyle w:val="Testocommento"/>
      </w:pPr>
      <w:r>
        <w:t xml:space="preserve">Potrebbe essere un elemento a favore del Business </w:t>
      </w:r>
      <w:proofErr w:type="spellStart"/>
      <w:r>
        <w:t>continuity</w:t>
      </w:r>
      <w:proofErr w:type="spellEnd"/>
      <w:r>
        <w:t>?</w:t>
      </w:r>
    </w:p>
    <w:p w:rsidR="00E20EB8" w:rsidRDefault="00E20EB8">
      <w:pPr>
        <w:pStyle w:val="Testocommento"/>
      </w:pPr>
    </w:p>
    <w:p w:rsidR="00E20EB8" w:rsidRDefault="00E20EB8">
      <w:pPr>
        <w:pStyle w:val="Testocommento"/>
      </w:pPr>
      <w:r>
        <w:t>FM: spiegato meglio</w:t>
      </w:r>
    </w:p>
  </w:comment>
  <w:comment w:id="532" w:author="Gabriella.Vicidomini" w:date="2018-01-25T17:28:00Z" w:initials="G">
    <w:p w:rsidR="006438EB" w:rsidRDefault="006438EB">
      <w:pPr>
        <w:pStyle w:val="Testocommento"/>
      </w:pPr>
      <w:r>
        <w:rPr>
          <w:rStyle w:val="Rimandocommento"/>
        </w:rPr>
        <w:annotationRef/>
      </w:r>
      <w:r>
        <w:t>se il back up è giornaliero dovrebbe essere possibile recuperare tutti i dati, non solo quelli degli ultimi due gg… o sbaglio??</w:t>
      </w:r>
    </w:p>
    <w:p w:rsidR="00505B23" w:rsidRDefault="00505B23">
      <w:pPr>
        <w:pStyle w:val="Testocommento"/>
      </w:pPr>
    </w:p>
    <w:p w:rsidR="00505B23" w:rsidRDefault="00505B23">
      <w:pPr>
        <w:pStyle w:val="Testocommento"/>
      </w:pPr>
      <w:r>
        <w:t xml:space="preserve">FM: abbiamo aumentato la politica di </w:t>
      </w:r>
      <w:proofErr w:type="spellStart"/>
      <w:r>
        <w:t>retention</w:t>
      </w:r>
      <w:proofErr w:type="spellEnd"/>
      <w:r>
        <w:t xml:space="preserve"> fino a 7 gg. </w:t>
      </w:r>
      <w:r w:rsidR="00EB6DFC">
        <w:t>Ripristinare un backup di x gg precedenti significa riportare il sistema “indietro nel tempo” alla situazione salvata x gg prima delle data corrente</w:t>
      </w:r>
    </w:p>
  </w:comment>
  <w:comment w:id="573" w:author="Gabriella.Vicidomini" w:date="2018-01-25T17:54:00Z" w:initials="G">
    <w:p w:rsidR="00D202F9" w:rsidRDefault="00D202F9">
      <w:pPr>
        <w:pStyle w:val="Testocommento"/>
      </w:pPr>
      <w:r>
        <w:rPr>
          <w:rStyle w:val="Rimandocommento"/>
        </w:rPr>
        <w:annotationRef/>
      </w:r>
      <w:r>
        <w:t>Il livello di dettaglio ragg</w:t>
      </w:r>
      <w:r w:rsidR="00AD644A">
        <w:t>iunto non è necessario</w:t>
      </w:r>
      <w:r w:rsidR="00093EA6">
        <w:t>, trattare</w:t>
      </w:r>
      <w:r>
        <w:t xml:space="preserve"> l’argomento in generale, mettendo in allegato i dettagli</w:t>
      </w:r>
      <w:r w:rsidR="00093EA6">
        <w:t xml:space="preserve"> (le sei fasi della metodologia)</w:t>
      </w:r>
      <w:r>
        <w:t xml:space="preserve"> e le eventuali evidenze che Project vorrà produrci.</w:t>
      </w:r>
    </w:p>
    <w:p w:rsidR="00723BFB" w:rsidRDefault="00723BFB">
      <w:pPr>
        <w:pStyle w:val="Testocommento"/>
      </w:pPr>
    </w:p>
    <w:p w:rsidR="00723BFB" w:rsidRDefault="00723BFB">
      <w:pPr>
        <w:pStyle w:val="Testocommento"/>
      </w:pPr>
      <w:r>
        <w:t xml:space="preserve">FM: possiamo riassumere la trattazione, e in particolare fornire in seguito gli allegati tecnici con il dettaglio di alcuni attributi di sicurezza e riepilogo delle possibili </w:t>
      </w:r>
      <w:proofErr w:type="spellStart"/>
      <w:r>
        <w:t>vulnerabiltà</w:t>
      </w:r>
      <w:proofErr w:type="spellEnd"/>
      <w:r>
        <w:t xml:space="preserve"> trattate</w:t>
      </w:r>
    </w:p>
    <w:p w:rsidR="00723BFB" w:rsidRDefault="00723BFB">
      <w:pPr>
        <w:pStyle w:val="Testocommento"/>
      </w:pPr>
    </w:p>
  </w:comment>
  <w:comment w:id="576" w:author="Gabriella.Vicidomini" w:date="2018-01-25T18:00:00Z" w:initials="G">
    <w:p w:rsidR="00AD644A" w:rsidRDefault="00AD644A">
      <w:pPr>
        <w:pStyle w:val="Testocommento"/>
      </w:pPr>
      <w:r>
        <w:rPr>
          <w:rStyle w:val="Rimandocommento"/>
        </w:rPr>
        <w:annotationRef/>
      </w:r>
      <w:r>
        <w:t>È possibile avere relative registrazioni?</w:t>
      </w:r>
    </w:p>
    <w:p w:rsidR="00723BFB" w:rsidRDefault="00723BFB">
      <w:pPr>
        <w:pStyle w:val="Testocommento"/>
      </w:pPr>
    </w:p>
    <w:p w:rsidR="00723BFB" w:rsidRDefault="00723BFB">
      <w:pPr>
        <w:pStyle w:val="Testocommento"/>
      </w:pPr>
      <w:r>
        <w:t xml:space="preserve">FM: sì è possibile fornire tutti i benchmark di sistema </w:t>
      </w:r>
      <w:proofErr w:type="spellStart"/>
      <w:r>
        <w:t>aschiviati</w:t>
      </w:r>
      <w:proofErr w:type="spellEnd"/>
      <w:r>
        <w:t>, come specificato nella parte aggiunta</w:t>
      </w:r>
    </w:p>
    <w:p w:rsidR="00AD644A" w:rsidRDefault="00AD644A">
      <w:pPr>
        <w:pStyle w:val="Testocommento"/>
      </w:pPr>
    </w:p>
  </w:comment>
  <w:comment w:id="599" w:author="Gabriella.Vicidomini" w:date="2018-01-25T18:02:00Z" w:initials="G">
    <w:p w:rsidR="00C07FE8" w:rsidRDefault="00C07FE8">
      <w:pPr>
        <w:pStyle w:val="Testocommento"/>
      </w:pPr>
      <w:r>
        <w:rPr>
          <w:rStyle w:val="Rimandocommento"/>
        </w:rPr>
        <w:annotationRef/>
      </w:r>
      <w:r>
        <w:t>Attacchi informatici?</w:t>
      </w:r>
    </w:p>
    <w:p w:rsidR="00BA1379" w:rsidRDefault="00BA1379">
      <w:pPr>
        <w:pStyle w:val="Testocommento"/>
      </w:pPr>
      <w:r>
        <w:br/>
        <w:t>FM: spiegato meglio</w:t>
      </w:r>
    </w:p>
  </w:comment>
  <w:comment w:id="608" w:author="Gabriella.Vicidomini" w:date="2018-01-25T18:07:00Z" w:initials="G">
    <w:p w:rsidR="00C07FE8" w:rsidRDefault="00C07FE8">
      <w:pPr>
        <w:pStyle w:val="Testocommento"/>
      </w:pPr>
      <w:r>
        <w:rPr>
          <w:rStyle w:val="Rimandocommento"/>
        </w:rPr>
        <w:annotationRef/>
      </w:r>
      <w:r>
        <w:t>Refuso</w:t>
      </w:r>
    </w:p>
    <w:p w:rsidR="00C07FE8" w:rsidRDefault="00C07FE8">
      <w:pPr>
        <w:pStyle w:val="Testocommento"/>
      </w:pPr>
    </w:p>
    <w:p w:rsidR="00BA1379" w:rsidRDefault="00BA1379">
      <w:pPr>
        <w:pStyle w:val="Testocommento"/>
      </w:pPr>
      <w:r>
        <w:t>FM corretto</w:t>
      </w:r>
    </w:p>
  </w:comment>
  <w:comment w:id="629" w:author="Gabriella.Vicidomini" w:date="2018-01-25T17:52:00Z" w:initials="G">
    <w:p w:rsidR="00F47105" w:rsidRDefault="00F47105">
      <w:pPr>
        <w:pStyle w:val="Testocommento"/>
      </w:pPr>
      <w:r>
        <w:rPr>
          <w:rStyle w:val="Rimandocommento"/>
        </w:rPr>
        <w:annotationRef/>
      </w:r>
      <w:r>
        <w:t>Refuso: 50 è medio</w:t>
      </w:r>
    </w:p>
    <w:p w:rsidR="00723BFB" w:rsidRDefault="00723BFB">
      <w:pPr>
        <w:pStyle w:val="Testocommento"/>
      </w:pPr>
    </w:p>
    <w:p w:rsidR="00723BFB" w:rsidRDefault="00723BFB">
      <w:pPr>
        <w:pStyle w:val="Testocommento"/>
      </w:pPr>
      <w:r>
        <w:t>FM: su una probabilità media è corretto che l’impatto 50 sia ALTO</w:t>
      </w:r>
    </w:p>
  </w:comment>
  <w:comment w:id="644" w:author="Gabriella.Vicidomini" w:date="2018-01-25T18:09:00Z" w:initials="G">
    <w:p w:rsidR="00BA1379" w:rsidRDefault="00F70D0B">
      <w:pPr>
        <w:pStyle w:val="Testocommento"/>
      </w:pPr>
      <w:r>
        <w:rPr>
          <w:rStyle w:val="Rimandocommento"/>
        </w:rPr>
        <w:annotationRef/>
      </w:r>
      <w:r>
        <w:t>Manca la persona qualificata</w:t>
      </w:r>
    </w:p>
    <w:p w:rsidR="00BA1379" w:rsidRDefault="00BA1379">
      <w:pPr>
        <w:pStyle w:val="Testocommento"/>
      </w:pPr>
    </w:p>
    <w:p w:rsidR="00BA1379" w:rsidRDefault="00BA1379">
      <w:pPr>
        <w:pStyle w:val="Testocommento"/>
      </w:pPr>
      <w:r>
        <w:t>FM: aggiunta specifica</w:t>
      </w:r>
    </w:p>
  </w:comment>
  <w:comment w:id="648" w:author="Gabriella.Vicidomini" w:date="2018-01-25T18:13:00Z" w:initials="G">
    <w:p w:rsidR="00F70D0B" w:rsidRDefault="00F70D0B">
      <w:pPr>
        <w:pStyle w:val="Testocommento"/>
      </w:pPr>
      <w:r>
        <w:rPr>
          <w:rStyle w:val="Rimandocommento"/>
        </w:rPr>
        <w:annotationRef/>
      </w:r>
      <w:r>
        <w:t xml:space="preserve">Read </w:t>
      </w:r>
      <w:proofErr w:type="spellStart"/>
      <w:r>
        <w:t>write</w:t>
      </w:r>
      <w:proofErr w:type="spellEnd"/>
      <w:r>
        <w:t>? Esplicitare le sigle per tutto il documento</w:t>
      </w:r>
    </w:p>
    <w:p w:rsidR="00EE3591" w:rsidRDefault="00EE3591">
      <w:pPr>
        <w:pStyle w:val="Testocommento"/>
      </w:pPr>
    </w:p>
    <w:p w:rsidR="00EE3591" w:rsidRDefault="00EE3591">
      <w:pPr>
        <w:pStyle w:val="Testocommento"/>
      </w:pPr>
      <w:r>
        <w:t>FM: fatto</w:t>
      </w:r>
    </w:p>
  </w:comment>
  <w:comment w:id="652" w:author="Gabriella.Vicidomini" w:date="2018-01-25T18:13:00Z" w:initials="G">
    <w:p w:rsidR="00EE3591" w:rsidRDefault="00EE3591" w:rsidP="00EE3591">
      <w:pPr>
        <w:pStyle w:val="Testocommento"/>
      </w:pPr>
      <w:r>
        <w:rPr>
          <w:rStyle w:val="Rimandocommento"/>
        </w:rPr>
        <w:annotationRef/>
      </w:r>
      <w:r>
        <w:t xml:space="preserve">Read </w:t>
      </w:r>
      <w:proofErr w:type="spellStart"/>
      <w:r>
        <w:t>write</w:t>
      </w:r>
      <w:proofErr w:type="spellEnd"/>
      <w:r>
        <w:t>? Esplicitare le sigle per tutto il documento</w:t>
      </w:r>
    </w:p>
    <w:p w:rsidR="00EE3591" w:rsidRDefault="00EE3591" w:rsidP="00EE3591">
      <w:pPr>
        <w:pStyle w:val="Testocommento"/>
      </w:pPr>
    </w:p>
    <w:p w:rsidR="00EE3591" w:rsidRDefault="00EE3591" w:rsidP="00EE3591">
      <w:pPr>
        <w:pStyle w:val="Testocommento"/>
      </w:pPr>
      <w:proofErr w:type="spellStart"/>
      <w:r>
        <w:t>Fm:fatto</w:t>
      </w:r>
      <w:proofErr w:type="spellEnd"/>
    </w:p>
  </w:comment>
  <w:comment w:id="659" w:author="Gabriella.Vicidomini" w:date="2018-01-22T18:31:00Z" w:initials="G">
    <w:p w:rsidR="00093EA6" w:rsidRDefault="00093EA6">
      <w:pPr>
        <w:pStyle w:val="Testocommento"/>
      </w:pPr>
      <w:r>
        <w:rPr>
          <w:rStyle w:val="Rimandocommento"/>
        </w:rPr>
        <w:annotationRef/>
      </w:r>
      <w:r>
        <w:t>Se il sito è AIFA, sarebbe meglio, per rispettare i rapporti gerarchici, far approvare prima il QP e poi l’</w:t>
      </w:r>
      <w:proofErr w:type="spellStart"/>
      <w:r>
        <w:t>Approver</w:t>
      </w:r>
      <w:proofErr w:type="spellEnd"/>
      <w:r>
        <w:t>, di solito Site manager.</w:t>
      </w:r>
    </w:p>
  </w:comment>
  <w:comment w:id="660" w:author="Thomas.PEROTTI" w:date="2018-01-22T09:08:00Z" w:initials="T">
    <w:p w:rsidR="00277E7A" w:rsidRDefault="00277E7A">
      <w:pPr>
        <w:pStyle w:val="Testocommento"/>
      </w:pPr>
      <w:r>
        <w:rPr>
          <w:rStyle w:val="Rimandocommento"/>
        </w:rPr>
        <w:annotationRef/>
      </w:r>
      <w:r>
        <w:t>Sostituire QUALITY con GMP</w:t>
      </w:r>
    </w:p>
  </w:comment>
  <w:comment w:id="665" w:author="Gabriella.Vicidomini" w:date="2018-01-25T18:15:00Z" w:initials="G">
    <w:p w:rsidR="00CB322C" w:rsidRDefault="00CB322C">
      <w:pPr>
        <w:pStyle w:val="Testocommento"/>
      </w:pPr>
      <w:r>
        <w:rPr>
          <w:rStyle w:val="Rimandocommento"/>
        </w:rPr>
        <w:annotationRef/>
      </w:r>
      <w:r>
        <w:t>E’ possibile avere il file che da evidenza di queste registrazioni? Tale file deve essere dispon</w:t>
      </w:r>
      <w:r w:rsidR="00B607D2">
        <w:t>i</w:t>
      </w:r>
      <w:r>
        <w:t>bile alla Persona Qualificata.</w:t>
      </w:r>
    </w:p>
    <w:p w:rsidR="00EE3591" w:rsidRDefault="00EE3591">
      <w:pPr>
        <w:pStyle w:val="Testocommento"/>
      </w:pPr>
    </w:p>
    <w:p w:rsidR="00EE3591" w:rsidRDefault="00EE3591">
      <w:pPr>
        <w:pStyle w:val="Testocommento"/>
      </w:pPr>
      <w:r>
        <w:t>FM: come indicato sopra per le informazioni di monitoraggio</w:t>
      </w:r>
    </w:p>
  </w:comment>
  <w:comment w:id="666" w:author="Gabriella.Vicidomini" w:date="2018-01-25T18:15:00Z" w:initials="G">
    <w:p w:rsidR="00CB322C" w:rsidRDefault="00CB322C" w:rsidP="00CB322C">
      <w:pPr>
        <w:pStyle w:val="Testocommento"/>
      </w:pPr>
      <w:r>
        <w:rPr>
          <w:rStyle w:val="Rimandocommento"/>
        </w:rPr>
        <w:annotationRef/>
      </w:r>
      <w:r>
        <w:t xml:space="preserve">E’ possibile avere il file che da evidenza di queste registrazioni? Tale file deve essere </w:t>
      </w:r>
      <w:proofErr w:type="spellStart"/>
      <w:r>
        <w:t>disponobile</w:t>
      </w:r>
      <w:proofErr w:type="spellEnd"/>
      <w:r>
        <w:t xml:space="preserve"> alla Persona Qualificata.</w:t>
      </w:r>
    </w:p>
    <w:p w:rsidR="00CB322C" w:rsidRDefault="00CB322C">
      <w:pPr>
        <w:pStyle w:val="Testocommento"/>
      </w:pPr>
    </w:p>
    <w:p w:rsidR="00EE3591" w:rsidRDefault="00EE3591">
      <w:pPr>
        <w:pStyle w:val="Testocommento"/>
      </w:pPr>
      <w:r>
        <w:t>FM: come indicato sopra per le informazioni di monitoraggio</w:t>
      </w:r>
    </w:p>
  </w:comment>
  <w:comment w:id="671" w:author="Gabriella.Vicidomini" w:date="2018-01-25T18:15:00Z" w:initials="G">
    <w:p w:rsidR="00D202F9" w:rsidRDefault="00D202F9">
      <w:pPr>
        <w:pStyle w:val="Testocommento"/>
      </w:pPr>
      <w:r>
        <w:rPr>
          <w:rStyle w:val="Rimandocommento"/>
        </w:rPr>
        <w:annotationRef/>
      </w:r>
      <w:r w:rsidR="00E016B3">
        <w:t>Secondo me questo paragrafo andrebbe messo in allegato.</w:t>
      </w:r>
    </w:p>
    <w:p w:rsidR="00EE3591" w:rsidRDefault="00EE3591">
      <w:pPr>
        <w:pStyle w:val="Testocommento"/>
      </w:pPr>
    </w:p>
    <w:p w:rsidR="00EE3591" w:rsidRDefault="00EE3591">
      <w:pPr>
        <w:pStyle w:val="Testocommento"/>
      </w:pPr>
      <w:r>
        <w:t>FM: commento non recepito</w:t>
      </w:r>
    </w:p>
  </w:comment>
  <w:comment w:id="674" w:author="Gabriella.Vicidomini" w:date="2018-01-22T14:17:00Z" w:initials="G">
    <w:p w:rsidR="0055070C" w:rsidRDefault="0055070C">
      <w:pPr>
        <w:pStyle w:val="Testocommento"/>
      </w:pPr>
      <w:r>
        <w:rPr>
          <w:rStyle w:val="Rimandocommento"/>
        </w:rPr>
        <w:annotationRef/>
      </w:r>
      <w:r>
        <w:t>Non fluente</w:t>
      </w:r>
      <w:r w:rsidR="00A21A27">
        <w:t xml:space="preserve">, farei verificare questa </w:t>
      </w:r>
      <w:proofErr w:type="spellStart"/>
      <w:r w:rsidR="00A21A27">
        <w:t>paret</w:t>
      </w:r>
      <w:proofErr w:type="spellEnd"/>
      <w:r w:rsidR="00A21A27">
        <w:t xml:space="preserve"> a</w:t>
      </w:r>
      <w:r w:rsidR="00E016B3">
        <w:t>gli affari legali.</w:t>
      </w:r>
    </w:p>
  </w:comment>
  <w:comment w:id="683" w:author="Gabriella.Vicidomini" w:date="2018-01-26T06:41:00Z" w:initials="G">
    <w:p w:rsidR="00A248BB" w:rsidRDefault="00A248BB" w:rsidP="00A248BB">
      <w:pPr>
        <w:pStyle w:val="Testocommento"/>
      </w:pPr>
      <w:r>
        <w:rPr>
          <w:rStyle w:val="Rimandocommento"/>
        </w:rPr>
        <w:annotationRef/>
      </w:r>
      <w:r>
        <w:t>Paragrafo molto teorico. Come Project realizza tutto questo? Esistono evidenze? Una procedura scritta adottata da Project?</w:t>
      </w:r>
    </w:p>
    <w:p w:rsidR="00A248BB" w:rsidRDefault="00A248BB" w:rsidP="00A248BB">
      <w:pPr>
        <w:pStyle w:val="Testocommento"/>
      </w:pPr>
    </w:p>
    <w:p w:rsidR="00A248BB" w:rsidRDefault="00A248BB" w:rsidP="00A248BB">
      <w:pPr>
        <w:pStyle w:val="Testocommento"/>
      </w:pPr>
      <w:r>
        <w:t>FM produrremo allegato con procedura tecnica seguita per una modifica</w:t>
      </w:r>
    </w:p>
  </w:comment>
  <w:comment w:id="700" w:author="Gabriella.Vicidomini" w:date="2018-01-22T14:18:00Z" w:initials="G">
    <w:p w:rsidR="0055070C" w:rsidRDefault="0055070C">
      <w:pPr>
        <w:pStyle w:val="Testocommento"/>
      </w:pPr>
      <w:r>
        <w:rPr>
          <w:rStyle w:val="Rimandocommento"/>
        </w:rPr>
        <w:annotationRef/>
      </w:r>
      <w:r>
        <w:t>refuso</w:t>
      </w:r>
    </w:p>
  </w:comment>
  <w:comment w:id="698" w:author="Gabriella.Vicidomini" w:date="2018-01-26T06:40:00Z" w:initials="G">
    <w:p w:rsidR="00D202F9" w:rsidRDefault="00D202F9">
      <w:pPr>
        <w:pStyle w:val="Testocommento"/>
      </w:pPr>
      <w:r>
        <w:rPr>
          <w:rStyle w:val="Rimandocommento"/>
        </w:rPr>
        <w:annotationRef/>
      </w:r>
      <w:r>
        <w:t>non pertinente, va nel SLA</w:t>
      </w:r>
    </w:p>
    <w:p w:rsidR="00A248BB" w:rsidRDefault="00A248BB">
      <w:pPr>
        <w:pStyle w:val="Testocommento"/>
      </w:pPr>
      <w:r>
        <w:t>FM: spostato in allegato</w:t>
      </w:r>
    </w:p>
  </w:comment>
  <w:comment w:id="716" w:author="Gabriella.Vicidomini" w:date="2018-01-25T18:21:00Z" w:initials="G">
    <w:p w:rsidR="009E5172" w:rsidRDefault="009E5172">
      <w:pPr>
        <w:pStyle w:val="Testocommento"/>
      </w:pPr>
      <w:r>
        <w:rPr>
          <w:rStyle w:val="Rimandocommento"/>
        </w:rPr>
        <w:annotationRef/>
      </w:r>
      <w:r>
        <w:t>Dove sono??</w:t>
      </w:r>
    </w:p>
    <w:p w:rsidR="00EE3591" w:rsidRDefault="00EE3591">
      <w:pPr>
        <w:pStyle w:val="Testocommento"/>
      </w:pPr>
    </w:p>
    <w:p w:rsidR="00EE3591" w:rsidRDefault="00EE3591">
      <w:pPr>
        <w:pStyle w:val="Testocommento"/>
      </w:pPr>
      <w:r>
        <w:t>FM: il contenuto è riportato negli SLA, i contratti di erogazione non sono ancora stati firmati ma saranno (come sempre) consegnati al referente/</w:t>
      </w:r>
      <w:proofErr w:type="spellStart"/>
      <w:r>
        <w:t>owner</w:t>
      </w:r>
      <w:proofErr w:type="spellEnd"/>
      <w:r>
        <w:t xml:space="preserve"> del progetto</w:t>
      </w:r>
    </w:p>
  </w:comment>
  <w:comment w:id="776" w:author="Gabriella.Vicidomini" w:date="2018-01-25T18:23:00Z" w:initials="G">
    <w:p w:rsidR="0055070C" w:rsidRDefault="0055070C">
      <w:pPr>
        <w:pStyle w:val="Testocommento"/>
      </w:pPr>
      <w:r>
        <w:rPr>
          <w:rStyle w:val="Rimandocommento"/>
        </w:rPr>
        <w:annotationRef/>
      </w:r>
      <w:r>
        <w:t>cosa sono?</w:t>
      </w:r>
    </w:p>
    <w:p w:rsidR="00EE3591" w:rsidRDefault="00EE3591">
      <w:pPr>
        <w:pStyle w:val="Testocommento"/>
      </w:pPr>
    </w:p>
    <w:p w:rsidR="00EE3591" w:rsidRDefault="00EE3591">
      <w:pPr>
        <w:pStyle w:val="Testocommento"/>
      </w:pPr>
      <w:r>
        <w:t>Fm: è il codice sviluppato da Project per realizzare l’applicazione</w:t>
      </w:r>
    </w:p>
  </w:comment>
  <w:comment w:id="808" w:author="Gabriella.Vicidomini" w:date="2018-01-22T14:23:00Z" w:initials="G">
    <w:p w:rsidR="0055070C" w:rsidRDefault="0055070C">
      <w:pPr>
        <w:pStyle w:val="Testocommento"/>
      </w:pPr>
      <w:r>
        <w:rPr>
          <w:rStyle w:val="Rimandocommento"/>
        </w:rPr>
        <w:annotationRef/>
      </w:r>
      <w:r>
        <w:t>refuso</w:t>
      </w:r>
    </w:p>
  </w:comment>
  <w:comment w:id="815" w:author="Gabriella.Vicidomini" w:date="2018-01-25T18:24:00Z" w:initials="G">
    <w:p w:rsidR="00D202F9" w:rsidRDefault="00D202F9">
      <w:pPr>
        <w:pStyle w:val="Testocommento"/>
      </w:pPr>
      <w:r>
        <w:rPr>
          <w:rStyle w:val="Rimandocommento"/>
        </w:rPr>
        <w:annotationRef/>
      </w:r>
      <w:r w:rsidR="00093EA6">
        <w:t xml:space="preserve">Paragrafo </w:t>
      </w:r>
      <w:r w:rsidR="00E016B3">
        <w:t>molto</w:t>
      </w:r>
      <w:r w:rsidR="008F5554">
        <w:t xml:space="preserve"> teorico</w:t>
      </w:r>
      <w:r w:rsidR="00E016B3">
        <w:t>. Come Project realizza tutto questo? Esistono evidenze? Una procedura scritta adottata da Project?</w:t>
      </w:r>
    </w:p>
    <w:p w:rsidR="00BE77F3" w:rsidRDefault="00BE77F3">
      <w:pPr>
        <w:pStyle w:val="Testocommento"/>
      </w:pPr>
    </w:p>
    <w:p w:rsidR="00BE77F3" w:rsidRDefault="00BE77F3">
      <w:pPr>
        <w:pStyle w:val="Testocommento"/>
      </w:pPr>
      <w:r>
        <w:t>FM produrremo allegato con procedura tecnica seguita per una modifica</w:t>
      </w:r>
    </w:p>
  </w:comment>
  <w:comment w:id="855" w:author="Gabriella.Vicidomini" w:date="2018-01-25T18:28:00Z" w:initials="G">
    <w:p w:rsidR="005F29F4" w:rsidRDefault="005F29F4">
      <w:pPr>
        <w:pStyle w:val="Testocommento"/>
      </w:pPr>
      <w:r>
        <w:rPr>
          <w:rStyle w:val="Rimandocommento"/>
        </w:rPr>
        <w:annotationRef/>
      </w:r>
      <w:r>
        <w:t>disponibile?</w:t>
      </w:r>
    </w:p>
    <w:p w:rsidR="00BE77F3" w:rsidRDefault="00BE77F3">
      <w:pPr>
        <w:pStyle w:val="Testocommento"/>
      </w:pPr>
    </w:p>
    <w:p w:rsidR="00BE77F3" w:rsidRDefault="00BE77F3">
      <w:pPr>
        <w:pStyle w:val="Testocommento"/>
      </w:pPr>
      <w:r>
        <w:t>FM: sì lo alleghiamo</w:t>
      </w:r>
    </w:p>
  </w:comment>
  <w:comment w:id="860" w:author="Gabriella.Vicidomini" w:date="2018-01-22T14:30:00Z" w:initials="G">
    <w:p w:rsidR="005F29F4" w:rsidRDefault="005F29F4">
      <w:pPr>
        <w:pStyle w:val="Testocommento"/>
      </w:pPr>
      <w:r>
        <w:rPr>
          <w:rStyle w:val="Rimandocommento"/>
        </w:rPr>
        <w:annotationRef/>
      </w:r>
      <w:r>
        <w:t>refuso</w:t>
      </w:r>
    </w:p>
  </w:comment>
  <w:comment w:id="867" w:author="Gabriella.Vicidomini" w:date="2018-01-25T18:29:00Z" w:initials="G">
    <w:p w:rsidR="005F29F4" w:rsidRDefault="005F29F4">
      <w:pPr>
        <w:pStyle w:val="Testocommento"/>
      </w:pPr>
      <w:r>
        <w:rPr>
          <w:rStyle w:val="Rimandocommento"/>
        </w:rPr>
        <w:annotationRef/>
      </w:r>
      <w:r>
        <w:t xml:space="preserve">descrizione molto tecnica che non consente di capire </w:t>
      </w:r>
      <w:r w:rsidR="00D202F9">
        <w:t>come di f</w:t>
      </w:r>
      <w:r w:rsidR="00E016B3">
        <w:t>atto si gestiscono le modifiche, è possibile affiancare una descrizione più semplice e magari degli esempi di modifica tramite schermate?</w:t>
      </w:r>
    </w:p>
    <w:p w:rsidR="00BE77F3" w:rsidRDefault="00BE77F3">
      <w:pPr>
        <w:pStyle w:val="Testocommento"/>
      </w:pPr>
    </w:p>
    <w:p w:rsidR="00BE77F3" w:rsidRDefault="00BE77F3">
      <w:pPr>
        <w:pStyle w:val="Testocommento"/>
      </w:pPr>
      <w:r>
        <w:t xml:space="preserve">FM: lo riportiamo nell’allegato di </w:t>
      </w:r>
      <w:proofErr w:type="spellStart"/>
      <w:r>
        <w:t>change</w:t>
      </w:r>
      <w:proofErr w:type="spellEnd"/>
      <w:r>
        <w:t xml:space="preserve"> management</w:t>
      </w:r>
    </w:p>
  </w:comment>
  <w:comment w:id="869" w:author="Gabriella.Vicidomini" w:date="2018-01-25T18:54:00Z" w:initials="G">
    <w:p w:rsidR="008F5554" w:rsidRDefault="008F5554">
      <w:pPr>
        <w:pStyle w:val="Testocommento"/>
      </w:pPr>
      <w:r>
        <w:rPr>
          <w:rStyle w:val="Rimandocommento"/>
        </w:rPr>
        <w:annotationRef/>
      </w:r>
      <w:r w:rsidR="00E016B3">
        <w:t>Teoria</w:t>
      </w:r>
    </w:p>
    <w:p w:rsidR="00045600" w:rsidRDefault="00045600">
      <w:pPr>
        <w:pStyle w:val="Testocommento"/>
      </w:pPr>
    </w:p>
    <w:p w:rsidR="00045600" w:rsidRDefault="00045600">
      <w:pPr>
        <w:pStyle w:val="Testocommento"/>
      </w:pPr>
      <w:r>
        <w:t>FM: sintetizzato</w:t>
      </w:r>
    </w:p>
  </w:comment>
  <w:comment w:id="874" w:author="Gabriella.Vicidomini" w:date="2018-01-25T23:02:00Z" w:initials="G">
    <w:p w:rsidR="008F5554" w:rsidRDefault="008F5554">
      <w:pPr>
        <w:pStyle w:val="Testocommento"/>
      </w:pPr>
      <w:r>
        <w:rPr>
          <w:rStyle w:val="Rimandocommento"/>
        </w:rPr>
        <w:annotationRef/>
      </w:r>
      <w:r>
        <w:t>Come Project realizza tutto questo?</w:t>
      </w:r>
      <w:r w:rsidR="00093EA6">
        <w:t xml:space="preserve"> Esistono evidenze? Una procedura scritta?</w:t>
      </w:r>
    </w:p>
    <w:p w:rsidR="00C03897" w:rsidRDefault="00C03897">
      <w:pPr>
        <w:pStyle w:val="Testocommento"/>
      </w:pPr>
    </w:p>
    <w:p w:rsidR="00C03897" w:rsidRDefault="00C03897">
      <w:pPr>
        <w:pStyle w:val="Testocommento"/>
      </w:pPr>
      <w:r>
        <w:t xml:space="preserve">FM: </w:t>
      </w:r>
      <w:proofErr w:type="spellStart"/>
      <w:r>
        <w:t>Prodiciamo</w:t>
      </w:r>
      <w:proofErr w:type="spellEnd"/>
      <w:r>
        <w:t xml:space="preserve"> allegato</w:t>
      </w:r>
    </w:p>
  </w:comment>
  <w:comment w:id="878" w:author="Gabriella.Vicidomini" w:date="2018-01-25T18:29:00Z" w:initials="G">
    <w:p w:rsidR="008F5554" w:rsidRDefault="008F5554">
      <w:pPr>
        <w:pStyle w:val="Testocommento"/>
      </w:pPr>
      <w:r>
        <w:rPr>
          <w:rStyle w:val="Rimandocommento"/>
        </w:rPr>
        <w:annotationRef/>
      </w:r>
      <w:r>
        <w:t>Quale appendice?</w:t>
      </w:r>
    </w:p>
    <w:p w:rsidR="00BE77F3" w:rsidRDefault="00BE77F3">
      <w:pPr>
        <w:pStyle w:val="Testocommento"/>
      </w:pPr>
    </w:p>
    <w:p w:rsidR="00BE77F3" w:rsidRDefault="00BE77F3">
      <w:pPr>
        <w:pStyle w:val="Testocommento"/>
      </w:pPr>
      <w:r>
        <w:t>FM: l’appendice della normativa</w:t>
      </w:r>
    </w:p>
  </w:comment>
  <w:comment w:id="883" w:author="Gabriella.Vicidomini" w:date="2018-01-25T18:30:00Z" w:initials="G">
    <w:p w:rsidR="008F5554" w:rsidRDefault="008F5554">
      <w:pPr>
        <w:pStyle w:val="Testocommento"/>
      </w:pPr>
      <w:r>
        <w:rPr>
          <w:rStyle w:val="Rimandocommento"/>
        </w:rPr>
        <w:annotationRef/>
      </w:r>
      <w:r>
        <w:t>E’ possibile acquisirli?</w:t>
      </w:r>
    </w:p>
    <w:p w:rsidR="00BE77F3" w:rsidRDefault="00BE77F3">
      <w:pPr>
        <w:pStyle w:val="Testocommento"/>
      </w:pPr>
    </w:p>
    <w:p w:rsidR="00BE77F3" w:rsidRDefault="00BE77F3">
      <w:pPr>
        <w:pStyle w:val="Testocommento"/>
      </w:pPr>
      <w:r>
        <w:t>FM: si è possibile produrre un esempio</w:t>
      </w:r>
    </w:p>
  </w:comment>
  <w:comment w:id="885" w:author="Gabriella.Vicidomini" w:date="2018-01-25T18:30:00Z" w:initials="G">
    <w:p w:rsidR="008F5554" w:rsidRDefault="008F5554">
      <w:pPr>
        <w:pStyle w:val="Testocommento"/>
      </w:pPr>
      <w:r>
        <w:rPr>
          <w:rStyle w:val="Rimandocommento"/>
        </w:rPr>
        <w:annotationRef/>
      </w:r>
      <w:r>
        <w:t>Sarebbe utile una spiegazione in parole povere del disegno qui sotto e della strategia.</w:t>
      </w:r>
    </w:p>
    <w:p w:rsidR="00BE77F3" w:rsidRDefault="00BE77F3">
      <w:pPr>
        <w:pStyle w:val="Testocommento"/>
      </w:pPr>
    </w:p>
    <w:p w:rsidR="00BE77F3" w:rsidRDefault="00BE77F3">
      <w:pPr>
        <w:pStyle w:val="Testocommento"/>
      </w:pPr>
      <w:r>
        <w:t>FM: fatto</w:t>
      </w:r>
    </w:p>
  </w:comment>
  <w:comment w:id="952" w:author="Gabriella.Vicidomini" w:date="2018-01-25T23:13:00Z" w:initials="G">
    <w:p w:rsidR="00EF122A" w:rsidRDefault="00EF122A">
      <w:pPr>
        <w:pStyle w:val="Testocommento"/>
      </w:pPr>
      <w:r>
        <w:rPr>
          <w:rStyle w:val="Rimandocommento"/>
        </w:rPr>
        <w:annotationRef/>
      </w:r>
      <w:r>
        <w:t>Che relazione esiste tra SUBVERSION e la metodologia SCRUM? E TRELLO?</w:t>
      </w:r>
    </w:p>
    <w:p w:rsidR="00C03897" w:rsidRDefault="00C03897">
      <w:pPr>
        <w:pStyle w:val="Testocommento"/>
      </w:pPr>
    </w:p>
    <w:p w:rsidR="00C03897" w:rsidRDefault="00C03897">
      <w:pPr>
        <w:pStyle w:val="Testocommento"/>
      </w:pPr>
      <w:r>
        <w:t xml:space="preserve">FM: La metodologia SCRUM si basa su una lavagna di avanzamento (TRELLO) e le variazioni devono essere </w:t>
      </w:r>
      <w:r w:rsidR="007F6FB5">
        <w:t>tracciate tramite SUBVERSION che riporta, per ogni variazione, le attività descritte in TRELLO</w:t>
      </w:r>
    </w:p>
  </w:comment>
  <w:comment w:id="955" w:author="Gabriella.Vicidomini" w:date="2018-01-22T14:54:00Z" w:initials="G">
    <w:p w:rsidR="008F5554" w:rsidRDefault="008F5554">
      <w:pPr>
        <w:pStyle w:val="Testocommento"/>
      </w:pPr>
      <w:r>
        <w:rPr>
          <w:rStyle w:val="Rimandocommento"/>
        </w:rPr>
        <w:annotationRef/>
      </w:r>
      <w:r>
        <w:t>refuso</w:t>
      </w:r>
    </w:p>
  </w:comment>
  <w:comment w:id="962" w:author="Gabriella.Vicidomini" w:date="2018-01-22T17:31:00Z" w:initials="G">
    <w:p w:rsidR="008F6218" w:rsidRDefault="008F6218">
      <w:pPr>
        <w:pStyle w:val="Testocommento"/>
      </w:pPr>
      <w:r>
        <w:rPr>
          <w:rStyle w:val="Rimandocommento"/>
        </w:rPr>
        <w:annotationRef/>
      </w:r>
      <w:r>
        <w:t>refuso</w:t>
      </w:r>
    </w:p>
  </w:comment>
  <w:comment w:id="968" w:author="Gabriella.Vicidomini" w:date="2018-01-22T17:36:00Z" w:initials="G">
    <w:p w:rsidR="008F6218" w:rsidRDefault="008F6218">
      <w:pPr>
        <w:pStyle w:val="Testocommento"/>
      </w:pPr>
      <w:r>
        <w:rPr>
          <w:rStyle w:val="Rimandocommento"/>
        </w:rPr>
        <w:annotationRef/>
      </w:r>
      <w:r>
        <w:t>E’ possibile citarli e collegarli alla pagina 7 e/o alla pag. 14?</w:t>
      </w:r>
    </w:p>
  </w:comment>
  <w:comment w:id="969" w:author="Gabriella.Vicidomini" w:date="2018-01-22T17:37:00Z" w:initials="G">
    <w:p w:rsidR="008F6218" w:rsidRDefault="008F6218">
      <w:pPr>
        <w:pStyle w:val="Testocommento"/>
      </w:pPr>
      <w:r>
        <w:rPr>
          <w:rStyle w:val="Rimandocommento"/>
        </w:rPr>
        <w:annotationRef/>
      </w:r>
      <w:r>
        <w:t>Che significa?</w:t>
      </w:r>
    </w:p>
  </w:comment>
  <w:comment w:id="973" w:author="Gabriella.Vicidomini" w:date="2018-01-22T17:38:00Z" w:initials="G">
    <w:p w:rsidR="008F6218" w:rsidRDefault="008F6218">
      <w:pPr>
        <w:pStyle w:val="Testocommento"/>
      </w:pPr>
      <w:r>
        <w:rPr>
          <w:rStyle w:val="Rimandocommento"/>
        </w:rPr>
        <w:annotationRef/>
      </w:r>
      <w:r>
        <w:t>refuso</w:t>
      </w:r>
    </w:p>
  </w:comment>
  <w:comment w:id="975" w:author="Gabriella.Vicidomini" w:date="2018-01-25T23:18:00Z" w:initials="G">
    <w:p w:rsidR="00760EDC" w:rsidRDefault="00760EDC">
      <w:pPr>
        <w:pStyle w:val="Testocommento"/>
      </w:pPr>
      <w:r>
        <w:rPr>
          <w:rStyle w:val="Rimandocommento"/>
        </w:rPr>
        <w:annotationRef/>
      </w:r>
      <w:r>
        <w:t>Project verifica che il back up sia leggibile e ripristinabile? Con che frequenza?</w:t>
      </w:r>
    </w:p>
    <w:p w:rsidR="0086061C" w:rsidRDefault="0086061C">
      <w:pPr>
        <w:pStyle w:val="Testocommento"/>
      </w:pPr>
    </w:p>
    <w:p w:rsidR="0086061C" w:rsidRDefault="0086061C">
      <w:pPr>
        <w:pStyle w:val="Testocommento"/>
      </w:pPr>
      <w:r>
        <w:t>FM: aggiunta specifica</w:t>
      </w:r>
    </w:p>
  </w:comment>
  <w:comment w:id="978" w:author="Gabriella.Vicidomini" w:date="2018-01-25T23:18:00Z" w:initials="G">
    <w:p w:rsidR="009B6744" w:rsidRDefault="009B6744">
      <w:pPr>
        <w:pStyle w:val="Testocommento"/>
      </w:pPr>
      <w:r>
        <w:rPr>
          <w:rStyle w:val="Rimandocommento"/>
        </w:rPr>
        <w:annotationRef/>
      </w:r>
      <w:r w:rsidR="0086061C">
        <w:t>R</w:t>
      </w:r>
      <w:r>
        <w:t>efuso</w:t>
      </w:r>
    </w:p>
    <w:p w:rsidR="0086061C" w:rsidRDefault="0086061C">
      <w:pPr>
        <w:pStyle w:val="Testocommento"/>
      </w:pPr>
    </w:p>
    <w:p w:rsidR="0086061C" w:rsidRDefault="0086061C">
      <w:pPr>
        <w:pStyle w:val="Testocommento"/>
      </w:pPr>
      <w:r>
        <w:t>FM: ????????</w:t>
      </w:r>
    </w:p>
  </w:comment>
  <w:comment w:id="981" w:author="Gabriella.Vicidomini" w:date="2018-01-22T18:09:00Z" w:initials="G">
    <w:p w:rsidR="00760EDC" w:rsidRDefault="00760EDC">
      <w:pPr>
        <w:pStyle w:val="Testocommento"/>
      </w:pPr>
      <w:r>
        <w:rPr>
          <w:rStyle w:val="Rimandocommento"/>
        </w:rPr>
        <w:annotationRef/>
      </w:r>
      <w:r>
        <w:t>on line o da remoto?</w:t>
      </w:r>
    </w:p>
  </w:comment>
  <w:comment w:id="982" w:author="Gabriella.Vicidomini" w:date="2018-01-22T18:10:00Z" w:initials="G">
    <w:p w:rsidR="00760EDC" w:rsidRDefault="00760EDC">
      <w:pPr>
        <w:pStyle w:val="Testocommento"/>
      </w:pPr>
      <w:r>
        <w:rPr>
          <w:rStyle w:val="Rimandocommento"/>
        </w:rPr>
        <w:annotationRef/>
      </w:r>
      <w:r>
        <w:t xml:space="preserve">Il back up on line è visualizzabile dall’utente? </w:t>
      </w:r>
    </w:p>
  </w:comment>
  <w:comment w:id="980" w:author="Gabriella.Vicidomini" w:date="2018-01-22T18:09:00Z" w:initials="G">
    <w:p w:rsidR="00760EDC" w:rsidRDefault="00760EDC">
      <w:pPr>
        <w:pStyle w:val="Testocommento"/>
      </w:pPr>
      <w:r>
        <w:rPr>
          <w:rStyle w:val="Rimandocommento"/>
        </w:rPr>
        <w:annotationRef/>
      </w:r>
      <w:r>
        <w:t>a pag.19 sono indicate informazioni differenti, quali valgono?</w:t>
      </w:r>
    </w:p>
  </w:comment>
  <w:comment w:id="983" w:author="Gabriella.Vicidomini" w:date="2018-01-22T18:07:00Z" w:initials="G">
    <w:p w:rsidR="00760EDC" w:rsidRDefault="00760EDC">
      <w:pPr>
        <w:pStyle w:val="Testocommento"/>
      </w:pPr>
      <w:r>
        <w:rPr>
          <w:rStyle w:val="Rimandocommento"/>
        </w:rPr>
        <w:annotationRef/>
      </w:r>
      <w:r>
        <w:t>ridondante</w:t>
      </w:r>
    </w:p>
  </w:comment>
  <w:comment w:id="984" w:author="Gabriella.Vicidomini" w:date="2018-01-22T18:05:00Z" w:initials="G">
    <w:p w:rsidR="00760EDC" w:rsidRDefault="00760EDC">
      <w:pPr>
        <w:pStyle w:val="Testocommento"/>
      </w:pPr>
      <w:r>
        <w:rPr>
          <w:rStyle w:val="Rimandocommento"/>
        </w:rPr>
        <w:annotationRef/>
      </w:r>
      <w:r>
        <w:t>con che frequenza?</w:t>
      </w:r>
    </w:p>
    <w:p w:rsidR="00760EDC" w:rsidRDefault="00760EDC">
      <w:pPr>
        <w:pStyle w:val="Testocommento"/>
      </w:pPr>
      <w:r>
        <w:t>E’ stata eseguita adesso? E’ stata registrata? Possiamo acquisire il documento?</w:t>
      </w:r>
    </w:p>
    <w:p w:rsidR="00093EA6" w:rsidRDefault="00093EA6">
      <w:pPr>
        <w:pStyle w:val="Testocommento"/>
      </w:pPr>
    </w:p>
    <w:p w:rsidR="00093EA6" w:rsidRDefault="00093EA6">
      <w:pPr>
        <w:pStyle w:val="Testocommento"/>
      </w:pPr>
      <w:r>
        <w:t>A mio avviso dovrebbero essere testate tutte le tipologie di back up sopracitate.</w:t>
      </w:r>
    </w:p>
  </w:comment>
  <w:comment w:id="987" w:author="Gabriella.Vicidomini" w:date="2018-01-22T18:05:00Z" w:initials="G">
    <w:p w:rsidR="00760EDC" w:rsidRDefault="00760EDC" w:rsidP="00760EDC">
      <w:pPr>
        <w:numPr>
          <w:ilvl w:val="3"/>
          <w:numId w:val="27"/>
        </w:numPr>
        <w:spacing w:line="360" w:lineRule="auto"/>
        <w:jc w:val="both"/>
        <w:rPr>
          <w:rFonts w:ascii="Calibri" w:hAnsi="Calibri"/>
        </w:rPr>
      </w:pPr>
      <w:r>
        <w:rPr>
          <w:rStyle w:val="Rimandocommento"/>
        </w:rPr>
        <w:annotationRef/>
      </w:r>
      <w:r>
        <w:rPr>
          <w:rFonts w:ascii="Calibri" w:hAnsi="Calibri"/>
        </w:rPr>
        <w:t>IL SISTEMA DEVE ESSERE POSTO OFFLINE per questo tipo di ripristino.</w:t>
      </w:r>
    </w:p>
    <w:p w:rsidR="00760EDC" w:rsidRDefault="00760EDC">
      <w:pPr>
        <w:pStyle w:val="Testocommento"/>
      </w:pP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4A61" w:rsidRDefault="00134A61">
      <w:r>
        <w:separator/>
      </w:r>
    </w:p>
  </w:endnote>
  <w:endnote w:type="continuationSeparator" w:id="0">
    <w:p w:rsidR="00134A61" w:rsidRDefault="00134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1A61" w:rsidRPr="00E20D74" w:rsidRDefault="00BE1A61" w:rsidP="00E95F39">
    <w:pPr>
      <w:pStyle w:val="Pidipagina"/>
      <w:tabs>
        <w:tab w:val="clear" w:pos="9638"/>
        <w:tab w:val="left" w:pos="9356"/>
      </w:tabs>
      <w:jc w:val="right"/>
      <w:rPr>
        <w:rFonts w:ascii="Arial" w:hAnsi="Arial"/>
        <w:b/>
        <w:color w:val="6092B1"/>
        <w:sz w:val="18"/>
        <w:szCs w:val="18"/>
      </w:rPr>
    </w:pPr>
    <w:r>
      <w:rPr>
        <w:sz w:val="18"/>
        <w:szCs w:val="18"/>
      </w:rPr>
      <w:tab/>
    </w:r>
    <w:r w:rsidRPr="00E20D74">
      <w:rPr>
        <w:rFonts w:ascii="Arial" w:hAnsi="Arial"/>
        <w:b/>
        <w:color w:val="6092B1"/>
        <w:sz w:val="18"/>
        <w:szCs w:val="18"/>
      </w:rPr>
      <w:t>Pag.</w:t>
    </w:r>
    <w:r w:rsidRPr="00E20D74">
      <w:rPr>
        <w:rStyle w:val="Numeropagina"/>
        <w:rFonts w:ascii="Arial" w:hAnsi="Arial"/>
        <w:b/>
        <w:color w:val="6092B1"/>
        <w:sz w:val="18"/>
        <w:szCs w:val="18"/>
      </w:rPr>
      <w:fldChar w:fldCharType="begin"/>
    </w:r>
    <w:r w:rsidRPr="00E20D74">
      <w:rPr>
        <w:rStyle w:val="Numeropagina"/>
        <w:rFonts w:ascii="Arial" w:hAnsi="Arial"/>
        <w:b/>
        <w:color w:val="6092B1"/>
        <w:sz w:val="18"/>
        <w:szCs w:val="18"/>
      </w:rPr>
      <w:instrText xml:space="preserve"> PAGE </w:instrText>
    </w:r>
    <w:r w:rsidRPr="00E20D74">
      <w:rPr>
        <w:rStyle w:val="Numeropagina"/>
        <w:rFonts w:ascii="Arial" w:hAnsi="Arial"/>
        <w:b/>
        <w:color w:val="6092B1"/>
        <w:sz w:val="18"/>
        <w:szCs w:val="18"/>
      </w:rPr>
      <w:fldChar w:fldCharType="separate"/>
    </w:r>
    <w:r w:rsidR="00147F66">
      <w:rPr>
        <w:rStyle w:val="Numeropagina"/>
        <w:rFonts w:ascii="Arial" w:hAnsi="Arial"/>
        <w:b/>
        <w:noProof/>
        <w:color w:val="6092B1"/>
        <w:sz w:val="18"/>
        <w:szCs w:val="18"/>
      </w:rPr>
      <w:t>3</w:t>
    </w:r>
    <w:r w:rsidRPr="00E20D74">
      <w:rPr>
        <w:rStyle w:val="Numeropagina"/>
        <w:rFonts w:ascii="Arial" w:hAnsi="Arial"/>
        <w:b/>
        <w:color w:val="6092B1"/>
        <w:sz w:val="18"/>
        <w:szCs w:val="18"/>
      </w:rPr>
      <w:fldChar w:fldCharType="end"/>
    </w:r>
  </w:p>
  <w:p w:rsidR="00BE1A61" w:rsidRDefault="00BE1A61" w:rsidP="00E95F39">
    <w:pPr>
      <w:pStyle w:val="Pidipagina"/>
    </w:pPr>
  </w:p>
  <w:p w:rsidR="00BE1A61" w:rsidRPr="004834E7" w:rsidRDefault="0061007D" w:rsidP="004834E7">
    <w:pPr>
      <w:pStyle w:val="Pidipagina"/>
    </w:pPr>
    <w:r>
      <w:rPr>
        <w:noProof/>
      </w:rPr>
      <w:drawing>
        <wp:inline distT="0" distB="0" distL="0" distR="0">
          <wp:extent cx="6334125" cy="393700"/>
          <wp:effectExtent l="0" t="0" r="9525" b="6350"/>
          <wp:docPr id="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34125" cy="393700"/>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4A61" w:rsidRDefault="00134A61">
      <w:r>
        <w:separator/>
      </w:r>
    </w:p>
  </w:footnote>
  <w:footnote w:type="continuationSeparator" w:id="0">
    <w:p w:rsidR="00134A61" w:rsidRDefault="00134A61">
      <w:r>
        <w:continuationSeparator/>
      </w:r>
    </w:p>
  </w:footnote>
  <w:footnote w:id="1">
    <w:p w:rsidR="00BA1379" w:rsidRPr="00627E5C" w:rsidRDefault="00BA1379" w:rsidP="00BA1379">
      <w:pPr>
        <w:numPr>
          <w:ilvl w:val="0"/>
          <w:numId w:val="10"/>
        </w:numPr>
        <w:spacing w:line="360" w:lineRule="auto"/>
        <w:rPr>
          <w:ins w:id="601" w:author="admin" w:date="2018-01-25T18:05:00Z"/>
          <w:rFonts w:ascii="Calibri" w:hAnsi="Calibri"/>
        </w:rPr>
      </w:pPr>
      <w:ins w:id="602" w:author="admin" w:date="2018-01-25T18:05:00Z">
        <w:r>
          <w:rPr>
            <w:rStyle w:val="Rimandonotaapidipagina"/>
          </w:rPr>
          <w:footnoteRef/>
        </w:r>
        <w:r>
          <w:t xml:space="preserve"> </w:t>
        </w:r>
        <w:r>
          <w:rPr>
            <w:rFonts w:ascii="Calibri" w:hAnsi="Calibri"/>
          </w:rPr>
          <w:t>per attaccante si intende l’elemento che opera la minaccia che può essere un azione malevola compiuta da un soggetto consapevole, ma anche un azione involontaria o un evento generato dall’ambiente ospitante l’applicazione</w:t>
        </w:r>
        <w:r>
          <w:rPr>
            <w:rStyle w:val="Rimandocommento"/>
          </w:rPr>
          <w:annotationRef/>
        </w:r>
      </w:ins>
    </w:p>
    <w:p w:rsidR="00BA1379" w:rsidRDefault="00BA1379">
      <w:pPr>
        <w:pStyle w:val="Testonotaapidipagina"/>
      </w:pPr>
    </w:p>
  </w:footnote>
  <w:footnote w:id="2">
    <w:p w:rsidR="00A248BB" w:rsidRDefault="00A248BB" w:rsidP="00A248BB">
      <w:pPr>
        <w:pStyle w:val="Testonotaapidipagina"/>
        <w:rPr>
          <w:ins w:id="688" w:author="admin" w:date="2018-01-26T06:45:00Z"/>
        </w:rPr>
      </w:pPr>
      <w:ins w:id="689" w:author="admin" w:date="2018-01-26T06:45:00Z">
        <w:r>
          <w:rPr>
            <w:rStyle w:val="Rimandonotaapidipagina"/>
          </w:rPr>
          <w:footnoteRef/>
        </w:r>
        <w:r>
          <w:t xml:space="preserve"> Nell’allegato A2 viene riportato un esempio di CHANGE con il suo ciclo di vita gestito in conformità con lo standard indicato.</w:t>
        </w:r>
      </w:ins>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1A61" w:rsidRDefault="0061007D">
    <w:pPr>
      <w:pStyle w:val="Intestazione"/>
    </w:pPr>
    <w:r>
      <w:rPr>
        <w:noProof/>
        <w:lang w:val="it-IT" w:eastAsia="it-IT"/>
      </w:rPr>
      <w:drawing>
        <wp:inline distT="0" distB="0" distL="0" distR="0">
          <wp:extent cx="6334125" cy="788035"/>
          <wp:effectExtent l="0" t="0" r="9525"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34125" cy="788035"/>
                  </a:xfrm>
                  <a:prstGeom prst="rect">
                    <a:avLst/>
                  </a:prstGeom>
                  <a:noFill/>
                  <a:ln>
                    <a:noFill/>
                  </a:ln>
                </pic:spPr>
              </pic:pic>
            </a:graphicData>
          </a:graphic>
        </wp:inline>
      </w:drawing>
    </w:r>
    <w:r w:rsidR="00BE1A61">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30D98"/>
    <w:multiLevelType w:val="hybridMultilevel"/>
    <w:tmpl w:val="2F4CC1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5F2533B"/>
    <w:multiLevelType w:val="hybridMultilevel"/>
    <w:tmpl w:val="0D3CFBE2"/>
    <w:lvl w:ilvl="0" w:tplc="BC34AD98">
      <w:numFmt w:val="bullet"/>
      <w:lvlText w:val="-"/>
      <w:lvlJc w:val="left"/>
      <w:pPr>
        <w:ind w:left="1068" w:hanging="360"/>
      </w:pPr>
      <w:rPr>
        <w:rFonts w:ascii="Calibri" w:eastAsia="Calibri" w:hAnsi="Calibri" w:cs="Calibri" w:hint="default"/>
      </w:rPr>
    </w:lvl>
    <w:lvl w:ilvl="1" w:tplc="04100003">
      <w:start w:val="1"/>
      <w:numFmt w:val="bullet"/>
      <w:lvlText w:val="o"/>
      <w:lvlJc w:val="left"/>
      <w:pPr>
        <w:ind w:left="1788" w:hanging="360"/>
      </w:pPr>
      <w:rPr>
        <w:rFonts w:ascii="Courier New" w:hAnsi="Courier New" w:cs="Courier New" w:hint="default"/>
      </w:rPr>
    </w:lvl>
    <w:lvl w:ilvl="2" w:tplc="04100005">
      <w:start w:val="1"/>
      <w:numFmt w:val="bullet"/>
      <w:lvlText w:val=""/>
      <w:lvlJc w:val="left"/>
      <w:pPr>
        <w:ind w:left="2508" w:hanging="360"/>
      </w:pPr>
      <w:rPr>
        <w:rFonts w:ascii="Wingdings" w:hAnsi="Wingdings" w:hint="default"/>
      </w:rPr>
    </w:lvl>
    <w:lvl w:ilvl="3" w:tplc="04100001">
      <w:start w:val="1"/>
      <w:numFmt w:val="bullet"/>
      <w:lvlText w:val=""/>
      <w:lvlJc w:val="left"/>
      <w:pPr>
        <w:ind w:left="3228" w:hanging="360"/>
      </w:pPr>
      <w:rPr>
        <w:rFonts w:ascii="Symbol" w:hAnsi="Symbol" w:hint="default"/>
      </w:rPr>
    </w:lvl>
    <w:lvl w:ilvl="4" w:tplc="04100003">
      <w:start w:val="1"/>
      <w:numFmt w:val="bullet"/>
      <w:lvlText w:val="o"/>
      <w:lvlJc w:val="left"/>
      <w:pPr>
        <w:ind w:left="3948" w:hanging="360"/>
      </w:pPr>
      <w:rPr>
        <w:rFonts w:ascii="Courier New" w:hAnsi="Courier New" w:cs="Courier New" w:hint="default"/>
      </w:rPr>
    </w:lvl>
    <w:lvl w:ilvl="5" w:tplc="04100005">
      <w:start w:val="1"/>
      <w:numFmt w:val="bullet"/>
      <w:lvlText w:val=""/>
      <w:lvlJc w:val="left"/>
      <w:pPr>
        <w:ind w:left="4668" w:hanging="360"/>
      </w:pPr>
      <w:rPr>
        <w:rFonts w:ascii="Wingdings" w:hAnsi="Wingdings" w:hint="default"/>
      </w:rPr>
    </w:lvl>
    <w:lvl w:ilvl="6" w:tplc="04100001">
      <w:start w:val="1"/>
      <w:numFmt w:val="bullet"/>
      <w:lvlText w:val=""/>
      <w:lvlJc w:val="left"/>
      <w:pPr>
        <w:ind w:left="5388" w:hanging="360"/>
      </w:pPr>
      <w:rPr>
        <w:rFonts w:ascii="Symbol" w:hAnsi="Symbol" w:hint="default"/>
      </w:rPr>
    </w:lvl>
    <w:lvl w:ilvl="7" w:tplc="04100003">
      <w:start w:val="1"/>
      <w:numFmt w:val="bullet"/>
      <w:lvlText w:val="o"/>
      <w:lvlJc w:val="left"/>
      <w:pPr>
        <w:ind w:left="6108" w:hanging="360"/>
      </w:pPr>
      <w:rPr>
        <w:rFonts w:ascii="Courier New" w:hAnsi="Courier New" w:cs="Courier New" w:hint="default"/>
      </w:rPr>
    </w:lvl>
    <w:lvl w:ilvl="8" w:tplc="04100005">
      <w:start w:val="1"/>
      <w:numFmt w:val="bullet"/>
      <w:lvlText w:val=""/>
      <w:lvlJc w:val="left"/>
      <w:pPr>
        <w:ind w:left="6828" w:hanging="360"/>
      </w:pPr>
      <w:rPr>
        <w:rFonts w:ascii="Wingdings" w:hAnsi="Wingdings" w:hint="default"/>
      </w:rPr>
    </w:lvl>
  </w:abstractNum>
  <w:abstractNum w:abstractNumId="2">
    <w:nsid w:val="06842EE4"/>
    <w:multiLevelType w:val="hybridMultilevel"/>
    <w:tmpl w:val="3ABA6C08"/>
    <w:lvl w:ilvl="0" w:tplc="CCF0B434">
      <w:start w:val="3"/>
      <w:numFmt w:val="bullet"/>
      <w:lvlText w:val="•"/>
      <w:lvlJc w:val="left"/>
      <w:pPr>
        <w:ind w:left="1778" w:hanging="360"/>
      </w:pPr>
      <w:rPr>
        <w:rFonts w:ascii="Calibri" w:eastAsia="Times New Roman" w:hAnsi="Calibri"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nsid w:val="09361A82"/>
    <w:multiLevelType w:val="hybridMultilevel"/>
    <w:tmpl w:val="69AAF7D6"/>
    <w:lvl w:ilvl="0" w:tplc="04100001">
      <w:start w:val="1"/>
      <w:numFmt w:val="bullet"/>
      <w:lvlText w:val=""/>
      <w:lvlJc w:val="left"/>
      <w:pPr>
        <w:ind w:left="1778" w:hanging="360"/>
      </w:pPr>
      <w:rPr>
        <w:rFonts w:ascii="Symbol" w:hAnsi="Symbol" w:hint="default"/>
      </w:rPr>
    </w:lvl>
    <w:lvl w:ilvl="1" w:tplc="04100003" w:tentative="1">
      <w:start w:val="1"/>
      <w:numFmt w:val="bullet"/>
      <w:lvlText w:val="o"/>
      <w:lvlJc w:val="left"/>
      <w:pPr>
        <w:ind w:left="2498" w:hanging="360"/>
      </w:pPr>
      <w:rPr>
        <w:rFonts w:ascii="Courier New" w:hAnsi="Courier New" w:cs="Courier New" w:hint="default"/>
      </w:rPr>
    </w:lvl>
    <w:lvl w:ilvl="2" w:tplc="04100005" w:tentative="1">
      <w:start w:val="1"/>
      <w:numFmt w:val="bullet"/>
      <w:lvlText w:val=""/>
      <w:lvlJc w:val="left"/>
      <w:pPr>
        <w:ind w:left="3218" w:hanging="360"/>
      </w:pPr>
      <w:rPr>
        <w:rFonts w:ascii="Wingdings" w:hAnsi="Wingdings" w:hint="default"/>
      </w:rPr>
    </w:lvl>
    <w:lvl w:ilvl="3" w:tplc="04100001" w:tentative="1">
      <w:start w:val="1"/>
      <w:numFmt w:val="bullet"/>
      <w:lvlText w:val=""/>
      <w:lvlJc w:val="left"/>
      <w:pPr>
        <w:ind w:left="3938" w:hanging="360"/>
      </w:pPr>
      <w:rPr>
        <w:rFonts w:ascii="Symbol" w:hAnsi="Symbol" w:hint="default"/>
      </w:rPr>
    </w:lvl>
    <w:lvl w:ilvl="4" w:tplc="04100003" w:tentative="1">
      <w:start w:val="1"/>
      <w:numFmt w:val="bullet"/>
      <w:lvlText w:val="o"/>
      <w:lvlJc w:val="left"/>
      <w:pPr>
        <w:ind w:left="4658" w:hanging="360"/>
      </w:pPr>
      <w:rPr>
        <w:rFonts w:ascii="Courier New" w:hAnsi="Courier New" w:cs="Courier New" w:hint="default"/>
      </w:rPr>
    </w:lvl>
    <w:lvl w:ilvl="5" w:tplc="04100005" w:tentative="1">
      <w:start w:val="1"/>
      <w:numFmt w:val="bullet"/>
      <w:lvlText w:val=""/>
      <w:lvlJc w:val="left"/>
      <w:pPr>
        <w:ind w:left="5378" w:hanging="360"/>
      </w:pPr>
      <w:rPr>
        <w:rFonts w:ascii="Wingdings" w:hAnsi="Wingdings" w:hint="default"/>
      </w:rPr>
    </w:lvl>
    <w:lvl w:ilvl="6" w:tplc="04100001" w:tentative="1">
      <w:start w:val="1"/>
      <w:numFmt w:val="bullet"/>
      <w:lvlText w:val=""/>
      <w:lvlJc w:val="left"/>
      <w:pPr>
        <w:ind w:left="6098" w:hanging="360"/>
      </w:pPr>
      <w:rPr>
        <w:rFonts w:ascii="Symbol" w:hAnsi="Symbol" w:hint="default"/>
      </w:rPr>
    </w:lvl>
    <w:lvl w:ilvl="7" w:tplc="04100003" w:tentative="1">
      <w:start w:val="1"/>
      <w:numFmt w:val="bullet"/>
      <w:lvlText w:val="o"/>
      <w:lvlJc w:val="left"/>
      <w:pPr>
        <w:ind w:left="6818" w:hanging="360"/>
      </w:pPr>
      <w:rPr>
        <w:rFonts w:ascii="Courier New" w:hAnsi="Courier New" w:cs="Courier New" w:hint="default"/>
      </w:rPr>
    </w:lvl>
    <w:lvl w:ilvl="8" w:tplc="04100005" w:tentative="1">
      <w:start w:val="1"/>
      <w:numFmt w:val="bullet"/>
      <w:lvlText w:val=""/>
      <w:lvlJc w:val="left"/>
      <w:pPr>
        <w:ind w:left="7538" w:hanging="360"/>
      </w:pPr>
      <w:rPr>
        <w:rFonts w:ascii="Wingdings" w:hAnsi="Wingdings" w:hint="default"/>
      </w:rPr>
    </w:lvl>
  </w:abstractNum>
  <w:abstractNum w:abstractNumId="4">
    <w:nsid w:val="0A48172F"/>
    <w:multiLevelType w:val="hybridMultilevel"/>
    <w:tmpl w:val="14F660C2"/>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5">
    <w:nsid w:val="11052ABC"/>
    <w:multiLevelType w:val="hybridMultilevel"/>
    <w:tmpl w:val="1256BB0A"/>
    <w:lvl w:ilvl="0" w:tplc="04100001">
      <w:start w:val="1"/>
      <w:numFmt w:val="bullet"/>
      <w:lvlText w:val=""/>
      <w:lvlJc w:val="left"/>
      <w:pPr>
        <w:ind w:left="1428" w:hanging="360"/>
      </w:pPr>
      <w:rPr>
        <w:rFonts w:ascii="Symbol" w:hAnsi="Symbol" w:hint="default"/>
      </w:rPr>
    </w:lvl>
    <w:lvl w:ilvl="1" w:tplc="04100003">
      <w:start w:val="1"/>
      <w:numFmt w:val="bullet"/>
      <w:lvlText w:val="o"/>
      <w:lvlJc w:val="left"/>
      <w:pPr>
        <w:ind w:left="2148" w:hanging="360"/>
      </w:pPr>
      <w:rPr>
        <w:rFonts w:ascii="Courier New" w:hAnsi="Courier New" w:cs="Courier New" w:hint="default"/>
      </w:rPr>
    </w:lvl>
    <w:lvl w:ilvl="2" w:tplc="04100005">
      <w:start w:val="1"/>
      <w:numFmt w:val="bullet"/>
      <w:lvlText w:val=""/>
      <w:lvlJc w:val="left"/>
      <w:pPr>
        <w:ind w:left="2868" w:hanging="360"/>
      </w:pPr>
      <w:rPr>
        <w:rFonts w:ascii="Wingdings" w:hAnsi="Wingdings" w:hint="default"/>
      </w:rPr>
    </w:lvl>
    <w:lvl w:ilvl="3" w:tplc="04100001">
      <w:start w:val="1"/>
      <w:numFmt w:val="bullet"/>
      <w:lvlText w:val=""/>
      <w:lvlJc w:val="left"/>
      <w:pPr>
        <w:ind w:left="3588" w:hanging="360"/>
      </w:pPr>
      <w:rPr>
        <w:rFonts w:ascii="Symbol" w:hAnsi="Symbol" w:hint="default"/>
      </w:rPr>
    </w:lvl>
    <w:lvl w:ilvl="4" w:tplc="271CCBBE">
      <w:start w:val="3"/>
      <w:numFmt w:val="bullet"/>
      <w:lvlText w:val="-"/>
      <w:lvlJc w:val="left"/>
      <w:pPr>
        <w:ind w:left="4308" w:hanging="360"/>
      </w:pPr>
      <w:rPr>
        <w:rFonts w:ascii="Calibri" w:eastAsia="Times New Roman" w:hAnsi="Calibri" w:cs="Times New Roman"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6">
    <w:nsid w:val="1CAF19FC"/>
    <w:multiLevelType w:val="hybridMultilevel"/>
    <w:tmpl w:val="176A7C8C"/>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7">
    <w:nsid w:val="227D3C19"/>
    <w:multiLevelType w:val="hybridMultilevel"/>
    <w:tmpl w:val="C4080D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nsid w:val="2493442E"/>
    <w:multiLevelType w:val="multilevel"/>
    <w:tmpl w:val="D17619BC"/>
    <w:lvl w:ilvl="0">
      <w:start w:val="1"/>
      <w:numFmt w:val="decimal"/>
      <w:pStyle w:val="Titolo2Mio"/>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9">
    <w:nsid w:val="2BAB0369"/>
    <w:multiLevelType w:val="multilevel"/>
    <w:tmpl w:val="2694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C3A76FC"/>
    <w:multiLevelType w:val="hybridMultilevel"/>
    <w:tmpl w:val="E32495A4"/>
    <w:lvl w:ilvl="0" w:tplc="CCF0B434">
      <w:start w:val="3"/>
      <w:numFmt w:val="bullet"/>
      <w:lvlText w:val="•"/>
      <w:lvlJc w:val="left"/>
      <w:pPr>
        <w:ind w:left="1778" w:hanging="360"/>
      </w:pPr>
      <w:rPr>
        <w:rFonts w:ascii="Calibri" w:eastAsia="Times New Roman" w:hAnsi="Calibri"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2B03B21"/>
    <w:multiLevelType w:val="hybridMultilevel"/>
    <w:tmpl w:val="5E0C623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nsid w:val="373520CD"/>
    <w:multiLevelType w:val="hybridMultilevel"/>
    <w:tmpl w:val="1F2A09B6"/>
    <w:lvl w:ilvl="0" w:tplc="CCF0B434">
      <w:start w:val="3"/>
      <w:numFmt w:val="bullet"/>
      <w:lvlText w:val="•"/>
      <w:lvlJc w:val="left"/>
      <w:pPr>
        <w:ind w:left="1778" w:hanging="360"/>
      </w:pPr>
      <w:rPr>
        <w:rFonts w:ascii="Calibri" w:eastAsia="Times New Roman" w:hAnsi="Calibri"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382E7F40"/>
    <w:multiLevelType w:val="hybridMultilevel"/>
    <w:tmpl w:val="3A9CC8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4C56548C"/>
    <w:multiLevelType w:val="hybridMultilevel"/>
    <w:tmpl w:val="05B2DFCE"/>
    <w:lvl w:ilvl="0" w:tplc="CCF0B434">
      <w:start w:val="3"/>
      <w:numFmt w:val="bullet"/>
      <w:lvlText w:val="•"/>
      <w:lvlJc w:val="left"/>
      <w:pPr>
        <w:ind w:left="1778" w:hanging="360"/>
      </w:pPr>
      <w:rPr>
        <w:rFonts w:ascii="Calibri" w:eastAsia="Times New Roman" w:hAnsi="Calibri"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4EFB4568"/>
    <w:multiLevelType w:val="hybridMultilevel"/>
    <w:tmpl w:val="4042B352"/>
    <w:lvl w:ilvl="0" w:tplc="CCF0B434">
      <w:start w:val="3"/>
      <w:numFmt w:val="bullet"/>
      <w:lvlText w:val="•"/>
      <w:lvlJc w:val="left"/>
      <w:pPr>
        <w:ind w:left="1778" w:hanging="360"/>
      </w:pPr>
      <w:rPr>
        <w:rFonts w:ascii="Calibri" w:eastAsia="Times New Roman" w:hAnsi="Calibri"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nsid w:val="5251336A"/>
    <w:multiLevelType w:val="hybridMultilevel"/>
    <w:tmpl w:val="8C46E2E0"/>
    <w:lvl w:ilvl="0" w:tplc="E6E8093C">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nsid w:val="52BB25DD"/>
    <w:multiLevelType w:val="hybridMultilevel"/>
    <w:tmpl w:val="D34CC2CA"/>
    <w:lvl w:ilvl="0" w:tplc="04100015">
      <w:start w:val="1"/>
      <w:numFmt w:val="upp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nsid w:val="5A425AEA"/>
    <w:multiLevelType w:val="hybridMultilevel"/>
    <w:tmpl w:val="0D5833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62B32720"/>
    <w:multiLevelType w:val="hybridMultilevel"/>
    <w:tmpl w:val="44060374"/>
    <w:lvl w:ilvl="0" w:tplc="04100001">
      <w:start w:val="1"/>
      <w:numFmt w:val="bullet"/>
      <w:lvlText w:val=""/>
      <w:lvlJc w:val="left"/>
      <w:pPr>
        <w:ind w:left="1428" w:hanging="360"/>
      </w:pPr>
      <w:rPr>
        <w:rFonts w:ascii="Symbol" w:hAnsi="Symbol" w:hint="default"/>
      </w:rPr>
    </w:lvl>
    <w:lvl w:ilvl="1" w:tplc="04100003">
      <w:start w:val="1"/>
      <w:numFmt w:val="bullet"/>
      <w:lvlText w:val="o"/>
      <w:lvlJc w:val="left"/>
      <w:pPr>
        <w:ind w:left="2148" w:hanging="360"/>
      </w:pPr>
      <w:rPr>
        <w:rFonts w:ascii="Courier New" w:hAnsi="Courier New" w:cs="Courier New" w:hint="default"/>
      </w:rPr>
    </w:lvl>
    <w:lvl w:ilvl="2" w:tplc="04100005">
      <w:start w:val="1"/>
      <w:numFmt w:val="bullet"/>
      <w:lvlText w:val=""/>
      <w:lvlJc w:val="left"/>
      <w:pPr>
        <w:ind w:left="2868" w:hanging="360"/>
      </w:pPr>
      <w:rPr>
        <w:rFonts w:ascii="Wingdings" w:hAnsi="Wingdings" w:hint="default"/>
      </w:rPr>
    </w:lvl>
    <w:lvl w:ilvl="3" w:tplc="04100003">
      <w:start w:val="1"/>
      <w:numFmt w:val="bullet"/>
      <w:lvlText w:val="o"/>
      <w:lvlJc w:val="left"/>
      <w:pPr>
        <w:ind w:left="3588" w:hanging="360"/>
      </w:pPr>
      <w:rPr>
        <w:rFonts w:ascii="Courier New" w:hAnsi="Courier New" w:cs="Courier New"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20">
    <w:nsid w:val="64D34AF5"/>
    <w:multiLevelType w:val="hybridMultilevel"/>
    <w:tmpl w:val="A8A2E14C"/>
    <w:lvl w:ilvl="0" w:tplc="CCF0B434">
      <w:start w:val="3"/>
      <w:numFmt w:val="bullet"/>
      <w:lvlText w:val="•"/>
      <w:lvlJc w:val="left"/>
      <w:pPr>
        <w:ind w:left="1778" w:hanging="360"/>
      </w:pPr>
      <w:rPr>
        <w:rFonts w:ascii="Calibri" w:eastAsia="Times New Roman" w:hAnsi="Calibri"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67E511CF"/>
    <w:multiLevelType w:val="hybridMultilevel"/>
    <w:tmpl w:val="CDC0E6EE"/>
    <w:lvl w:ilvl="0" w:tplc="FFFFFFFF">
      <w:start w:val="1"/>
      <w:numFmt w:val="bullet"/>
      <w:pStyle w:val="Titolo6"/>
      <w:lvlText w:val=""/>
      <w:lvlJc w:val="left"/>
      <w:pPr>
        <w:tabs>
          <w:tab w:val="num" w:pos="1800"/>
        </w:tabs>
        <w:ind w:left="1800" w:hanging="360"/>
      </w:pPr>
      <w:rPr>
        <w:rFonts w:ascii="Wingdings" w:hAnsi="Wingdings" w:hint="default"/>
      </w:rPr>
    </w:lvl>
    <w:lvl w:ilvl="1" w:tplc="FFFFFFFF" w:tentative="1">
      <w:start w:val="1"/>
      <w:numFmt w:val="bullet"/>
      <w:lvlText w:val="o"/>
      <w:lvlJc w:val="left"/>
      <w:pPr>
        <w:tabs>
          <w:tab w:val="num" w:pos="2520"/>
        </w:tabs>
        <w:ind w:left="2520" w:hanging="360"/>
      </w:pPr>
      <w:rPr>
        <w:rFonts w:ascii="Courier New" w:hAnsi="Courier New"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22">
    <w:nsid w:val="6F7E03A6"/>
    <w:multiLevelType w:val="hybridMultilevel"/>
    <w:tmpl w:val="532C1A04"/>
    <w:lvl w:ilvl="0" w:tplc="CCF0B434">
      <w:start w:val="3"/>
      <w:numFmt w:val="bullet"/>
      <w:lvlText w:val="•"/>
      <w:lvlJc w:val="left"/>
      <w:pPr>
        <w:ind w:left="1778" w:hanging="360"/>
      </w:pPr>
      <w:rPr>
        <w:rFonts w:ascii="Calibri" w:eastAsia="Times New Roman" w:hAnsi="Calibri"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nsid w:val="7040121E"/>
    <w:multiLevelType w:val="hybridMultilevel"/>
    <w:tmpl w:val="CC3216DE"/>
    <w:lvl w:ilvl="0" w:tplc="CCF0B434">
      <w:start w:val="3"/>
      <w:numFmt w:val="bullet"/>
      <w:lvlText w:val="•"/>
      <w:lvlJc w:val="left"/>
      <w:pPr>
        <w:ind w:left="1778" w:hanging="360"/>
      </w:pPr>
      <w:rPr>
        <w:rFonts w:ascii="Calibri" w:eastAsia="Times New Roman" w:hAnsi="Calibri" w:cs="Times New Roman" w:hint="default"/>
      </w:rPr>
    </w:lvl>
    <w:lvl w:ilvl="1" w:tplc="04100003" w:tentative="1">
      <w:start w:val="1"/>
      <w:numFmt w:val="bullet"/>
      <w:lvlText w:val="o"/>
      <w:lvlJc w:val="left"/>
      <w:pPr>
        <w:ind w:left="2498" w:hanging="360"/>
      </w:pPr>
      <w:rPr>
        <w:rFonts w:ascii="Courier New" w:hAnsi="Courier New" w:cs="Courier New" w:hint="default"/>
      </w:rPr>
    </w:lvl>
    <w:lvl w:ilvl="2" w:tplc="04100005" w:tentative="1">
      <w:start w:val="1"/>
      <w:numFmt w:val="bullet"/>
      <w:lvlText w:val=""/>
      <w:lvlJc w:val="left"/>
      <w:pPr>
        <w:ind w:left="3218" w:hanging="360"/>
      </w:pPr>
      <w:rPr>
        <w:rFonts w:ascii="Wingdings" w:hAnsi="Wingdings" w:hint="default"/>
      </w:rPr>
    </w:lvl>
    <w:lvl w:ilvl="3" w:tplc="04100001" w:tentative="1">
      <w:start w:val="1"/>
      <w:numFmt w:val="bullet"/>
      <w:lvlText w:val=""/>
      <w:lvlJc w:val="left"/>
      <w:pPr>
        <w:ind w:left="3938" w:hanging="360"/>
      </w:pPr>
      <w:rPr>
        <w:rFonts w:ascii="Symbol" w:hAnsi="Symbol" w:hint="default"/>
      </w:rPr>
    </w:lvl>
    <w:lvl w:ilvl="4" w:tplc="04100003" w:tentative="1">
      <w:start w:val="1"/>
      <w:numFmt w:val="bullet"/>
      <w:lvlText w:val="o"/>
      <w:lvlJc w:val="left"/>
      <w:pPr>
        <w:ind w:left="4658" w:hanging="360"/>
      </w:pPr>
      <w:rPr>
        <w:rFonts w:ascii="Courier New" w:hAnsi="Courier New" w:cs="Courier New" w:hint="default"/>
      </w:rPr>
    </w:lvl>
    <w:lvl w:ilvl="5" w:tplc="04100005" w:tentative="1">
      <w:start w:val="1"/>
      <w:numFmt w:val="bullet"/>
      <w:lvlText w:val=""/>
      <w:lvlJc w:val="left"/>
      <w:pPr>
        <w:ind w:left="5378" w:hanging="360"/>
      </w:pPr>
      <w:rPr>
        <w:rFonts w:ascii="Wingdings" w:hAnsi="Wingdings" w:hint="default"/>
      </w:rPr>
    </w:lvl>
    <w:lvl w:ilvl="6" w:tplc="04100001" w:tentative="1">
      <w:start w:val="1"/>
      <w:numFmt w:val="bullet"/>
      <w:lvlText w:val=""/>
      <w:lvlJc w:val="left"/>
      <w:pPr>
        <w:ind w:left="6098" w:hanging="360"/>
      </w:pPr>
      <w:rPr>
        <w:rFonts w:ascii="Symbol" w:hAnsi="Symbol" w:hint="default"/>
      </w:rPr>
    </w:lvl>
    <w:lvl w:ilvl="7" w:tplc="04100003" w:tentative="1">
      <w:start w:val="1"/>
      <w:numFmt w:val="bullet"/>
      <w:lvlText w:val="o"/>
      <w:lvlJc w:val="left"/>
      <w:pPr>
        <w:ind w:left="6818" w:hanging="360"/>
      </w:pPr>
      <w:rPr>
        <w:rFonts w:ascii="Courier New" w:hAnsi="Courier New" w:cs="Courier New" w:hint="default"/>
      </w:rPr>
    </w:lvl>
    <w:lvl w:ilvl="8" w:tplc="04100005" w:tentative="1">
      <w:start w:val="1"/>
      <w:numFmt w:val="bullet"/>
      <w:lvlText w:val=""/>
      <w:lvlJc w:val="left"/>
      <w:pPr>
        <w:ind w:left="7538" w:hanging="360"/>
      </w:pPr>
      <w:rPr>
        <w:rFonts w:ascii="Wingdings" w:hAnsi="Wingdings" w:hint="default"/>
      </w:rPr>
    </w:lvl>
  </w:abstractNum>
  <w:abstractNum w:abstractNumId="24">
    <w:nsid w:val="71DA1156"/>
    <w:multiLevelType w:val="hybridMultilevel"/>
    <w:tmpl w:val="7FC41786"/>
    <w:lvl w:ilvl="0" w:tplc="04100001">
      <w:start w:val="1"/>
      <w:numFmt w:val="bullet"/>
      <w:lvlText w:val=""/>
      <w:lvlJc w:val="left"/>
      <w:pPr>
        <w:ind w:left="1069" w:hanging="360"/>
      </w:pPr>
      <w:rPr>
        <w:rFonts w:ascii="Symbol" w:hAnsi="Symbol" w:hint="default"/>
      </w:rPr>
    </w:lvl>
    <w:lvl w:ilvl="1" w:tplc="04100003">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25">
    <w:nsid w:val="73C635B9"/>
    <w:multiLevelType w:val="hybridMultilevel"/>
    <w:tmpl w:val="4B4E826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nsid w:val="742F784F"/>
    <w:multiLevelType w:val="hybridMultilevel"/>
    <w:tmpl w:val="877ADADA"/>
    <w:lvl w:ilvl="0" w:tplc="32764D46">
      <w:start w:val="1"/>
      <w:numFmt w:val="decimal"/>
      <w:lvlText w:val="A%1 - "/>
      <w:lvlJc w:val="left"/>
      <w:pPr>
        <w:ind w:left="720" w:hanging="360"/>
      </w:pPr>
      <w:rPr>
        <w:rFonts w:hint="default"/>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nsid w:val="75905839"/>
    <w:multiLevelType w:val="hybridMultilevel"/>
    <w:tmpl w:val="7B086E8C"/>
    <w:lvl w:ilvl="0" w:tplc="CCF0B434">
      <w:start w:val="3"/>
      <w:numFmt w:val="bullet"/>
      <w:lvlText w:val="•"/>
      <w:lvlJc w:val="left"/>
      <w:pPr>
        <w:ind w:left="720" w:hanging="360"/>
      </w:pPr>
      <w:rPr>
        <w:rFonts w:ascii="Calibri" w:eastAsia="Times New Roman" w:hAnsi="Calibri" w:cs="Times New Roman" w:hint="default"/>
      </w:rPr>
    </w:lvl>
    <w:lvl w:ilvl="1" w:tplc="04100003" w:tentative="1">
      <w:start w:val="1"/>
      <w:numFmt w:val="bullet"/>
      <w:lvlText w:val="o"/>
      <w:lvlJc w:val="left"/>
      <w:pPr>
        <w:ind w:left="382" w:hanging="360"/>
      </w:pPr>
      <w:rPr>
        <w:rFonts w:ascii="Courier New" w:hAnsi="Courier New" w:cs="Courier New" w:hint="default"/>
      </w:rPr>
    </w:lvl>
    <w:lvl w:ilvl="2" w:tplc="04100005" w:tentative="1">
      <w:start w:val="1"/>
      <w:numFmt w:val="bullet"/>
      <w:lvlText w:val=""/>
      <w:lvlJc w:val="left"/>
      <w:pPr>
        <w:ind w:left="1102" w:hanging="360"/>
      </w:pPr>
      <w:rPr>
        <w:rFonts w:ascii="Wingdings" w:hAnsi="Wingdings" w:hint="default"/>
      </w:rPr>
    </w:lvl>
    <w:lvl w:ilvl="3" w:tplc="04100001" w:tentative="1">
      <w:start w:val="1"/>
      <w:numFmt w:val="bullet"/>
      <w:lvlText w:val=""/>
      <w:lvlJc w:val="left"/>
      <w:pPr>
        <w:ind w:left="1822" w:hanging="360"/>
      </w:pPr>
      <w:rPr>
        <w:rFonts w:ascii="Symbol" w:hAnsi="Symbol" w:hint="default"/>
      </w:rPr>
    </w:lvl>
    <w:lvl w:ilvl="4" w:tplc="04100003" w:tentative="1">
      <w:start w:val="1"/>
      <w:numFmt w:val="bullet"/>
      <w:lvlText w:val="o"/>
      <w:lvlJc w:val="left"/>
      <w:pPr>
        <w:ind w:left="2542" w:hanging="360"/>
      </w:pPr>
      <w:rPr>
        <w:rFonts w:ascii="Courier New" w:hAnsi="Courier New" w:cs="Courier New" w:hint="default"/>
      </w:rPr>
    </w:lvl>
    <w:lvl w:ilvl="5" w:tplc="04100005" w:tentative="1">
      <w:start w:val="1"/>
      <w:numFmt w:val="bullet"/>
      <w:lvlText w:val=""/>
      <w:lvlJc w:val="left"/>
      <w:pPr>
        <w:ind w:left="3262" w:hanging="360"/>
      </w:pPr>
      <w:rPr>
        <w:rFonts w:ascii="Wingdings" w:hAnsi="Wingdings" w:hint="default"/>
      </w:rPr>
    </w:lvl>
    <w:lvl w:ilvl="6" w:tplc="04100001" w:tentative="1">
      <w:start w:val="1"/>
      <w:numFmt w:val="bullet"/>
      <w:lvlText w:val=""/>
      <w:lvlJc w:val="left"/>
      <w:pPr>
        <w:ind w:left="3982" w:hanging="360"/>
      </w:pPr>
      <w:rPr>
        <w:rFonts w:ascii="Symbol" w:hAnsi="Symbol" w:hint="default"/>
      </w:rPr>
    </w:lvl>
    <w:lvl w:ilvl="7" w:tplc="04100003" w:tentative="1">
      <w:start w:val="1"/>
      <w:numFmt w:val="bullet"/>
      <w:lvlText w:val="o"/>
      <w:lvlJc w:val="left"/>
      <w:pPr>
        <w:ind w:left="4702" w:hanging="360"/>
      </w:pPr>
      <w:rPr>
        <w:rFonts w:ascii="Courier New" w:hAnsi="Courier New" w:cs="Courier New" w:hint="default"/>
      </w:rPr>
    </w:lvl>
    <w:lvl w:ilvl="8" w:tplc="04100005" w:tentative="1">
      <w:start w:val="1"/>
      <w:numFmt w:val="bullet"/>
      <w:lvlText w:val=""/>
      <w:lvlJc w:val="left"/>
      <w:pPr>
        <w:ind w:left="5422" w:hanging="360"/>
      </w:pPr>
      <w:rPr>
        <w:rFonts w:ascii="Wingdings" w:hAnsi="Wingdings" w:hint="default"/>
      </w:rPr>
    </w:lvl>
  </w:abstractNum>
  <w:abstractNum w:abstractNumId="28">
    <w:nsid w:val="79CA7BCB"/>
    <w:multiLevelType w:val="hybridMultilevel"/>
    <w:tmpl w:val="B7001256"/>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nsid w:val="7A3641CB"/>
    <w:multiLevelType w:val="hybridMultilevel"/>
    <w:tmpl w:val="ABDEDB86"/>
    <w:lvl w:ilvl="0" w:tplc="CCF0B434">
      <w:start w:val="3"/>
      <w:numFmt w:val="bullet"/>
      <w:lvlText w:val="•"/>
      <w:lvlJc w:val="left"/>
      <w:pPr>
        <w:ind w:left="1778" w:hanging="360"/>
      </w:pPr>
      <w:rPr>
        <w:rFonts w:ascii="Calibri" w:eastAsia="Times New Roman" w:hAnsi="Calibri"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C0F1DB0"/>
    <w:multiLevelType w:val="hybridMultilevel"/>
    <w:tmpl w:val="1A687E12"/>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num w:numId="1">
    <w:abstractNumId w:val="21"/>
  </w:num>
  <w:num w:numId="2">
    <w:abstractNumId w:val="8"/>
  </w:num>
  <w:num w:numId="3">
    <w:abstractNumId w:val="5"/>
  </w:num>
  <w:num w:numId="4">
    <w:abstractNumId w:val="19"/>
  </w:num>
  <w:num w:numId="5">
    <w:abstractNumId w:val="16"/>
  </w:num>
  <w:num w:numId="6">
    <w:abstractNumId w:val="0"/>
  </w:num>
  <w:num w:numId="7">
    <w:abstractNumId w:val="9"/>
  </w:num>
  <w:num w:numId="8">
    <w:abstractNumId w:val="18"/>
  </w:num>
  <w:num w:numId="9">
    <w:abstractNumId w:val="7"/>
  </w:num>
  <w:num w:numId="10">
    <w:abstractNumId w:val="28"/>
  </w:num>
  <w:num w:numId="11">
    <w:abstractNumId w:val="11"/>
  </w:num>
  <w:num w:numId="12">
    <w:abstractNumId w:val="6"/>
  </w:num>
  <w:num w:numId="13">
    <w:abstractNumId w:val="4"/>
  </w:num>
  <w:num w:numId="14">
    <w:abstractNumId w:val="13"/>
  </w:num>
  <w:num w:numId="15">
    <w:abstractNumId w:val="25"/>
  </w:num>
  <w:num w:numId="16">
    <w:abstractNumId w:val="1"/>
  </w:num>
  <w:num w:numId="17">
    <w:abstractNumId w:val="30"/>
  </w:num>
  <w:num w:numId="18">
    <w:abstractNumId w:val="24"/>
  </w:num>
  <w:num w:numId="19">
    <w:abstractNumId w:val="3"/>
  </w:num>
  <w:num w:numId="20">
    <w:abstractNumId w:val="23"/>
  </w:num>
  <w:num w:numId="21">
    <w:abstractNumId w:val="10"/>
  </w:num>
  <w:num w:numId="22">
    <w:abstractNumId w:val="2"/>
  </w:num>
  <w:num w:numId="23">
    <w:abstractNumId w:val="29"/>
  </w:num>
  <w:num w:numId="24">
    <w:abstractNumId w:val="12"/>
  </w:num>
  <w:num w:numId="25">
    <w:abstractNumId w:val="20"/>
  </w:num>
  <w:num w:numId="26">
    <w:abstractNumId w:val="15"/>
  </w:num>
  <w:num w:numId="27">
    <w:abstractNumId w:val="14"/>
  </w:num>
  <w:num w:numId="28">
    <w:abstractNumId w:val="22"/>
  </w:num>
  <w:num w:numId="29">
    <w:abstractNumId w:val="27"/>
  </w:num>
  <w:num w:numId="30">
    <w:abstractNumId w:val="17"/>
  </w:num>
  <w:num w:numId="31">
    <w:abstractNumId w:val="2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8"/>
  <w:embedSystemFonts/>
  <w:activeWritingStyle w:appName="MSWord" w:lang="it-IT" w:vendorID="64" w:dllVersion="131078" w:nlCheck="1" w:checkStyle="0"/>
  <w:activeWritingStyle w:appName="MSWord" w:lang="en-GB" w:vendorID="64" w:dllVersion="131078" w:nlCheck="1" w:checkStyle="0"/>
  <w:activeWritingStyle w:appName="MSWord" w:lang="en-US" w:vendorID="64" w:dllVersion="131078" w:nlCheck="1" w:checkStyle="0"/>
  <w:activeWritingStyle w:appName="MSWord" w:lang="fr-FR" w:vendorID="64" w:dllVersion="131078"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9"/>
  <w:hyphenationZone w:val="283"/>
  <w:drawingGridHorizontalSpacing w:val="120"/>
  <w:displayHorizontalDrawingGridEvery w:val="2"/>
  <w:noPunctuationKerning/>
  <w:characterSpacingControl w:val="doNotCompress"/>
  <w:hdrShapeDefaults>
    <o:shapedefaults v:ext="edit" spidmax="2049" fillcolor="white">
      <v:fill color="white"/>
      <v:stroke dashstyle="dash"/>
      <o:colormru v:ext="edit" colors="#ffc,white,#e7ffff,#6f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0D26"/>
    <w:rsid w:val="0000090E"/>
    <w:rsid w:val="00002AB2"/>
    <w:rsid w:val="00002C94"/>
    <w:rsid w:val="0000430E"/>
    <w:rsid w:val="00004C83"/>
    <w:rsid w:val="0000513E"/>
    <w:rsid w:val="000110E0"/>
    <w:rsid w:val="00011C67"/>
    <w:rsid w:val="00012A0E"/>
    <w:rsid w:val="00014AD8"/>
    <w:rsid w:val="00016CF4"/>
    <w:rsid w:val="0001727D"/>
    <w:rsid w:val="00017ED0"/>
    <w:rsid w:val="0002191D"/>
    <w:rsid w:val="00023E2F"/>
    <w:rsid w:val="00024FC1"/>
    <w:rsid w:val="000269C2"/>
    <w:rsid w:val="00031B5F"/>
    <w:rsid w:val="000324DF"/>
    <w:rsid w:val="00033D11"/>
    <w:rsid w:val="00034CFF"/>
    <w:rsid w:val="000359EC"/>
    <w:rsid w:val="00035AB6"/>
    <w:rsid w:val="0004188E"/>
    <w:rsid w:val="00041AAC"/>
    <w:rsid w:val="0004307A"/>
    <w:rsid w:val="00045600"/>
    <w:rsid w:val="00046B2B"/>
    <w:rsid w:val="0005026E"/>
    <w:rsid w:val="000502FA"/>
    <w:rsid w:val="0005053E"/>
    <w:rsid w:val="0005169A"/>
    <w:rsid w:val="00051CAE"/>
    <w:rsid w:val="000538EA"/>
    <w:rsid w:val="0005763F"/>
    <w:rsid w:val="000578DC"/>
    <w:rsid w:val="00057BE0"/>
    <w:rsid w:val="0006078A"/>
    <w:rsid w:val="00060E04"/>
    <w:rsid w:val="0006192E"/>
    <w:rsid w:val="00063B80"/>
    <w:rsid w:val="000642A9"/>
    <w:rsid w:val="00065570"/>
    <w:rsid w:val="0006653D"/>
    <w:rsid w:val="00071CB7"/>
    <w:rsid w:val="00072DCD"/>
    <w:rsid w:val="00072F2B"/>
    <w:rsid w:val="00073E2B"/>
    <w:rsid w:val="00074C49"/>
    <w:rsid w:val="00076E18"/>
    <w:rsid w:val="0008167A"/>
    <w:rsid w:val="0008184A"/>
    <w:rsid w:val="00082234"/>
    <w:rsid w:val="00082EAE"/>
    <w:rsid w:val="00083146"/>
    <w:rsid w:val="00084351"/>
    <w:rsid w:val="00084A72"/>
    <w:rsid w:val="000854F8"/>
    <w:rsid w:val="00086F25"/>
    <w:rsid w:val="00093905"/>
    <w:rsid w:val="00093EA6"/>
    <w:rsid w:val="000965B9"/>
    <w:rsid w:val="000A13B6"/>
    <w:rsid w:val="000A4196"/>
    <w:rsid w:val="000A5F76"/>
    <w:rsid w:val="000B067F"/>
    <w:rsid w:val="000B1343"/>
    <w:rsid w:val="000B1CA9"/>
    <w:rsid w:val="000B412C"/>
    <w:rsid w:val="000B714F"/>
    <w:rsid w:val="000B72DC"/>
    <w:rsid w:val="000C0FCE"/>
    <w:rsid w:val="000C687E"/>
    <w:rsid w:val="000C7E2C"/>
    <w:rsid w:val="000D1B47"/>
    <w:rsid w:val="000D236C"/>
    <w:rsid w:val="000D4A6F"/>
    <w:rsid w:val="000D6E40"/>
    <w:rsid w:val="000E1763"/>
    <w:rsid w:val="000E20E9"/>
    <w:rsid w:val="000E26F3"/>
    <w:rsid w:val="000E2A08"/>
    <w:rsid w:val="000E51B1"/>
    <w:rsid w:val="000F57EA"/>
    <w:rsid w:val="000F5BFC"/>
    <w:rsid w:val="000F735E"/>
    <w:rsid w:val="000F7B45"/>
    <w:rsid w:val="00100003"/>
    <w:rsid w:val="0010066B"/>
    <w:rsid w:val="001035EE"/>
    <w:rsid w:val="00103A4C"/>
    <w:rsid w:val="00106FB9"/>
    <w:rsid w:val="00110D6E"/>
    <w:rsid w:val="00112041"/>
    <w:rsid w:val="00117B9A"/>
    <w:rsid w:val="0012047A"/>
    <w:rsid w:val="001218FB"/>
    <w:rsid w:val="00122437"/>
    <w:rsid w:val="0012366B"/>
    <w:rsid w:val="001249FC"/>
    <w:rsid w:val="00125994"/>
    <w:rsid w:val="00131F53"/>
    <w:rsid w:val="00134468"/>
    <w:rsid w:val="00134A61"/>
    <w:rsid w:val="0013773F"/>
    <w:rsid w:val="001408C7"/>
    <w:rsid w:val="001412C9"/>
    <w:rsid w:val="00143398"/>
    <w:rsid w:val="00143C8E"/>
    <w:rsid w:val="00143D80"/>
    <w:rsid w:val="00146B0F"/>
    <w:rsid w:val="00147A6C"/>
    <w:rsid w:val="00147F66"/>
    <w:rsid w:val="00150BDD"/>
    <w:rsid w:val="00151CB6"/>
    <w:rsid w:val="00152EA9"/>
    <w:rsid w:val="00154964"/>
    <w:rsid w:val="00154AB4"/>
    <w:rsid w:val="001637B4"/>
    <w:rsid w:val="001660DD"/>
    <w:rsid w:val="00166720"/>
    <w:rsid w:val="001703D7"/>
    <w:rsid w:val="0017299B"/>
    <w:rsid w:val="00172C08"/>
    <w:rsid w:val="001730B6"/>
    <w:rsid w:val="00173AA3"/>
    <w:rsid w:val="001740C9"/>
    <w:rsid w:val="001741A1"/>
    <w:rsid w:val="00175C2D"/>
    <w:rsid w:val="00176987"/>
    <w:rsid w:val="00176FFD"/>
    <w:rsid w:val="00181353"/>
    <w:rsid w:val="00181C98"/>
    <w:rsid w:val="0018493F"/>
    <w:rsid w:val="00185815"/>
    <w:rsid w:val="00185E02"/>
    <w:rsid w:val="00190934"/>
    <w:rsid w:val="00190B00"/>
    <w:rsid w:val="00195EC4"/>
    <w:rsid w:val="00196B23"/>
    <w:rsid w:val="00196EE8"/>
    <w:rsid w:val="001A1800"/>
    <w:rsid w:val="001A4E95"/>
    <w:rsid w:val="001A675D"/>
    <w:rsid w:val="001B04BE"/>
    <w:rsid w:val="001B0AAB"/>
    <w:rsid w:val="001B0F9B"/>
    <w:rsid w:val="001B41E0"/>
    <w:rsid w:val="001B718A"/>
    <w:rsid w:val="001B7F4E"/>
    <w:rsid w:val="001C0756"/>
    <w:rsid w:val="001C0E78"/>
    <w:rsid w:val="001C1B47"/>
    <w:rsid w:val="001C2992"/>
    <w:rsid w:val="001C2D21"/>
    <w:rsid w:val="001C2E13"/>
    <w:rsid w:val="001C4CCC"/>
    <w:rsid w:val="001C5FEA"/>
    <w:rsid w:val="001C6A66"/>
    <w:rsid w:val="001C7347"/>
    <w:rsid w:val="001C744D"/>
    <w:rsid w:val="001C757E"/>
    <w:rsid w:val="001E3BCC"/>
    <w:rsid w:val="001E413F"/>
    <w:rsid w:val="001F1199"/>
    <w:rsid w:val="001F1C5E"/>
    <w:rsid w:val="001F1D7A"/>
    <w:rsid w:val="001F3F68"/>
    <w:rsid w:val="00200F87"/>
    <w:rsid w:val="002016DA"/>
    <w:rsid w:val="00201A74"/>
    <w:rsid w:val="0020298F"/>
    <w:rsid w:val="00202E35"/>
    <w:rsid w:val="00205E98"/>
    <w:rsid w:val="00210210"/>
    <w:rsid w:val="0022385E"/>
    <w:rsid w:val="002239AC"/>
    <w:rsid w:val="00233F11"/>
    <w:rsid w:val="00240425"/>
    <w:rsid w:val="002407DC"/>
    <w:rsid w:val="0024175E"/>
    <w:rsid w:val="00242E83"/>
    <w:rsid w:val="00245447"/>
    <w:rsid w:val="00246C8E"/>
    <w:rsid w:val="0025051E"/>
    <w:rsid w:val="00250A62"/>
    <w:rsid w:val="00250EC5"/>
    <w:rsid w:val="002515D5"/>
    <w:rsid w:val="0025351D"/>
    <w:rsid w:val="00254B9E"/>
    <w:rsid w:val="002568BE"/>
    <w:rsid w:val="00257600"/>
    <w:rsid w:val="0026016F"/>
    <w:rsid w:val="0026121A"/>
    <w:rsid w:val="00261DD7"/>
    <w:rsid w:val="0026689B"/>
    <w:rsid w:val="00266A79"/>
    <w:rsid w:val="00272A55"/>
    <w:rsid w:val="00273AB4"/>
    <w:rsid w:val="0027495B"/>
    <w:rsid w:val="00274BE0"/>
    <w:rsid w:val="00274CD5"/>
    <w:rsid w:val="00277E7A"/>
    <w:rsid w:val="0028200F"/>
    <w:rsid w:val="00282463"/>
    <w:rsid w:val="0028373B"/>
    <w:rsid w:val="002849F4"/>
    <w:rsid w:val="00284C15"/>
    <w:rsid w:val="002874E0"/>
    <w:rsid w:val="00290399"/>
    <w:rsid w:val="0029104F"/>
    <w:rsid w:val="00292F99"/>
    <w:rsid w:val="002941F4"/>
    <w:rsid w:val="0029430B"/>
    <w:rsid w:val="00294C1F"/>
    <w:rsid w:val="002970B7"/>
    <w:rsid w:val="002A29CD"/>
    <w:rsid w:val="002A30F5"/>
    <w:rsid w:val="002A36FC"/>
    <w:rsid w:val="002A3C90"/>
    <w:rsid w:val="002A42FC"/>
    <w:rsid w:val="002A4F97"/>
    <w:rsid w:val="002A6341"/>
    <w:rsid w:val="002A6B45"/>
    <w:rsid w:val="002A7B92"/>
    <w:rsid w:val="002B1289"/>
    <w:rsid w:val="002B285C"/>
    <w:rsid w:val="002B4EF3"/>
    <w:rsid w:val="002C22DA"/>
    <w:rsid w:val="002C4573"/>
    <w:rsid w:val="002C5C5C"/>
    <w:rsid w:val="002C6597"/>
    <w:rsid w:val="002D20F1"/>
    <w:rsid w:val="002D37CD"/>
    <w:rsid w:val="002D537B"/>
    <w:rsid w:val="002D66B5"/>
    <w:rsid w:val="002E0651"/>
    <w:rsid w:val="002E0DED"/>
    <w:rsid w:val="002E1556"/>
    <w:rsid w:val="002E15D6"/>
    <w:rsid w:val="002E257A"/>
    <w:rsid w:val="002F187E"/>
    <w:rsid w:val="002F3948"/>
    <w:rsid w:val="002F42F7"/>
    <w:rsid w:val="00302A78"/>
    <w:rsid w:val="003035CC"/>
    <w:rsid w:val="003035D0"/>
    <w:rsid w:val="00303758"/>
    <w:rsid w:val="003065D3"/>
    <w:rsid w:val="003070C5"/>
    <w:rsid w:val="00310E08"/>
    <w:rsid w:val="00310FE5"/>
    <w:rsid w:val="0031326C"/>
    <w:rsid w:val="00314F14"/>
    <w:rsid w:val="00316642"/>
    <w:rsid w:val="00317CEB"/>
    <w:rsid w:val="00327A2F"/>
    <w:rsid w:val="00327EAA"/>
    <w:rsid w:val="00330029"/>
    <w:rsid w:val="00331F2A"/>
    <w:rsid w:val="00334672"/>
    <w:rsid w:val="00335980"/>
    <w:rsid w:val="00335A0C"/>
    <w:rsid w:val="003431BB"/>
    <w:rsid w:val="003438FC"/>
    <w:rsid w:val="00355400"/>
    <w:rsid w:val="00356222"/>
    <w:rsid w:val="00357A27"/>
    <w:rsid w:val="00361A9F"/>
    <w:rsid w:val="0036262C"/>
    <w:rsid w:val="00365082"/>
    <w:rsid w:val="00365B5E"/>
    <w:rsid w:val="00366E55"/>
    <w:rsid w:val="00371343"/>
    <w:rsid w:val="00373F60"/>
    <w:rsid w:val="00382AF1"/>
    <w:rsid w:val="00384407"/>
    <w:rsid w:val="003872B4"/>
    <w:rsid w:val="003904BF"/>
    <w:rsid w:val="003922BD"/>
    <w:rsid w:val="00394C2E"/>
    <w:rsid w:val="003A1B8F"/>
    <w:rsid w:val="003A6E8C"/>
    <w:rsid w:val="003A6F40"/>
    <w:rsid w:val="003A6F54"/>
    <w:rsid w:val="003B145C"/>
    <w:rsid w:val="003B2CF6"/>
    <w:rsid w:val="003B3985"/>
    <w:rsid w:val="003B3F6B"/>
    <w:rsid w:val="003B40E1"/>
    <w:rsid w:val="003B621E"/>
    <w:rsid w:val="003B62D2"/>
    <w:rsid w:val="003C03DB"/>
    <w:rsid w:val="003C055D"/>
    <w:rsid w:val="003C0ACE"/>
    <w:rsid w:val="003C102C"/>
    <w:rsid w:val="003C190F"/>
    <w:rsid w:val="003C2BCC"/>
    <w:rsid w:val="003C5D4A"/>
    <w:rsid w:val="003C72F1"/>
    <w:rsid w:val="003D0050"/>
    <w:rsid w:val="003D0407"/>
    <w:rsid w:val="003D0E88"/>
    <w:rsid w:val="003D1F14"/>
    <w:rsid w:val="003D227E"/>
    <w:rsid w:val="003D7667"/>
    <w:rsid w:val="003E590C"/>
    <w:rsid w:val="003E5ED5"/>
    <w:rsid w:val="003E6183"/>
    <w:rsid w:val="003F1AF3"/>
    <w:rsid w:val="003F24A9"/>
    <w:rsid w:val="003F4C19"/>
    <w:rsid w:val="003F6F73"/>
    <w:rsid w:val="003F7E5C"/>
    <w:rsid w:val="0040414E"/>
    <w:rsid w:val="00413460"/>
    <w:rsid w:val="004139F8"/>
    <w:rsid w:val="00414BA7"/>
    <w:rsid w:val="00414BB3"/>
    <w:rsid w:val="00416829"/>
    <w:rsid w:val="00423DC1"/>
    <w:rsid w:val="00426B68"/>
    <w:rsid w:val="0043024D"/>
    <w:rsid w:val="00432E73"/>
    <w:rsid w:val="00435B3C"/>
    <w:rsid w:val="004361CE"/>
    <w:rsid w:val="004361DC"/>
    <w:rsid w:val="00441938"/>
    <w:rsid w:val="00441F31"/>
    <w:rsid w:val="00444D10"/>
    <w:rsid w:val="00445BAE"/>
    <w:rsid w:val="004542D3"/>
    <w:rsid w:val="00454F2D"/>
    <w:rsid w:val="00454FA6"/>
    <w:rsid w:val="00455264"/>
    <w:rsid w:val="004554D6"/>
    <w:rsid w:val="0045796F"/>
    <w:rsid w:val="00457D7E"/>
    <w:rsid w:val="0046154A"/>
    <w:rsid w:val="00462055"/>
    <w:rsid w:val="00464068"/>
    <w:rsid w:val="004653E6"/>
    <w:rsid w:val="00465668"/>
    <w:rsid w:val="00470820"/>
    <w:rsid w:val="00471CB8"/>
    <w:rsid w:val="00472F77"/>
    <w:rsid w:val="00474316"/>
    <w:rsid w:val="004743EF"/>
    <w:rsid w:val="004807EB"/>
    <w:rsid w:val="004815E4"/>
    <w:rsid w:val="004834E7"/>
    <w:rsid w:val="00484830"/>
    <w:rsid w:val="0048542C"/>
    <w:rsid w:val="00485FBD"/>
    <w:rsid w:val="0048695C"/>
    <w:rsid w:val="00487574"/>
    <w:rsid w:val="00490C3A"/>
    <w:rsid w:val="0049207C"/>
    <w:rsid w:val="0049280E"/>
    <w:rsid w:val="00494B71"/>
    <w:rsid w:val="00495611"/>
    <w:rsid w:val="00496297"/>
    <w:rsid w:val="004963AF"/>
    <w:rsid w:val="0049709A"/>
    <w:rsid w:val="00497750"/>
    <w:rsid w:val="00497B8E"/>
    <w:rsid w:val="004A195A"/>
    <w:rsid w:val="004A2902"/>
    <w:rsid w:val="004A2E5C"/>
    <w:rsid w:val="004A6245"/>
    <w:rsid w:val="004A7525"/>
    <w:rsid w:val="004B2452"/>
    <w:rsid w:val="004B58B1"/>
    <w:rsid w:val="004B6E9E"/>
    <w:rsid w:val="004C2659"/>
    <w:rsid w:val="004C414C"/>
    <w:rsid w:val="004C4827"/>
    <w:rsid w:val="004C5A9A"/>
    <w:rsid w:val="004C6EE4"/>
    <w:rsid w:val="004C7769"/>
    <w:rsid w:val="004C7B30"/>
    <w:rsid w:val="004D18FE"/>
    <w:rsid w:val="004D2BFE"/>
    <w:rsid w:val="004D7165"/>
    <w:rsid w:val="004E06B3"/>
    <w:rsid w:val="004E12D2"/>
    <w:rsid w:val="004E1F42"/>
    <w:rsid w:val="004E28E7"/>
    <w:rsid w:val="004E2CC5"/>
    <w:rsid w:val="004E336C"/>
    <w:rsid w:val="004E3D48"/>
    <w:rsid w:val="004E48B9"/>
    <w:rsid w:val="004E5027"/>
    <w:rsid w:val="004E5835"/>
    <w:rsid w:val="004F325E"/>
    <w:rsid w:val="004F411D"/>
    <w:rsid w:val="004F4FD9"/>
    <w:rsid w:val="004F7244"/>
    <w:rsid w:val="004F7541"/>
    <w:rsid w:val="00502AC4"/>
    <w:rsid w:val="00505B23"/>
    <w:rsid w:val="005073FD"/>
    <w:rsid w:val="0051020B"/>
    <w:rsid w:val="00510362"/>
    <w:rsid w:val="00510756"/>
    <w:rsid w:val="0051116B"/>
    <w:rsid w:val="00513AF4"/>
    <w:rsid w:val="00516FC6"/>
    <w:rsid w:val="00521EA5"/>
    <w:rsid w:val="00523B8C"/>
    <w:rsid w:val="00525BB7"/>
    <w:rsid w:val="00526FFB"/>
    <w:rsid w:val="0052704F"/>
    <w:rsid w:val="00530D2B"/>
    <w:rsid w:val="00543084"/>
    <w:rsid w:val="005444C0"/>
    <w:rsid w:val="00544C81"/>
    <w:rsid w:val="00544D22"/>
    <w:rsid w:val="00544D60"/>
    <w:rsid w:val="00546BAA"/>
    <w:rsid w:val="00547D11"/>
    <w:rsid w:val="0055070C"/>
    <w:rsid w:val="00550EFF"/>
    <w:rsid w:val="005513D1"/>
    <w:rsid w:val="005517AD"/>
    <w:rsid w:val="005571BB"/>
    <w:rsid w:val="00561826"/>
    <w:rsid w:val="005622B1"/>
    <w:rsid w:val="0056445F"/>
    <w:rsid w:val="00566ED4"/>
    <w:rsid w:val="005718EA"/>
    <w:rsid w:val="00573210"/>
    <w:rsid w:val="00580D0B"/>
    <w:rsid w:val="005828B2"/>
    <w:rsid w:val="005831BC"/>
    <w:rsid w:val="00585E8C"/>
    <w:rsid w:val="0059144A"/>
    <w:rsid w:val="00595794"/>
    <w:rsid w:val="00596701"/>
    <w:rsid w:val="00596B88"/>
    <w:rsid w:val="005A4245"/>
    <w:rsid w:val="005A54E2"/>
    <w:rsid w:val="005A588E"/>
    <w:rsid w:val="005A68C9"/>
    <w:rsid w:val="005A6E95"/>
    <w:rsid w:val="005B06B4"/>
    <w:rsid w:val="005B0B5E"/>
    <w:rsid w:val="005B19D3"/>
    <w:rsid w:val="005B2480"/>
    <w:rsid w:val="005B45B4"/>
    <w:rsid w:val="005C1F34"/>
    <w:rsid w:val="005C1FD2"/>
    <w:rsid w:val="005C799E"/>
    <w:rsid w:val="005C7BA7"/>
    <w:rsid w:val="005D56DE"/>
    <w:rsid w:val="005D7C6A"/>
    <w:rsid w:val="005E1C94"/>
    <w:rsid w:val="005E1F7E"/>
    <w:rsid w:val="005E3495"/>
    <w:rsid w:val="005E3E90"/>
    <w:rsid w:val="005E43D1"/>
    <w:rsid w:val="005E595E"/>
    <w:rsid w:val="005E5F8A"/>
    <w:rsid w:val="005E6578"/>
    <w:rsid w:val="005F17F9"/>
    <w:rsid w:val="005F29F4"/>
    <w:rsid w:val="005F39E9"/>
    <w:rsid w:val="005F4C87"/>
    <w:rsid w:val="005F55A5"/>
    <w:rsid w:val="005F79A6"/>
    <w:rsid w:val="00604BEA"/>
    <w:rsid w:val="00605E28"/>
    <w:rsid w:val="0061007D"/>
    <w:rsid w:val="006105F9"/>
    <w:rsid w:val="00612D6F"/>
    <w:rsid w:val="00614AD9"/>
    <w:rsid w:val="0061518F"/>
    <w:rsid w:val="0061694F"/>
    <w:rsid w:val="00616B6B"/>
    <w:rsid w:val="00617314"/>
    <w:rsid w:val="006203A8"/>
    <w:rsid w:val="0062227F"/>
    <w:rsid w:val="006257CE"/>
    <w:rsid w:val="006273D0"/>
    <w:rsid w:val="00627E5C"/>
    <w:rsid w:val="0063010E"/>
    <w:rsid w:val="006327D7"/>
    <w:rsid w:val="006346B5"/>
    <w:rsid w:val="00635E2D"/>
    <w:rsid w:val="006407CC"/>
    <w:rsid w:val="006424B6"/>
    <w:rsid w:val="006438EB"/>
    <w:rsid w:val="006441FA"/>
    <w:rsid w:val="00646B80"/>
    <w:rsid w:val="006513F3"/>
    <w:rsid w:val="00651EF6"/>
    <w:rsid w:val="00655D98"/>
    <w:rsid w:val="006565E4"/>
    <w:rsid w:val="006567CE"/>
    <w:rsid w:val="00657777"/>
    <w:rsid w:val="006626DF"/>
    <w:rsid w:val="006628B2"/>
    <w:rsid w:val="00662DD4"/>
    <w:rsid w:val="006638FC"/>
    <w:rsid w:val="00664128"/>
    <w:rsid w:val="00665A61"/>
    <w:rsid w:val="00666B9D"/>
    <w:rsid w:val="0067047D"/>
    <w:rsid w:val="00671494"/>
    <w:rsid w:val="0067189B"/>
    <w:rsid w:val="006749B9"/>
    <w:rsid w:val="00677AD9"/>
    <w:rsid w:val="006827EA"/>
    <w:rsid w:val="00683FE3"/>
    <w:rsid w:val="006917A0"/>
    <w:rsid w:val="00695EC5"/>
    <w:rsid w:val="006A25F2"/>
    <w:rsid w:val="006B329B"/>
    <w:rsid w:val="006C0586"/>
    <w:rsid w:val="006C0597"/>
    <w:rsid w:val="006C281D"/>
    <w:rsid w:val="006C31AA"/>
    <w:rsid w:val="006C36EF"/>
    <w:rsid w:val="006C4182"/>
    <w:rsid w:val="006D12ED"/>
    <w:rsid w:val="006D4C67"/>
    <w:rsid w:val="006D6048"/>
    <w:rsid w:val="006E0C8A"/>
    <w:rsid w:val="006E3BC1"/>
    <w:rsid w:val="006E54CC"/>
    <w:rsid w:val="006F0304"/>
    <w:rsid w:val="006F0523"/>
    <w:rsid w:val="006F1789"/>
    <w:rsid w:val="006F38F2"/>
    <w:rsid w:val="006F7E76"/>
    <w:rsid w:val="00701DDD"/>
    <w:rsid w:val="00701FE2"/>
    <w:rsid w:val="0070257A"/>
    <w:rsid w:val="00702787"/>
    <w:rsid w:val="00702B49"/>
    <w:rsid w:val="00705939"/>
    <w:rsid w:val="0070722B"/>
    <w:rsid w:val="00707C99"/>
    <w:rsid w:val="00711368"/>
    <w:rsid w:val="00711854"/>
    <w:rsid w:val="00717607"/>
    <w:rsid w:val="00717686"/>
    <w:rsid w:val="00722627"/>
    <w:rsid w:val="00723BFB"/>
    <w:rsid w:val="00723CCE"/>
    <w:rsid w:val="00724C9C"/>
    <w:rsid w:val="00730C81"/>
    <w:rsid w:val="00731C49"/>
    <w:rsid w:val="0073215A"/>
    <w:rsid w:val="00734D9B"/>
    <w:rsid w:val="007362AF"/>
    <w:rsid w:val="0074250F"/>
    <w:rsid w:val="00743EF1"/>
    <w:rsid w:val="0074540A"/>
    <w:rsid w:val="00746256"/>
    <w:rsid w:val="00746FA7"/>
    <w:rsid w:val="00750FDC"/>
    <w:rsid w:val="0075224B"/>
    <w:rsid w:val="00754895"/>
    <w:rsid w:val="0075526D"/>
    <w:rsid w:val="007577BB"/>
    <w:rsid w:val="00760CAC"/>
    <w:rsid w:val="00760EDC"/>
    <w:rsid w:val="00761B6B"/>
    <w:rsid w:val="007652E1"/>
    <w:rsid w:val="00765D45"/>
    <w:rsid w:val="00766A59"/>
    <w:rsid w:val="0076784C"/>
    <w:rsid w:val="007743B8"/>
    <w:rsid w:val="00774D20"/>
    <w:rsid w:val="00774EAA"/>
    <w:rsid w:val="00776F92"/>
    <w:rsid w:val="0078117D"/>
    <w:rsid w:val="0078552C"/>
    <w:rsid w:val="00786C72"/>
    <w:rsid w:val="00786C80"/>
    <w:rsid w:val="007913FA"/>
    <w:rsid w:val="00791703"/>
    <w:rsid w:val="007A0A56"/>
    <w:rsid w:val="007A19EA"/>
    <w:rsid w:val="007A237A"/>
    <w:rsid w:val="007A2CE1"/>
    <w:rsid w:val="007A5241"/>
    <w:rsid w:val="007A5AAB"/>
    <w:rsid w:val="007A7C86"/>
    <w:rsid w:val="007B26E9"/>
    <w:rsid w:val="007B2D3F"/>
    <w:rsid w:val="007B3423"/>
    <w:rsid w:val="007B4E29"/>
    <w:rsid w:val="007C1907"/>
    <w:rsid w:val="007C3E8F"/>
    <w:rsid w:val="007C4A48"/>
    <w:rsid w:val="007C4FCD"/>
    <w:rsid w:val="007C6458"/>
    <w:rsid w:val="007C7979"/>
    <w:rsid w:val="007D1493"/>
    <w:rsid w:val="007D189D"/>
    <w:rsid w:val="007D26CA"/>
    <w:rsid w:val="007D27CE"/>
    <w:rsid w:val="007D2C6A"/>
    <w:rsid w:val="007D3E70"/>
    <w:rsid w:val="007D5FBC"/>
    <w:rsid w:val="007D6BA6"/>
    <w:rsid w:val="007E06D7"/>
    <w:rsid w:val="007F1B82"/>
    <w:rsid w:val="007F1C31"/>
    <w:rsid w:val="007F50E2"/>
    <w:rsid w:val="007F5DFE"/>
    <w:rsid w:val="007F6FB5"/>
    <w:rsid w:val="008032A6"/>
    <w:rsid w:val="00803D84"/>
    <w:rsid w:val="0080418E"/>
    <w:rsid w:val="0080507A"/>
    <w:rsid w:val="00806D14"/>
    <w:rsid w:val="008131B9"/>
    <w:rsid w:val="008132FB"/>
    <w:rsid w:val="0081541E"/>
    <w:rsid w:val="00815D98"/>
    <w:rsid w:val="008202B5"/>
    <w:rsid w:val="008202E4"/>
    <w:rsid w:val="008249E4"/>
    <w:rsid w:val="0082774E"/>
    <w:rsid w:val="00827F71"/>
    <w:rsid w:val="00830D48"/>
    <w:rsid w:val="008323C8"/>
    <w:rsid w:val="00833BC7"/>
    <w:rsid w:val="008362FF"/>
    <w:rsid w:val="00837417"/>
    <w:rsid w:val="008400C0"/>
    <w:rsid w:val="00841BA3"/>
    <w:rsid w:val="008468F1"/>
    <w:rsid w:val="00850A88"/>
    <w:rsid w:val="00851F12"/>
    <w:rsid w:val="008604D1"/>
    <w:rsid w:val="0086061C"/>
    <w:rsid w:val="00860CB5"/>
    <w:rsid w:val="00861440"/>
    <w:rsid w:val="008623DD"/>
    <w:rsid w:val="0086369D"/>
    <w:rsid w:val="00865C35"/>
    <w:rsid w:val="00865D59"/>
    <w:rsid w:val="008666A6"/>
    <w:rsid w:val="00871EB4"/>
    <w:rsid w:val="00873744"/>
    <w:rsid w:val="00875388"/>
    <w:rsid w:val="00876040"/>
    <w:rsid w:val="008779A0"/>
    <w:rsid w:val="0088234D"/>
    <w:rsid w:val="00882E1D"/>
    <w:rsid w:val="00885BE6"/>
    <w:rsid w:val="00890F58"/>
    <w:rsid w:val="00891D6F"/>
    <w:rsid w:val="00892407"/>
    <w:rsid w:val="008935CF"/>
    <w:rsid w:val="00893831"/>
    <w:rsid w:val="0089489B"/>
    <w:rsid w:val="00895322"/>
    <w:rsid w:val="008A01F0"/>
    <w:rsid w:val="008A4BA3"/>
    <w:rsid w:val="008A5946"/>
    <w:rsid w:val="008A6997"/>
    <w:rsid w:val="008A6FD5"/>
    <w:rsid w:val="008A7F91"/>
    <w:rsid w:val="008B069D"/>
    <w:rsid w:val="008B10F0"/>
    <w:rsid w:val="008B1E5F"/>
    <w:rsid w:val="008B20C0"/>
    <w:rsid w:val="008B30D9"/>
    <w:rsid w:val="008B492F"/>
    <w:rsid w:val="008B4A29"/>
    <w:rsid w:val="008B5439"/>
    <w:rsid w:val="008C1F63"/>
    <w:rsid w:val="008C5235"/>
    <w:rsid w:val="008C776E"/>
    <w:rsid w:val="008D0D58"/>
    <w:rsid w:val="008D1BE2"/>
    <w:rsid w:val="008D27E2"/>
    <w:rsid w:val="008D36F6"/>
    <w:rsid w:val="008D5F47"/>
    <w:rsid w:val="008D63E7"/>
    <w:rsid w:val="008E050F"/>
    <w:rsid w:val="008E3895"/>
    <w:rsid w:val="008E54BF"/>
    <w:rsid w:val="008E733B"/>
    <w:rsid w:val="008E7501"/>
    <w:rsid w:val="008F26C6"/>
    <w:rsid w:val="008F2DDE"/>
    <w:rsid w:val="008F3F4C"/>
    <w:rsid w:val="008F5554"/>
    <w:rsid w:val="008F6218"/>
    <w:rsid w:val="008F62C9"/>
    <w:rsid w:val="008F67E5"/>
    <w:rsid w:val="008F68A2"/>
    <w:rsid w:val="00901246"/>
    <w:rsid w:val="0090228A"/>
    <w:rsid w:val="009037F5"/>
    <w:rsid w:val="00904728"/>
    <w:rsid w:val="009072B0"/>
    <w:rsid w:val="00907555"/>
    <w:rsid w:val="00910F51"/>
    <w:rsid w:val="00912590"/>
    <w:rsid w:val="009126C4"/>
    <w:rsid w:val="00914861"/>
    <w:rsid w:val="00915A53"/>
    <w:rsid w:val="0092054A"/>
    <w:rsid w:val="00920B48"/>
    <w:rsid w:val="0092116E"/>
    <w:rsid w:val="00922ABE"/>
    <w:rsid w:val="009233A5"/>
    <w:rsid w:val="00923825"/>
    <w:rsid w:val="0092497D"/>
    <w:rsid w:val="00924C1C"/>
    <w:rsid w:val="00925777"/>
    <w:rsid w:val="00926DBC"/>
    <w:rsid w:val="00927642"/>
    <w:rsid w:val="00931D2A"/>
    <w:rsid w:val="00936CA1"/>
    <w:rsid w:val="00937ECF"/>
    <w:rsid w:val="009404E3"/>
    <w:rsid w:val="0094105E"/>
    <w:rsid w:val="00941C5F"/>
    <w:rsid w:val="009475EF"/>
    <w:rsid w:val="00951213"/>
    <w:rsid w:val="00951506"/>
    <w:rsid w:val="0095202C"/>
    <w:rsid w:val="00952584"/>
    <w:rsid w:val="00952ED1"/>
    <w:rsid w:val="00952FC2"/>
    <w:rsid w:val="009554B2"/>
    <w:rsid w:val="00957406"/>
    <w:rsid w:val="00962973"/>
    <w:rsid w:val="0096388A"/>
    <w:rsid w:val="00964475"/>
    <w:rsid w:val="009645D4"/>
    <w:rsid w:val="00964A14"/>
    <w:rsid w:val="00964BA5"/>
    <w:rsid w:val="00967412"/>
    <w:rsid w:val="00967A88"/>
    <w:rsid w:val="00967D0D"/>
    <w:rsid w:val="0097004F"/>
    <w:rsid w:val="00974399"/>
    <w:rsid w:val="009774CB"/>
    <w:rsid w:val="0098027D"/>
    <w:rsid w:val="0098074B"/>
    <w:rsid w:val="0098261A"/>
    <w:rsid w:val="00983C93"/>
    <w:rsid w:val="00983EBE"/>
    <w:rsid w:val="00984B27"/>
    <w:rsid w:val="009853FC"/>
    <w:rsid w:val="00986206"/>
    <w:rsid w:val="00987CBF"/>
    <w:rsid w:val="00990D26"/>
    <w:rsid w:val="0099265A"/>
    <w:rsid w:val="00992EC0"/>
    <w:rsid w:val="009936D2"/>
    <w:rsid w:val="009A1ECA"/>
    <w:rsid w:val="009A2E3F"/>
    <w:rsid w:val="009A4645"/>
    <w:rsid w:val="009A5ECC"/>
    <w:rsid w:val="009B027F"/>
    <w:rsid w:val="009B0854"/>
    <w:rsid w:val="009B0B63"/>
    <w:rsid w:val="009B1CA0"/>
    <w:rsid w:val="009B2A56"/>
    <w:rsid w:val="009B2FEA"/>
    <w:rsid w:val="009B6177"/>
    <w:rsid w:val="009B648A"/>
    <w:rsid w:val="009B6744"/>
    <w:rsid w:val="009C0490"/>
    <w:rsid w:val="009C0CF5"/>
    <w:rsid w:val="009C1F46"/>
    <w:rsid w:val="009C1FE9"/>
    <w:rsid w:val="009C4145"/>
    <w:rsid w:val="009C5861"/>
    <w:rsid w:val="009D0029"/>
    <w:rsid w:val="009D3D9A"/>
    <w:rsid w:val="009D494B"/>
    <w:rsid w:val="009D7222"/>
    <w:rsid w:val="009E134C"/>
    <w:rsid w:val="009E3997"/>
    <w:rsid w:val="009E5172"/>
    <w:rsid w:val="009E75FB"/>
    <w:rsid w:val="009F3B8B"/>
    <w:rsid w:val="009F3F84"/>
    <w:rsid w:val="009F652B"/>
    <w:rsid w:val="00A01B3A"/>
    <w:rsid w:val="00A027FE"/>
    <w:rsid w:val="00A0349E"/>
    <w:rsid w:val="00A03633"/>
    <w:rsid w:val="00A04469"/>
    <w:rsid w:val="00A0493D"/>
    <w:rsid w:val="00A05027"/>
    <w:rsid w:val="00A05037"/>
    <w:rsid w:val="00A056FB"/>
    <w:rsid w:val="00A05AFC"/>
    <w:rsid w:val="00A1153B"/>
    <w:rsid w:val="00A12EE8"/>
    <w:rsid w:val="00A149C3"/>
    <w:rsid w:val="00A21A27"/>
    <w:rsid w:val="00A248BB"/>
    <w:rsid w:val="00A2675E"/>
    <w:rsid w:val="00A31742"/>
    <w:rsid w:val="00A33A86"/>
    <w:rsid w:val="00A35918"/>
    <w:rsid w:val="00A35C1D"/>
    <w:rsid w:val="00A35C90"/>
    <w:rsid w:val="00A35DD4"/>
    <w:rsid w:val="00A36C9B"/>
    <w:rsid w:val="00A4008B"/>
    <w:rsid w:val="00A411C9"/>
    <w:rsid w:val="00A43B7C"/>
    <w:rsid w:val="00A4581C"/>
    <w:rsid w:val="00A45CD3"/>
    <w:rsid w:val="00A473C2"/>
    <w:rsid w:val="00A47797"/>
    <w:rsid w:val="00A52438"/>
    <w:rsid w:val="00A5545F"/>
    <w:rsid w:val="00A60602"/>
    <w:rsid w:val="00A635B2"/>
    <w:rsid w:val="00A6683D"/>
    <w:rsid w:val="00A70714"/>
    <w:rsid w:val="00A7178F"/>
    <w:rsid w:val="00A73A0B"/>
    <w:rsid w:val="00A73D0C"/>
    <w:rsid w:val="00A7575A"/>
    <w:rsid w:val="00A77F69"/>
    <w:rsid w:val="00A81A99"/>
    <w:rsid w:val="00A81B5F"/>
    <w:rsid w:val="00A82B5B"/>
    <w:rsid w:val="00A833EC"/>
    <w:rsid w:val="00A877D1"/>
    <w:rsid w:val="00A87995"/>
    <w:rsid w:val="00A9002C"/>
    <w:rsid w:val="00A917A4"/>
    <w:rsid w:val="00A92520"/>
    <w:rsid w:val="00A9390C"/>
    <w:rsid w:val="00A95689"/>
    <w:rsid w:val="00A95AED"/>
    <w:rsid w:val="00AA14F8"/>
    <w:rsid w:val="00AA36F9"/>
    <w:rsid w:val="00AA444A"/>
    <w:rsid w:val="00AA4821"/>
    <w:rsid w:val="00AA538A"/>
    <w:rsid w:val="00AB08A2"/>
    <w:rsid w:val="00AB17C5"/>
    <w:rsid w:val="00AB2219"/>
    <w:rsid w:val="00AB2D7E"/>
    <w:rsid w:val="00AB56BC"/>
    <w:rsid w:val="00AC2405"/>
    <w:rsid w:val="00AC37C7"/>
    <w:rsid w:val="00AC3A83"/>
    <w:rsid w:val="00AC62B4"/>
    <w:rsid w:val="00AC662D"/>
    <w:rsid w:val="00AC67D1"/>
    <w:rsid w:val="00AC79F1"/>
    <w:rsid w:val="00AC7F3A"/>
    <w:rsid w:val="00AD1BB8"/>
    <w:rsid w:val="00AD213B"/>
    <w:rsid w:val="00AD2BB1"/>
    <w:rsid w:val="00AD4A0D"/>
    <w:rsid w:val="00AD51B6"/>
    <w:rsid w:val="00AD56F0"/>
    <w:rsid w:val="00AD644A"/>
    <w:rsid w:val="00AE1E15"/>
    <w:rsid w:val="00AE24C8"/>
    <w:rsid w:val="00AE338A"/>
    <w:rsid w:val="00AE53ED"/>
    <w:rsid w:val="00AF3485"/>
    <w:rsid w:val="00AF76A1"/>
    <w:rsid w:val="00B003FF"/>
    <w:rsid w:val="00B0080B"/>
    <w:rsid w:val="00B0162E"/>
    <w:rsid w:val="00B01AEB"/>
    <w:rsid w:val="00B072C6"/>
    <w:rsid w:val="00B07FB3"/>
    <w:rsid w:val="00B07FBC"/>
    <w:rsid w:val="00B108C6"/>
    <w:rsid w:val="00B11448"/>
    <w:rsid w:val="00B1469E"/>
    <w:rsid w:val="00B1513B"/>
    <w:rsid w:val="00B15172"/>
    <w:rsid w:val="00B151FE"/>
    <w:rsid w:val="00B166B5"/>
    <w:rsid w:val="00B175EE"/>
    <w:rsid w:val="00B208F4"/>
    <w:rsid w:val="00B21D44"/>
    <w:rsid w:val="00B2212D"/>
    <w:rsid w:val="00B225C8"/>
    <w:rsid w:val="00B2342A"/>
    <w:rsid w:val="00B238B6"/>
    <w:rsid w:val="00B23ADF"/>
    <w:rsid w:val="00B25103"/>
    <w:rsid w:val="00B25A58"/>
    <w:rsid w:val="00B3064E"/>
    <w:rsid w:val="00B31E0B"/>
    <w:rsid w:val="00B34B10"/>
    <w:rsid w:val="00B360C1"/>
    <w:rsid w:val="00B4068C"/>
    <w:rsid w:val="00B40B91"/>
    <w:rsid w:val="00B43BF4"/>
    <w:rsid w:val="00B45F47"/>
    <w:rsid w:val="00B46C8B"/>
    <w:rsid w:val="00B47E87"/>
    <w:rsid w:val="00B503AB"/>
    <w:rsid w:val="00B50518"/>
    <w:rsid w:val="00B51D87"/>
    <w:rsid w:val="00B54DCF"/>
    <w:rsid w:val="00B55293"/>
    <w:rsid w:val="00B607D2"/>
    <w:rsid w:val="00B60AEC"/>
    <w:rsid w:val="00B60FC9"/>
    <w:rsid w:val="00B629D3"/>
    <w:rsid w:val="00B640F0"/>
    <w:rsid w:val="00B65FB8"/>
    <w:rsid w:val="00B70B36"/>
    <w:rsid w:val="00B71C11"/>
    <w:rsid w:val="00B740E4"/>
    <w:rsid w:val="00B741DA"/>
    <w:rsid w:val="00B75198"/>
    <w:rsid w:val="00B75E81"/>
    <w:rsid w:val="00B7664E"/>
    <w:rsid w:val="00B76EFB"/>
    <w:rsid w:val="00B81719"/>
    <w:rsid w:val="00B839CC"/>
    <w:rsid w:val="00B84ADE"/>
    <w:rsid w:val="00B84FB9"/>
    <w:rsid w:val="00B85BD1"/>
    <w:rsid w:val="00B86418"/>
    <w:rsid w:val="00B90494"/>
    <w:rsid w:val="00B948F5"/>
    <w:rsid w:val="00B95AA4"/>
    <w:rsid w:val="00BA1379"/>
    <w:rsid w:val="00BA3437"/>
    <w:rsid w:val="00BA604A"/>
    <w:rsid w:val="00BA743E"/>
    <w:rsid w:val="00BB011E"/>
    <w:rsid w:val="00BB1C35"/>
    <w:rsid w:val="00BB526A"/>
    <w:rsid w:val="00BB5303"/>
    <w:rsid w:val="00BB620A"/>
    <w:rsid w:val="00BB68FC"/>
    <w:rsid w:val="00BC0719"/>
    <w:rsid w:val="00BC2B01"/>
    <w:rsid w:val="00BC4B92"/>
    <w:rsid w:val="00BC4EEE"/>
    <w:rsid w:val="00BC6169"/>
    <w:rsid w:val="00BC6837"/>
    <w:rsid w:val="00BD1D0E"/>
    <w:rsid w:val="00BD249E"/>
    <w:rsid w:val="00BD2754"/>
    <w:rsid w:val="00BD44DF"/>
    <w:rsid w:val="00BD5C86"/>
    <w:rsid w:val="00BD6736"/>
    <w:rsid w:val="00BD769B"/>
    <w:rsid w:val="00BE07FB"/>
    <w:rsid w:val="00BE1A61"/>
    <w:rsid w:val="00BE5BE9"/>
    <w:rsid w:val="00BE5C69"/>
    <w:rsid w:val="00BE77F3"/>
    <w:rsid w:val="00BF03B2"/>
    <w:rsid w:val="00BF0905"/>
    <w:rsid w:val="00BF0CA6"/>
    <w:rsid w:val="00BF118D"/>
    <w:rsid w:val="00BF2A27"/>
    <w:rsid w:val="00BF2AFB"/>
    <w:rsid w:val="00BF2B84"/>
    <w:rsid w:val="00BF49D5"/>
    <w:rsid w:val="00BF51F0"/>
    <w:rsid w:val="00BF58B6"/>
    <w:rsid w:val="00BF635E"/>
    <w:rsid w:val="00BF6397"/>
    <w:rsid w:val="00BF6E94"/>
    <w:rsid w:val="00BF7410"/>
    <w:rsid w:val="00C0009B"/>
    <w:rsid w:val="00C01486"/>
    <w:rsid w:val="00C0155C"/>
    <w:rsid w:val="00C01A18"/>
    <w:rsid w:val="00C0238E"/>
    <w:rsid w:val="00C030B1"/>
    <w:rsid w:val="00C03347"/>
    <w:rsid w:val="00C03897"/>
    <w:rsid w:val="00C04C14"/>
    <w:rsid w:val="00C06F56"/>
    <w:rsid w:val="00C07FE8"/>
    <w:rsid w:val="00C103C9"/>
    <w:rsid w:val="00C12800"/>
    <w:rsid w:val="00C153C5"/>
    <w:rsid w:val="00C16CA9"/>
    <w:rsid w:val="00C16EDB"/>
    <w:rsid w:val="00C207C9"/>
    <w:rsid w:val="00C2176F"/>
    <w:rsid w:val="00C21F55"/>
    <w:rsid w:val="00C221D0"/>
    <w:rsid w:val="00C2298B"/>
    <w:rsid w:val="00C2516E"/>
    <w:rsid w:val="00C26E30"/>
    <w:rsid w:val="00C32639"/>
    <w:rsid w:val="00C3313F"/>
    <w:rsid w:val="00C33475"/>
    <w:rsid w:val="00C34BBC"/>
    <w:rsid w:val="00C34F2D"/>
    <w:rsid w:val="00C350FA"/>
    <w:rsid w:val="00C3543F"/>
    <w:rsid w:val="00C36A98"/>
    <w:rsid w:val="00C373CA"/>
    <w:rsid w:val="00C37CD4"/>
    <w:rsid w:val="00C456A9"/>
    <w:rsid w:val="00C474F1"/>
    <w:rsid w:val="00C500B7"/>
    <w:rsid w:val="00C50A3D"/>
    <w:rsid w:val="00C50C12"/>
    <w:rsid w:val="00C51E87"/>
    <w:rsid w:val="00C51F46"/>
    <w:rsid w:val="00C52F77"/>
    <w:rsid w:val="00C542F3"/>
    <w:rsid w:val="00C54CBC"/>
    <w:rsid w:val="00C60551"/>
    <w:rsid w:val="00C63D15"/>
    <w:rsid w:val="00C640A7"/>
    <w:rsid w:val="00C67075"/>
    <w:rsid w:val="00C70FCC"/>
    <w:rsid w:val="00C72A42"/>
    <w:rsid w:val="00C7425A"/>
    <w:rsid w:val="00C7441E"/>
    <w:rsid w:val="00C76C3A"/>
    <w:rsid w:val="00C76D5C"/>
    <w:rsid w:val="00C76F32"/>
    <w:rsid w:val="00C822BF"/>
    <w:rsid w:val="00C82C14"/>
    <w:rsid w:val="00C83045"/>
    <w:rsid w:val="00C8331F"/>
    <w:rsid w:val="00C8488D"/>
    <w:rsid w:val="00C87586"/>
    <w:rsid w:val="00C94A54"/>
    <w:rsid w:val="00C96749"/>
    <w:rsid w:val="00C96A42"/>
    <w:rsid w:val="00C96D71"/>
    <w:rsid w:val="00CA0247"/>
    <w:rsid w:val="00CA0CAE"/>
    <w:rsid w:val="00CA1A0E"/>
    <w:rsid w:val="00CA6195"/>
    <w:rsid w:val="00CA7529"/>
    <w:rsid w:val="00CB2492"/>
    <w:rsid w:val="00CB322C"/>
    <w:rsid w:val="00CB3A67"/>
    <w:rsid w:val="00CB45B0"/>
    <w:rsid w:val="00CB4CD3"/>
    <w:rsid w:val="00CB7877"/>
    <w:rsid w:val="00CC276B"/>
    <w:rsid w:val="00CC2E8A"/>
    <w:rsid w:val="00CD401B"/>
    <w:rsid w:val="00CD456D"/>
    <w:rsid w:val="00CD4CEE"/>
    <w:rsid w:val="00CD5704"/>
    <w:rsid w:val="00CD5D1D"/>
    <w:rsid w:val="00CD7476"/>
    <w:rsid w:val="00CE111B"/>
    <w:rsid w:val="00CE1910"/>
    <w:rsid w:val="00CE66B8"/>
    <w:rsid w:val="00CF18FC"/>
    <w:rsid w:val="00CF329D"/>
    <w:rsid w:val="00CF3B02"/>
    <w:rsid w:val="00CF4297"/>
    <w:rsid w:val="00CF573E"/>
    <w:rsid w:val="00D0126D"/>
    <w:rsid w:val="00D01AA8"/>
    <w:rsid w:val="00D042E9"/>
    <w:rsid w:val="00D04655"/>
    <w:rsid w:val="00D07D78"/>
    <w:rsid w:val="00D12DC9"/>
    <w:rsid w:val="00D164DA"/>
    <w:rsid w:val="00D178A9"/>
    <w:rsid w:val="00D202F9"/>
    <w:rsid w:val="00D22226"/>
    <w:rsid w:val="00D2642B"/>
    <w:rsid w:val="00D3260F"/>
    <w:rsid w:val="00D34423"/>
    <w:rsid w:val="00D35307"/>
    <w:rsid w:val="00D361CB"/>
    <w:rsid w:val="00D37A81"/>
    <w:rsid w:val="00D37B19"/>
    <w:rsid w:val="00D4015C"/>
    <w:rsid w:val="00D406F3"/>
    <w:rsid w:val="00D421A7"/>
    <w:rsid w:val="00D43E0F"/>
    <w:rsid w:val="00D452BC"/>
    <w:rsid w:val="00D45D20"/>
    <w:rsid w:val="00D45F63"/>
    <w:rsid w:val="00D47D35"/>
    <w:rsid w:val="00D47E3B"/>
    <w:rsid w:val="00D504D8"/>
    <w:rsid w:val="00D50829"/>
    <w:rsid w:val="00D50C0D"/>
    <w:rsid w:val="00D52274"/>
    <w:rsid w:val="00D52852"/>
    <w:rsid w:val="00D5600E"/>
    <w:rsid w:val="00D56DC4"/>
    <w:rsid w:val="00D57B6E"/>
    <w:rsid w:val="00D57F25"/>
    <w:rsid w:val="00D6058E"/>
    <w:rsid w:val="00D60690"/>
    <w:rsid w:val="00D636A2"/>
    <w:rsid w:val="00D64F44"/>
    <w:rsid w:val="00D6678E"/>
    <w:rsid w:val="00D66994"/>
    <w:rsid w:val="00D7071F"/>
    <w:rsid w:val="00D71513"/>
    <w:rsid w:val="00D71735"/>
    <w:rsid w:val="00D72C0F"/>
    <w:rsid w:val="00D73BCF"/>
    <w:rsid w:val="00D73C36"/>
    <w:rsid w:val="00D73CF0"/>
    <w:rsid w:val="00D743E5"/>
    <w:rsid w:val="00D7497A"/>
    <w:rsid w:val="00D7786C"/>
    <w:rsid w:val="00D803AE"/>
    <w:rsid w:val="00D81218"/>
    <w:rsid w:val="00D812E5"/>
    <w:rsid w:val="00D8345C"/>
    <w:rsid w:val="00D840B4"/>
    <w:rsid w:val="00D87EE8"/>
    <w:rsid w:val="00D87FD7"/>
    <w:rsid w:val="00D911D2"/>
    <w:rsid w:val="00D91214"/>
    <w:rsid w:val="00D92F28"/>
    <w:rsid w:val="00D9304C"/>
    <w:rsid w:val="00D96776"/>
    <w:rsid w:val="00D97A06"/>
    <w:rsid w:val="00DA5DF0"/>
    <w:rsid w:val="00DB19E4"/>
    <w:rsid w:val="00DB4452"/>
    <w:rsid w:val="00DB45FB"/>
    <w:rsid w:val="00DB4BB3"/>
    <w:rsid w:val="00DC0827"/>
    <w:rsid w:val="00DC1C92"/>
    <w:rsid w:val="00DC328A"/>
    <w:rsid w:val="00DC3C33"/>
    <w:rsid w:val="00DC5A04"/>
    <w:rsid w:val="00DC609B"/>
    <w:rsid w:val="00DD231B"/>
    <w:rsid w:val="00DD4522"/>
    <w:rsid w:val="00DD4817"/>
    <w:rsid w:val="00DD6A24"/>
    <w:rsid w:val="00DE0344"/>
    <w:rsid w:val="00DE422C"/>
    <w:rsid w:val="00DE4464"/>
    <w:rsid w:val="00DE5563"/>
    <w:rsid w:val="00DE60FE"/>
    <w:rsid w:val="00DE61BF"/>
    <w:rsid w:val="00DE6361"/>
    <w:rsid w:val="00DE7A18"/>
    <w:rsid w:val="00DF11EA"/>
    <w:rsid w:val="00DF2A59"/>
    <w:rsid w:val="00DF2D58"/>
    <w:rsid w:val="00DF4F1C"/>
    <w:rsid w:val="00DF5FFB"/>
    <w:rsid w:val="00DF796E"/>
    <w:rsid w:val="00E00118"/>
    <w:rsid w:val="00E016B3"/>
    <w:rsid w:val="00E03849"/>
    <w:rsid w:val="00E03DD5"/>
    <w:rsid w:val="00E044FB"/>
    <w:rsid w:val="00E04A70"/>
    <w:rsid w:val="00E04CCC"/>
    <w:rsid w:val="00E13ECB"/>
    <w:rsid w:val="00E1425E"/>
    <w:rsid w:val="00E14624"/>
    <w:rsid w:val="00E14A6D"/>
    <w:rsid w:val="00E1722C"/>
    <w:rsid w:val="00E17728"/>
    <w:rsid w:val="00E20EB8"/>
    <w:rsid w:val="00E213B3"/>
    <w:rsid w:val="00E21D38"/>
    <w:rsid w:val="00E245C6"/>
    <w:rsid w:val="00E25172"/>
    <w:rsid w:val="00E26EFD"/>
    <w:rsid w:val="00E276FD"/>
    <w:rsid w:val="00E30FFE"/>
    <w:rsid w:val="00E32830"/>
    <w:rsid w:val="00E33509"/>
    <w:rsid w:val="00E360B4"/>
    <w:rsid w:val="00E363CD"/>
    <w:rsid w:val="00E36A95"/>
    <w:rsid w:val="00E37DE4"/>
    <w:rsid w:val="00E4180A"/>
    <w:rsid w:val="00E43652"/>
    <w:rsid w:val="00E4391F"/>
    <w:rsid w:val="00E4441B"/>
    <w:rsid w:val="00E45CF1"/>
    <w:rsid w:val="00E50A07"/>
    <w:rsid w:val="00E5148E"/>
    <w:rsid w:val="00E554DD"/>
    <w:rsid w:val="00E60380"/>
    <w:rsid w:val="00E654D5"/>
    <w:rsid w:val="00E703F5"/>
    <w:rsid w:val="00E729DF"/>
    <w:rsid w:val="00E72CD2"/>
    <w:rsid w:val="00E73F05"/>
    <w:rsid w:val="00E7490C"/>
    <w:rsid w:val="00E76381"/>
    <w:rsid w:val="00E775AD"/>
    <w:rsid w:val="00E81AEA"/>
    <w:rsid w:val="00E830F8"/>
    <w:rsid w:val="00E87631"/>
    <w:rsid w:val="00E911ED"/>
    <w:rsid w:val="00E9496F"/>
    <w:rsid w:val="00E950CA"/>
    <w:rsid w:val="00E95F39"/>
    <w:rsid w:val="00E96CA9"/>
    <w:rsid w:val="00EA4358"/>
    <w:rsid w:val="00EA5918"/>
    <w:rsid w:val="00EA69E0"/>
    <w:rsid w:val="00EB07F9"/>
    <w:rsid w:val="00EB2ACE"/>
    <w:rsid w:val="00EB602F"/>
    <w:rsid w:val="00EB6DFC"/>
    <w:rsid w:val="00EC057A"/>
    <w:rsid w:val="00EC0FE7"/>
    <w:rsid w:val="00EC32AA"/>
    <w:rsid w:val="00EC37F8"/>
    <w:rsid w:val="00EC4DB1"/>
    <w:rsid w:val="00EC5A6E"/>
    <w:rsid w:val="00EC6755"/>
    <w:rsid w:val="00EC6F2C"/>
    <w:rsid w:val="00ED04B6"/>
    <w:rsid w:val="00ED0A9A"/>
    <w:rsid w:val="00ED2401"/>
    <w:rsid w:val="00ED32FC"/>
    <w:rsid w:val="00ED4A38"/>
    <w:rsid w:val="00ED5465"/>
    <w:rsid w:val="00ED7363"/>
    <w:rsid w:val="00ED7440"/>
    <w:rsid w:val="00EE1D63"/>
    <w:rsid w:val="00EE1FE9"/>
    <w:rsid w:val="00EE3591"/>
    <w:rsid w:val="00EE4E2F"/>
    <w:rsid w:val="00EE6381"/>
    <w:rsid w:val="00EE7EBD"/>
    <w:rsid w:val="00EF1180"/>
    <w:rsid w:val="00EF122A"/>
    <w:rsid w:val="00EF1A4F"/>
    <w:rsid w:val="00EF28C8"/>
    <w:rsid w:val="00EF6B81"/>
    <w:rsid w:val="00EF776D"/>
    <w:rsid w:val="00F00567"/>
    <w:rsid w:val="00F00A5A"/>
    <w:rsid w:val="00F05ED2"/>
    <w:rsid w:val="00F100B2"/>
    <w:rsid w:val="00F11278"/>
    <w:rsid w:val="00F113C1"/>
    <w:rsid w:val="00F115B9"/>
    <w:rsid w:val="00F11E54"/>
    <w:rsid w:val="00F168C9"/>
    <w:rsid w:val="00F16E1C"/>
    <w:rsid w:val="00F20546"/>
    <w:rsid w:val="00F237F9"/>
    <w:rsid w:val="00F23E9B"/>
    <w:rsid w:val="00F25588"/>
    <w:rsid w:val="00F257E5"/>
    <w:rsid w:val="00F26BB3"/>
    <w:rsid w:val="00F26D18"/>
    <w:rsid w:val="00F271E9"/>
    <w:rsid w:val="00F32150"/>
    <w:rsid w:val="00F345D1"/>
    <w:rsid w:val="00F35DF6"/>
    <w:rsid w:val="00F361F1"/>
    <w:rsid w:val="00F374DF"/>
    <w:rsid w:val="00F3765C"/>
    <w:rsid w:val="00F43F23"/>
    <w:rsid w:val="00F442BC"/>
    <w:rsid w:val="00F47105"/>
    <w:rsid w:val="00F47226"/>
    <w:rsid w:val="00F5080C"/>
    <w:rsid w:val="00F558D8"/>
    <w:rsid w:val="00F55A3E"/>
    <w:rsid w:val="00F562AE"/>
    <w:rsid w:val="00F605C6"/>
    <w:rsid w:val="00F612C9"/>
    <w:rsid w:val="00F6280C"/>
    <w:rsid w:val="00F64254"/>
    <w:rsid w:val="00F649FE"/>
    <w:rsid w:val="00F6564E"/>
    <w:rsid w:val="00F70D0B"/>
    <w:rsid w:val="00F71EAA"/>
    <w:rsid w:val="00F7431A"/>
    <w:rsid w:val="00F759BF"/>
    <w:rsid w:val="00F80A38"/>
    <w:rsid w:val="00F81B93"/>
    <w:rsid w:val="00F83152"/>
    <w:rsid w:val="00F8457B"/>
    <w:rsid w:val="00F8700D"/>
    <w:rsid w:val="00F87503"/>
    <w:rsid w:val="00F92E5C"/>
    <w:rsid w:val="00F93027"/>
    <w:rsid w:val="00F931BB"/>
    <w:rsid w:val="00F94842"/>
    <w:rsid w:val="00F95FCC"/>
    <w:rsid w:val="00F96E6C"/>
    <w:rsid w:val="00F97F81"/>
    <w:rsid w:val="00FA009D"/>
    <w:rsid w:val="00FA0850"/>
    <w:rsid w:val="00FA16EC"/>
    <w:rsid w:val="00FA217D"/>
    <w:rsid w:val="00FA765A"/>
    <w:rsid w:val="00FB02E0"/>
    <w:rsid w:val="00FB0393"/>
    <w:rsid w:val="00FB2445"/>
    <w:rsid w:val="00FB765A"/>
    <w:rsid w:val="00FC0EE8"/>
    <w:rsid w:val="00FC253D"/>
    <w:rsid w:val="00FC5C93"/>
    <w:rsid w:val="00FC6C9C"/>
    <w:rsid w:val="00FD0199"/>
    <w:rsid w:val="00FD0AAE"/>
    <w:rsid w:val="00FD3103"/>
    <w:rsid w:val="00FD334C"/>
    <w:rsid w:val="00FD3BC2"/>
    <w:rsid w:val="00FD490B"/>
    <w:rsid w:val="00FD4FF2"/>
    <w:rsid w:val="00FD7520"/>
    <w:rsid w:val="00FE1E6C"/>
    <w:rsid w:val="00FE2C6F"/>
    <w:rsid w:val="00FE62A4"/>
    <w:rsid w:val="00FF045F"/>
    <w:rsid w:val="00FF07CC"/>
    <w:rsid w:val="00FF384F"/>
    <w:rsid w:val="00FF60F6"/>
    <w:rsid w:val="00FF6E43"/>
    <w:rsid w:val="00FF6EC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v:stroke dashstyle="dash"/>
      <o:colormru v:ext="edit" colors="#ffc,white,#e7ffff,#6f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toc 1" w:uiPriority="3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e">
    <w:name w:val="Normal"/>
    <w:qFormat/>
    <w:rsid w:val="00072F2B"/>
    <w:rPr>
      <w:sz w:val="24"/>
      <w:szCs w:val="24"/>
    </w:rPr>
  </w:style>
  <w:style w:type="paragraph" w:styleId="Titolo1">
    <w:name w:val="heading 1"/>
    <w:basedOn w:val="Normale"/>
    <w:next w:val="Normale"/>
    <w:link w:val="Titolo1Carattere"/>
    <w:qFormat/>
    <w:pPr>
      <w:keepNext/>
      <w:overflowPunct w:val="0"/>
      <w:autoSpaceDE w:val="0"/>
      <w:autoSpaceDN w:val="0"/>
      <w:adjustRightInd w:val="0"/>
      <w:jc w:val="center"/>
      <w:outlineLvl w:val="0"/>
    </w:pPr>
    <w:rPr>
      <w:rFonts w:ascii="Arial" w:hAnsi="Arial"/>
      <w:b/>
      <w:lang w:val="x-none" w:eastAsia="x-none"/>
    </w:rPr>
  </w:style>
  <w:style w:type="paragraph" w:styleId="Titolo2">
    <w:name w:val="heading 2"/>
    <w:basedOn w:val="Normale"/>
    <w:next w:val="Normale"/>
    <w:qFormat/>
    <w:pPr>
      <w:keepNext/>
      <w:outlineLvl w:val="1"/>
    </w:pPr>
    <w:rPr>
      <w:rFonts w:ascii="Book Antiqua" w:hAnsi="Book Antiqua"/>
      <w:b/>
      <w:sz w:val="22"/>
      <w:szCs w:val="20"/>
    </w:rPr>
  </w:style>
  <w:style w:type="paragraph" w:styleId="Titolo3">
    <w:name w:val="heading 3"/>
    <w:basedOn w:val="Normale"/>
    <w:next w:val="Normale"/>
    <w:qFormat/>
    <w:pPr>
      <w:keepNext/>
      <w:spacing w:before="240" w:after="60"/>
      <w:outlineLvl w:val="2"/>
    </w:pPr>
    <w:rPr>
      <w:rFonts w:ascii="Arial" w:hAnsi="Arial" w:cs="Arial"/>
      <w:b/>
      <w:bCs/>
      <w:sz w:val="26"/>
      <w:szCs w:val="26"/>
    </w:rPr>
  </w:style>
  <w:style w:type="paragraph" w:styleId="Titolo4">
    <w:name w:val="heading 4"/>
    <w:basedOn w:val="Normale"/>
    <w:next w:val="Normale"/>
    <w:link w:val="Titolo4Carattere"/>
    <w:qFormat/>
    <w:pPr>
      <w:keepNext/>
      <w:outlineLvl w:val="3"/>
    </w:pPr>
    <w:rPr>
      <w:rFonts w:ascii="Book Antiqua" w:hAnsi="Book Antiqua"/>
      <w:b/>
      <w:bCs/>
      <w:lang w:val="x-none" w:eastAsia="x-none"/>
    </w:rPr>
  </w:style>
  <w:style w:type="paragraph" w:styleId="Titolo5">
    <w:name w:val="heading 5"/>
    <w:basedOn w:val="Normale"/>
    <w:next w:val="Normale"/>
    <w:link w:val="Titolo5Carattere"/>
    <w:qFormat/>
    <w:pPr>
      <w:keepNext/>
      <w:tabs>
        <w:tab w:val="left" w:pos="5670"/>
      </w:tabs>
      <w:jc w:val="both"/>
      <w:outlineLvl w:val="4"/>
    </w:pPr>
    <w:rPr>
      <w:rFonts w:ascii="Arial" w:hAnsi="Arial"/>
      <w:b/>
      <w:i/>
      <w:sz w:val="20"/>
      <w:szCs w:val="20"/>
      <w:lang w:val="x-none" w:eastAsia="x-none"/>
    </w:rPr>
  </w:style>
  <w:style w:type="paragraph" w:styleId="Titolo6">
    <w:name w:val="heading 6"/>
    <w:basedOn w:val="Normale"/>
    <w:next w:val="Normale"/>
    <w:qFormat/>
    <w:pPr>
      <w:keepNext/>
      <w:numPr>
        <w:numId w:val="1"/>
      </w:numPr>
      <w:jc w:val="both"/>
      <w:outlineLvl w:val="5"/>
    </w:pPr>
    <w:rPr>
      <w:rFonts w:ascii="Arial" w:hAnsi="Arial"/>
      <w:b/>
      <w:sz w:val="20"/>
      <w:szCs w:val="20"/>
    </w:rPr>
  </w:style>
  <w:style w:type="paragraph" w:styleId="Titolo7">
    <w:name w:val="heading 7"/>
    <w:basedOn w:val="Normale"/>
    <w:next w:val="Normale"/>
    <w:qFormat/>
    <w:pPr>
      <w:keepNext/>
      <w:outlineLvl w:val="6"/>
    </w:pPr>
    <w:rPr>
      <w:rFonts w:ascii="Book Antiqua" w:hAnsi="Book Antiqua"/>
      <w:b/>
      <w:bCs/>
      <w:color w:val="0000FF"/>
      <w:sz w:val="28"/>
    </w:rPr>
  </w:style>
  <w:style w:type="paragraph" w:styleId="Titolo8">
    <w:name w:val="heading 8"/>
    <w:basedOn w:val="Normale"/>
    <w:next w:val="Normale"/>
    <w:link w:val="Titolo8Carattere"/>
    <w:qFormat/>
    <w:pPr>
      <w:keepNext/>
      <w:outlineLvl w:val="7"/>
    </w:pPr>
    <w:rPr>
      <w:rFonts w:ascii="Arial" w:hAnsi="Arial"/>
      <w:b/>
      <w:bCs/>
      <w:sz w:val="28"/>
      <w:szCs w:val="20"/>
      <w:lang w:val="x-none" w:eastAsia="x-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pPr>
      <w:overflowPunct w:val="0"/>
      <w:autoSpaceDE w:val="0"/>
      <w:autoSpaceDN w:val="0"/>
      <w:adjustRightInd w:val="0"/>
      <w:jc w:val="both"/>
    </w:pPr>
    <w:rPr>
      <w:rFonts w:ascii="Arial" w:hAnsi="Arial" w:cs="Arial"/>
      <w:color w:val="FF0000"/>
    </w:rPr>
  </w:style>
  <w:style w:type="paragraph" w:styleId="Intestazione">
    <w:name w:val="header"/>
    <w:basedOn w:val="Normale"/>
    <w:link w:val="IntestazioneCarattere"/>
    <w:pPr>
      <w:tabs>
        <w:tab w:val="center" w:pos="4819"/>
        <w:tab w:val="right" w:pos="9638"/>
      </w:tabs>
    </w:pPr>
    <w:rPr>
      <w:lang w:val="x-none" w:eastAsia="x-none"/>
    </w:rPr>
  </w:style>
  <w:style w:type="paragraph" w:styleId="Pidipagina">
    <w:name w:val="footer"/>
    <w:basedOn w:val="Normale"/>
    <w:pPr>
      <w:tabs>
        <w:tab w:val="center" w:pos="4819"/>
        <w:tab w:val="right" w:pos="9638"/>
      </w:tabs>
    </w:pPr>
  </w:style>
  <w:style w:type="paragraph" w:styleId="Corpodeltesto2">
    <w:name w:val="Body Text 2"/>
    <w:basedOn w:val="Normale"/>
    <w:pPr>
      <w:overflowPunct w:val="0"/>
      <w:autoSpaceDE w:val="0"/>
      <w:autoSpaceDN w:val="0"/>
      <w:adjustRightInd w:val="0"/>
      <w:jc w:val="both"/>
    </w:pPr>
    <w:rPr>
      <w:rFonts w:ascii="Arial" w:hAnsi="Arial" w:cs="Arial"/>
    </w:rPr>
  </w:style>
  <w:style w:type="paragraph" w:styleId="Rientrocorpodeltesto2">
    <w:name w:val="Body Text Indent 2"/>
    <w:basedOn w:val="Normale"/>
    <w:pPr>
      <w:spacing w:after="120" w:line="480" w:lineRule="auto"/>
      <w:ind w:left="283"/>
    </w:pPr>
  </w:style>
  <w:style w:type="paragraph" w:styleId="Corpodeltesto3">
    <w:name w:val="Body Text 3"/>
    <w:basedOn w:val="Normale"/>
    <w:pPr>
      <w:overflowPunct w:val="0"/>
      <w:autoSpaceDE w:val="0"/>
      <w:autoSpaceDN w:val="0"/>
      <w:adjustRightInd w:val="0"/>
      <w:jc w:val="both"/>
    </w:pPr>
    <w:rPr>
      <w:rFonts w:ascii="Arial" w:hAnsi="Arial" w:cs="Arial"/>
      <w:b/>
      <w:bCs/>
    </w:rPr>
  </w:style>
  <w:style w:type="paragraph" w:customStyle="1" w:styleId="font5">
    <w:name w:val="font5"/>
    <w:basedOn w:val="Normale"/>
    <w:pPr>
      <w:spacing w:before="100" w:beforeAutospacing="1" w:after="100" w:afterAutospacing="1"/>
    </w:pPr>
    <w:rPr>
      <w:rFonts w:ascii="Arial" w:eastAsia="Arial Unicode MS" w:hAnsi="Arial" w:cs="Arial"/>
      <w:color w:val="3366FF"/>
      <w:sz w:val="18"/>
      <w:szCs w:val="18"/>
    </w:rPr>
  </w:style>
  <w:style w:type="paragraph" w:customStyle="1" w:styleId="font6">
    <w:name w:val="font6"/>
    <w:basedOn w:val="Normale"/>
    <w:pPr>
      <w:spacing w:before="100" w:beforeAutospacing="1" w:after="100" w:afterAutospacing="1"/>
    </w:pPr>
    <w:rPr>
      <w:rFonts w:ascii="Arial" w:eastAsia="Arial Unicode MS" w:hAnsi="Arial" w:cs="Arial"/>
      <w:b/>
      <w:bCs/>
      <w:i/>
      <w:iCs/>
      <w:color w:val="3366FF"/>
      <w:sz w:val="18"/>
      <w:szCs w:val="18"/>
    </w:rPr>
  </w:style>
  <w:style w:type="paragraph" w:customStyle="1" w:styleId="font7">
    <w:name w:val="font7"/>
    <w:basedOn w:val="Normale"/>
    <w:pPr>
      <w:spacing w:before="100" w:beforeAutospacing="1" w:after="100" w:afterAutospacing="1"/>
    </w:pPr>
    <w:rPr>
      <w:rFonts w:ascii="Arial" w:eastAsia="Arial Unicode MS" w:hAnsi="Arial" w:cs="Arial"/>
      <w:b/>
      <w:bCs/>
      <w:color w:val="3366FF"/>
      <w:sz w:val="18"/>
      <w:szCs w:val="18"/>
    </w:rPr>
  </w:style>
  <w:style w:type="paragraph" w:customStyle="1" w:styleId="font8">
    <w:name w:val="font8"/>
    <w:basedOn w:val="Normale"/>
    <w:pPr>
      <w:spacing w:before="100" w:beforeAutospacing="1" w:after="100" w:afterAutospacing="1"/>
    </w:pPr>
    <w:rPr>
      <w:rFonts w:ascii="Arial" w:eastAsia="Arial Unicode MS" w:hAnsi="Arial" w:cs="Arial"/>
      <w:i/>
      <w:iCs/>
      <w:color w:val="3366FF"/>
      <w:sz w:val="18"/>
      <w:szCs w:val="18"/>
    </w:rPr>
  </w:style>
  <w:style w:type="paragraph" w:customStyle="1" w:styleId="xl24">
    <w:name w:val="xl24"/>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sz w:val="18"/>
      <w:szCs w:val="18"/>
    </w:rPr>
  </w:style>
  <w:style w:type="paragraph" w:customStyle="1" w:styleId="xl25">
    <w:name w:val="xl25"/>
    <w:basedOn w:val="Normale"/>
    <w:pPr>
      <w:pBdr>
        <w:top w:val="single" w:sz="4" w:space="0" w:color="auto"/>
        <w:left w:val="single" w:sz="4" w:space="0" w:color="auto"/>
        <w:bottom w:val="single" w:sz="4" w:space="0" w:color="auto"/>
        <w:right w:val="single" w:sz="4" w:space="0" w:color="auto"/>
      </w:pBdr>
      <w:shd w:val="clear" w:color="auto" w:fill="000080"/>
      <w:spacing w:before="100" w:beforeAutospacing="1" w:after="100" w:afterAutospacing="1"/>
    </w:pPr>
    <w:rPr>
      <w:rFonts w:ascii="Arial" w:eastAsia="Arial Unicode MS" w:hAnsi="Arial" w:cs="Arial"/>
      <w:b/>
      <w:bCs/>
      <w:color w:val="FFFFFF"/>
      <w:sz w:val="18"/>
      <w:szCs w:val="18"/>
    </w:rPr>
  </w:style>
  <w:style w:type="paragraph" w:customStyle="1" w:styleId="xl26">
    <w:name w:val="xl26"/>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3366FF"/>
      <w:sz w:val="18"/>
      <w:szCs w:val="18"/>
    </w:rPr>
  </w:style>
  <w:style w:type="paragraph" w:customStyle="1" w:styleId="xl27">
    <w:name w:val="xl27"/>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b/>
      <w:bCs/>
      <w:i/>
      <w:iCs/>
      <w:color w:val="3366FF"/>
      <w:sz w:val="18"/>
      <w:szCs w:val="18"/>
    </w:rPr>
  </w:style>
  <w:style w:type="paragraph" w:customStyle="1" w:styleId="xl28">
    <w:name w:val="xl28"/>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b/>
      <w:bCs/>
      <w:color w:val="3366FF"/>
      <w:sz w:val="18"/>
      <w:szCs w:val="18"/>
    </w:rPr>
  </w:style>
  <w:style w:type="paragraph" w:customStyle="1" w:styleId="xl29">
    <w:name w:val="xl29"/>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b/>
      <w:bCs/>
      <w:sz w:val="18"/>
      <w:szCs w:val="18"/>
    </w:rPr>
  </w:style>
  <w:style w:type="paragraph" w:customStyle="1" w:styleId="xl30">
    <w:name w:val="xl30"/>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b/>
      <w:bCs/>
      <w:color w:val="3366FF"/>
      <w:sz w:val="18"/>
      <w:szCs w:val="18"/>
    </w:rPr>
  </w:style>
  <w:style w:type="paragraph" w:customStyle="1" w:styleId="xl31">
    <w:name w:val="xl31"/>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3366FF"/>
      <w:sz w:val="18"/>
      <w:szCs w:val="18"/>
    </w:rPr>
  </w:style>
  <w:style w:type="paragraph" w:customStyle="1" w:styleId="xl32">
    <w:name w:val="xl32"/>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3366FF"/>
      <w:sz w:val="18"/>
      <w:szCs w:val="18"/>
    </w:rPr>
  </w:style>
  <w:style w:type="paragraph" w:customStyle="1" w:styleId="xl33">
    <w:name w:val="xl33"/>
    <w:basedOn w:val="Normale"/>
    <w:pPr>
      <w:pBdr>
        <w:top w:val="single" w:sz="8" w:space="0" w:color="auto"/>
        <w:bottom w:val="single" w:sz="8" w:space="0" w:color="auto"/>
      </w:pBdr>
      <w:shd w:val="clear" w:color="auto" w:fill="CCFFFF"/>
      <w:spacing w:before="100" w:beforeAutospacing="1" w:after="100" w:afterAutospacing="1"/>
      <w:jc w:val="center"/>
      <w:textAlignment w:val="center"/>
    </w:pPr>
    <w:rPr>
      <w:rFonts w:ascii="Arial" w:eastAsia="Arial Unicode MS" w:hAnsi="Arial" w:cs="Arial"/>
      <w:b/>
      <w:bCs/>
      <w:i/>
      <w:iCs/>
      <w:sz w:val="18"/>
      <w:szCs w:val="18"/>
    </w:rPr>
  </w:style>
  <w:style w:type="paragraph" w:customStyle="1" w:styleId="xl34">
    <w:name w:val="xl34"/>
    <w:basedOn w:val="Normale"/>
    <w:pPr>
      <w:pBdr>
        <w:top w:val="single" w:sz="4" w:space="0" w:color="auto"/>
        <w:left w:val="single" w:sz="4" w:space="0" w:color="auto"/>
        <w:bottom w:val="single" w:sz="4" w:space="0" w:color="auto"/>
        <w:right w:val="single" w:sz="4" w:space="0" w:color="auto"/>
      </w:pBdr>
      <w:shd w:val="clear" w:color="auto" w:fill="000080"/>
      <w:spacing w:before="100" w:beforeAutospacing="1" w:after="100" w:afterAutospacing="1"/>
    </w:pPr>
    <w:rPr>
      <w:rFonts w:ascii="Arial" w:eastAsia="Arial Unicode MS" w:hAnsi="Arial" w:cs="Arial"/>
      <w:b/>
      <w:bCs/>
      <w:color w:val="FFFFFF"/>
      <w:sz w:val="18"/>
      <w:szCs w:val="18"/>
    </w:rPr>
  </w:style>
  <w:style w:type="paragraph" w:customStyle="1" w:styleId="xl35">
    <w:name w:val="xl35"/>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b/>
      <w:bCs/>
      <w:color w:val="FFFF99"/>
      <w:sz w:val="18"/>
      <w:szCs w:val="18"/>
    </w:rPr>
  </w:style>
  <w:style w:type="paragraph" w:customStyle="1" w:styleId="xl36">
    <w:name w:val="xl36"/>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b/>
      <w:bCs/>
      <w:i/>
      <w:iCs/>
      <w:color w:val="3366FF"/>
      <w:sz w:val="18"/>
      <w:szCs w:val="18"/>
    </w:rPr>
  </w:style>
  <w:style w:type="paragraph" w:customStyle="1" w:styleId="xl37">
    <w:name w:val="xl37"/>
    <w:basedOn w:val="Normale"/>
    <w:pPr>
      <w:pBdr>
        <w:top w:val="single" w:sz="4" w:space="0" w:color="auto"/>
        <w:left w:val="single" w:sz="4" w:space="0" w:color="auto"/>
        <w:right w:val="single" w:sz="4" w:space="0" w:color="auto"/>
      </w:pBdr>
      <w:spacing w:before="100" w:beforeAutospacing="1" w:after="100" w:afterAutospacing="1"/>
    </w:pPr>
    <w:rPr>
      <w:rFonts w:ascii="Arial" w:eastAsia="Arial Unicode MS" w:hAnsi="Arial" w:cs="Arial"/>
      <w:b/>
      <w:bCs/>
      <w:color w:val="339966"/>
      <w:sz w:val="18"/>
      <w:szCs w:val="18"/>
    </w:rPr>
  </w:style>
  <w:style w:type="paragraph" w:customStyle="1" w:styleId="xl38">
    <w:name w:val="xl38"/>
    <w:basedOn w:val="Normale"/>
    <w:pPr>
      <w:spacing w:before="100" w:beforeAutospacing="1" w:after="100" w:afterAutospacing="1"/>
    </w:pPr>
    <w:rPr>
      <w:rFonts w:ascii="Arial" w:eastAsia="Arial Unicode MS" w:hAnsi="Arial" w:cs="Arial"/>
      <w:sz w:val="18"/>
      <w:szCs w:val="18"/>
    </w:rPr>
  </w:style>
  <w:style w:type="paragraph" w:customStyle="1" w:styleId="xl39">
    <w:name w:val="xl39"/>
    <w:basedOn w:val="Normale"/>
    <w:pPr>
      <w:pBdr>
        <w:top w:val="single" w:sz="8" w:space="0" w:color="auto"/>
      </w:pBdr>
      <w:spacing w:before="100" w:beforeAutospacing="1" w:after="100" w:afterAutospacing="1"/>
    </w:pPr>
    <w:rPr>
      <w:rFonts w:ascii="Arial" w:eastAsia="Arial Unicode MS" w:hAnsi="Arial" w:cs="Arial"/>
      <w:b/>
      <w:bCs/>
      <w:i/>
      <w:iCs/>
      <w:color w:val="3366FF"/>
      <w:sz w:val="18"/>
      <w:szCs w:val="18"/>
    </w:rPr>
  </w:style>
  <w:style w:type="paragraph" w:customStyle="1" w:styleId="xl40">
    <w:name w:val="xl40"/>
    <w:basedOn w:val="Normale"/>
    <w:pPr>
      <w:spacing w:before="100" w:beforeAutospacing="1" w:after="100" w:afterAutospacing="1"/>
    </w:pPr>
    <w:rPr>
      <w:rFonts w:ascii="Arial" w:eastAsia="Arial Unicode MS" w:hAnsi="Arial" w:cs="Arial"/>
      <w:sz w:val="18"/>
      <w:szCs w:val="18"/>
    </w:rPr>
  </w:style>
  <w:style w:type="paragraph" w:customStyle="1" w:styleId="xl41">
    <w:name w:val="xl41"/>
    <w:basedOn w:val="Normale"/>
    <w:pPr>
      <w:spacing w:before="100" w:beforeAutospacing="1" w:after="100" w:afterAutospacing="1"/>
    </w:pPr>
    <w:rPr>
      <w:rFonts w:ascii="Arial" w:eastAsia="Arial Unicode MS" w:hAnsi="Arial" w:cs="Arial"/>
      <w:color w:val="3366FF"/>
      <w:sz w:val="18"/>
      <w:szCs w:val="18"/>
    </w:rPr>
  </w:style>
  <w:style w:type="paragraph" w:customStyle="1" w:styleId="xl42">
    <w:name w:val="xl42"/>
    <w:basedOn w:val="Normale"/>
    <w:pPr>
      <w:spacing w:before="100" w:beforeAutospacing="1" w:after="100" w:afterAutospacing="1"/>
      <w:textAlignment w:val="top"/>
    </w:pPr>
    <w:rPr>
      <w:rFonts w:ascii="Arial" w:eastAsia="Arial Unicode MS" w:hAnsi="Arial" w:cs="Arial"/>
      <w:color w:val="3366FF"/>
      <w:sz w:val="18"/>
      <w:szCs w:val="18"/>
    </w:rPr>
  </w:style>
  <w:style w:type="paragraph" w:customStyle="1" w:styleId="xl43">
    <w:name w:val="xl43"/>
    <w:basedOn w:val="Normale"/>
    <w:pPr>
      <w:spacing w:before="100" w:beforeAutospacing="1" w:after="100" w:afterAutospacing="1"/>
      <w:textAlignment w:val="top"/>
    </w:pPr>
    <w:rPr>
      <w:rFonts w:ascii="Arial" w:eastAsia="Arial Unicode MS" w:hAnsi="Arial" w:cs="Arial"/>
      <w:color w:val="3366FF"/>
      <w:sz w:val="18"/>
      <w:szCs w:val="18"/>
    </w:rPr>
  </w:style>
  <w:style w:type="paragraph" w:customStyle="1" w:styleId="xl44">
    <w:name w:val="xl44"/>
    <w:basedOn w:val="Normale"/>
    <w:pPr>
      <w:spacing w:before="100" w:beforeAutospacing="1" w:after="100" w:afterAutospacing="1"/>
    </w:pPr>
    <w:rPr>
      <w:rFonts w:ascii="Arial" w:eastAsia="Arial Unicode MS" w:hAnsi="Arial" w:cs="Arial"/>
      <w:color w:val="3366FF"/>
      <w:sz w:val="18"/>
      <w:szCs w:val="18"/>
    </w:rPr>
  </w:style>
  <w:style w:type="paragraph" w:customStyle="1" w:styleId="xl45">
    <w:name w:val="xl45"/>
    <w:basedOn w:val="Normale"/>
    <w:pPr>
      <w:pBdr>
        <w:left w:val="single" w:sz="4" w:space="0" w:color="auto"/>
        <w:bottom w:val="single" w:sz="4" w:space="0" w:color="auto"/>
        <w:right w:val="single" w:sz="4" w:space="0" w:color="auto"/>
      </w:pBdr>
      <w:shd w:val="clear" w:color="auto" w:fill="000080"/>
      <w:spacing w:before="100" w:beforeAutospacing="1" w:after="100" w:afterAutospacing="1"/>
    </w:pPr>
    <w:rPr>
      <w:rFonts w:ascii="Arial" w:eastAsia="Arial Unicode MS" w:hAnsi="Arial" w:cs="Arial"/>
      <w:b/>
      <w:bCs/>
      <w:color w:val="FFFFFF"/>
      <w:sz w:val="18"/>
      <w:szCs w:val="18"/>
    </w:rPr>
  </w:style>
  <w:style w:type="paragraph" w:customStyle="1" w:styleId="xl46">
    <w:name w:val="xl46"/>
    <w:basedOn w:val="Normale"/>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eastAsia="Arial Unicode MS" w:hAnsi="Arial" w:cs="Arial"/>
      <w:b/>
      <w:bCs/>
      <w:i/>
      <w:iCs/>
      <w:color w:val="3366FF"/>
      <w:sz w:val="18"/>
      <w:szCs w:val="18"/>
    </w:rPr>
  </w:style>
  <w:style w:type="paragraph" w:customStyle="1" w:styleId="xl47">
    <w:name w:val="xl47"/>
    <w:basedOn w:val="Normale"/>
    <w:pPr>
      <w:pBdr>
        <w:top w:val="single" w:sz="4" w:space="0" w:color="auto"/>
        <w:left w:val="single" w:sz="4" w:space="0" w:color="auto"/>
        <w:bottom w:val="single" w:sz="4" w:space="0" w:color="auto"/>
        <w:right w:val="single" w:sz="4" w:space="0" w:color="auto"/>
      </w:pBdr>
      <w:shd w:val="clear" w:color="auto" w:fill="000080"/>
      <w:spacing w:before="100" w:beforeAutospacing="1" w:after="100" w:afterAutospacing="1"/>
    </w:pPr>
    <w:rPr>
      <w:rFonts w:ascii="Arial" w:eastAsia="Arial Unicode MS" w:hAnsi="Arial" w:cs="Arial"/>
      <w:b/>
      <w:bCs/>
      <w:color w:val="FFFFFF"/>
      <w:sz w:val="18"/>
      <w:szCs w:val="18"/>
    </w:rPr>
  </w:style>
  <w:style w:type="paragraph" w:customStyle="1" w:styleId="xl48">
    <w:name w:val="xl48"/>
    <w:basedOn w:val="Normale"/>
    <w:pPr>
      <w:spacing w:before="100" w:beforeAutospacing="1" w:after="100" w:afterAutospacing="1"/>
    </w:pPr>
    <w:rPr>
      <w:rFonts w:ascii="Arial" w:eastAsia="Arial Unicode MS" w:hAnsi="Arial" w:cs="Arial"/>
      <w:b/>
      <w:bCs/>
      <w:i/>
      <w:iCs/>
      <w:color w:val="3366FF"/>
      <w:sz w:val="18"/>
      <w:szCs w:val="18"/>
    </w:rPr>
  </w:style>
  <w:style w:type="paragraph" w:customStyle="1" w:styleId="xl49">
    <w:name w:val="xl49"/>
    <w:basedOn w:val="Normale"/>
    <w:pPr>
      <w:spacing w:before="100" w:beforeAutospacing="1" w:after="100" w:afterAutospacing="1"/>
    </w:pPr>
    <w:rPr>
      <w:rFonts w:ascii="Arial" w:eastAsia="Arial Unicode MS" w:hAnsi="Arial" w:cs="Arial"/>
      <w:b/>
      <w:bCs/>
      <w:i/>
      <w:iCs/>
      <w:color w:val="3366FF"/>
      <w:sz w:val="18"/>
      <w:szCs w:val="18"/>
    </w:rPr>
  </w:style>
  <w:style w:type="paragraph" w:customStyle="1" w:styleId="xl50">
    <w:name w:val="xl50"/>
    <w:basedOn w:val="Normale"/>
    <w:pPr>
      <w:spacing w:before="100" w:beforeAutospacing="1" w:after="100" w:afterAutospacing="1"/>
    </w:pPr>
    <w:rPr>
      <w:rFonts w:ascii="Arial" w:eastAsia="Arial Unicode MS" w:hAnsi="Arial" w:cs="Arial"/>
      <w:b/>
      <w:bCs/>
      <w:i/>
      <w:iCs/>
      <w:color w:val="3366FF"/>
      <w:sz w:val="18"/>
      <w:szCs w:val="18"/>
    </w:rPr>
  </w:style>
  <w:style w:type="paragraph" w:customStyle="1" w:styleId="xl51">
    <w:name w:val="xl51"/>
    <w:basedOn w:val="Normale"/>
    <w:pPr>
      <w:spacing w:before="100" w:beforeAutospacing="1" w:after="100" w:afterAutospacing="1"/>
    </w:pPr>
    <w:rPr>
      <w:rFonts w:ascii="Arial" w:eastAsia="Arial Unicode MS" w:hAnsi="Arial" w:cs="Arial"/>
      <w:b/>
      <w:bCs/>
      <w:i/>
      <w:iCs/>
      <w:color w:val="3366FF"/>
      <w:sz w:val="18"/>
      <w:szCs w:val="18"/>
    </w:rPr>
  </w:style>
  <w:style w:type="paragraph" w:customStyle="1" w:styleId="xl52">
    <w:name w:val="xl52"/>
    <w:basedOn w:val="Normale"/>
    <w:pPr>
      <w:pBdr>
        <w:top w:val="single" w:sz="4" w:space="0" w:color="auto"/>
        <w:left w:val="single" w:sz="4" w:space="0" w:color="auto"/>
        <w:bottom w:val="single" w:sz="8" w:space="0" w:color="auto"/>
        <w:right w:val="single" w:sz="4" w:space="0" w:color="auto"/>
      </w:pBdr>
      <w:shd w:val="clear" w:color="auto" w:fill="FFCC99"/>
      <w:spacing w:before="100" w:beforeAutospacing="1" w:after="100" w:afterAutospacing="1"/>
    </w:pPr>
    <w:rPr>
      <w:rFonts w:ascii="Arial Unicode MS" w:eastAsia="Arial Unicode MS" w:hAnsi="Arial Unicode MS" w:cs="Arial Unicode MS"/>
    </w:rPr>
  </w:style>
  <w:style w:type="paragraph" w:customStyle="1" w:styleId="xl53">
    <w:name w:val="xl53"/>
    <w:basedOn w:val="Normale"/>
    <w:pPr>
      <w:pBdr>
        <w:top w:val="single" w:sz="4" w:space="0" w:color="auto"/>
        <w:left w:val="single" w:sz="8" w:space="0" w:color="auto"/>
        <w:bottom w:val="single" w:sz="4" w:space="0" w:color="auto"/>
        <w:right w:val="single" w:sz="4" w:space="0" w:color="auto"/>
      </w:pBdr>
      <w:shd w:val="clear" w:color="auto" w:fill="FF9900"/>
      <w:spacing w:before="100" w:beforeAutospacing="1" w:after="100" w:afterAutospacing="1"/>
      <w:jc w:val="center"/>
    </w:pPr>
    <w:rPr>
      <w:rFonts w:ascii="Arial Unicode MS" w:eastAsia="Arial Unicode MS" w:hAnsi="Arial Unicode MS" w:cs="Arial Unicode MS"/>
    </w:rPr>
  </w:style>
  <w:style w:type="paragraph" w:customStyle="1" w:styleId="xl54">
    <w:name w:val="xl54"/>
    <w:basedOn w:val="Normale"/>
    <w:pPr>
      <w:pBdr>
        <w:top w:val="single" w:sz="4" w:space="0" w:color="auto"/>
        <w:left w:val="single" w:sz="4" w:space="0" w:color="auto"/>
        <w:bottom w:val="single" w:sz="4" w:space="0" w:color="auto"/>
        <w:right w:val="single" w:sz="4" w:space="0" w:color="auto"/>
      </w:pBdr>
      <w:shd w:val="clear" w:color="auto" w:fill="FF9900"/>
      <w:spacing w:before="100" w:beforeAutospacing="1" w:after="100" w:afterAutospacing="1"/>
      <w:jc w:val="center"/>
    </w:pPr>
    <w:rPr>
      <w:rFonts w:ascii="Arial Unicode MS" w:eastAsia="Arial Unicode MS" w:hAnsi="Arial Unicode MS" w:cs="Arial Unicode MS"/>
    </w:rPr>
  </w:style>
  <w:style w:type="paragraph" w:customStyle="1" w:styleId="xl55">
    <w:name w:val="xl55"/>
    <w:basedOn w:val="Normale"/>
    <w:pPr>
      <w:pBdr>
        <w:top w:val="single" w:sz="4" w:space="0" w:color="auto"/>
        <w:left w:val="single" w:sz="4" w:space="0" w:color="auto"/>
        <w:bottom w:val="single" w:sz="4" w:space="0" w:color="auto"/>
        <w:right w:val="single" w:sz="8" w:space="0" w:color="auto"/>
      </w:pBdr>
      <w:shd w:val="clear" w:color="auto" w:fill="FF9900"/>
      <w:spacing w:before="100" w:beforeAutospacing="1" w:after="100" w:afterAutospacing="1"/>
      <w:jc w:val="center"/>
    </w:pPr>
    <w:rPr>
      <w:rFonts w:ascii="Arial Unicode MS" w:eastAsia="Arial Unicode MS" w:hAnsi="Arial Unicode MS" w:cs="Arial Unicode MS"/>
    </w:rPr>
  </w:style>
  <w:style w:type="paragraph" w:customStyle="1" w:styleId="xl56">
    <w:name w:val="xl56"/>
    <w:basedOn w:val="Normale"/>
    <w:pPr>
      <w:pBdr>
        <w:top w:val="single" w:sz="4" w:space="0" w:color="auto"/>
        <w:left w:val="single" w:sz="4" w:space="0" w:color="auto"/>
        <w:right w:val="single" w:sz="8" w:space="0" w:color="auto"/>
      </w:pBdr>
      <w:shd w:val="clear" w:color="auto" w:fill="FF9900"/>
      <w:spacing w:before="100" w:beforeAutospacing="1" w:after="100" w:afterAutospacing="1"/>
      <w:jc w:val="center"/>
    </w:pPr>
    <w:rPr>
      <w:rFonts w:ascii="Arial Unicode MS" w:eastAsia="Arial Unicode MS" w:hAnsi="Arial Unicode MS" w:cs="Arial Unicode MS"/>
    </w:rPr>
  </w:style>
  <w:style w:type="paragraph" w:customStyle="1" w:styleId="xl57">
    <w:name w:val="xl57"/>
    <w:basedOn w:val="Normale"/>
    <w:pPr>
      <w:pBdr>
        <w:left w:val="single" w:sz="4" w:space="0" w:color="auto"/>
        <w:right w:val="single" w:sz="8" w:space="0" w:color="auto"/>
      </w:pBdr>
      <w:shd w:val="clear" w:color="auto" w:fill="FF9900"/>
      <w:spacing w:before="100" w:beforeAutospacing="1" w:after="100" w:afterAutospacing="1"/>
      <w:jc w:val="center"/>
    </w:pPr>
    <w:rPr>
      <w:rFonts w:ascii="Arial Unicode MS" w:eastAsia="Arial Unicode MS" w:hAnsi="Arial Unicode MS" w:cs="Arial Unicode MS"/>
    </w:rPr>
  </w:style>
  <w:style w:type="paragraph" w:customStyle="1" w:styleId="xl58">
    <w:name w:val="xl58"/>
    <w:basedOn w:val="Normale"/>
    <w:pPr>
      <w:pBdr>
        <w:left w:val="single" w:sz="4" w:space="0" w:color="auto"/>
        <w:bottom w:val="single" w:sz="8" w:space="0" w:color="auto"/>
        <w:right w:val="single" w:sz="8" w:space="0" w:color="auto"/>
      </w:pBdr>
      <w:shd w:val="clear" w:color="auto" w:fill="FF9900"/>
      <w:spacing w:before="100" w:beforeAutospacing="1" w:after="100" w:afterAutospacing="1"/>
      <w:jc w:val="center"/>
    </w:pPr>
    <w:rPr>
      <w:rFonts w:ascii="Arial Unicode MS" w:eastAsia="Arial Unicode MS" w:hAnsi="Arial Unicode MS" w:cs="Arial Unicode MS"/>
    </w:rPr>
  </w:style>
  <w:style w:type="paragraph" w:customStyle="1" w:styleId="xl59">
    <w:name w:val="xl59"/>
    <w:basedOn w:val="Normale"/>
    <w:pPr>
      <w:pBdr>
        <w:top w:val="single" w:sz="4" w:space="0" w:color="auto"/>
        <w:left w:val="single" w:sz="8" w:space="0" w:color="auto"/>
      </w:pBdr>
      <w:spacing w:before="100" w:beforeAutospacing="1" w:after="100" w:afterAutospacing="1"/>
      <w:jc w:val="center"/>
    </w:pPr>
    <w:rPr>
      <w:rFonts w:ascii="Arial" w:eastAsia="Arial Unicode MS" w:hAnsi="Arial" w:cs="Arial"/>
      <w:b/>
      <w:bCs/>
    </w:rPr>
  </w:style>
  <w:style w:type="paragraph" w:customStyle="1" w:styleId="xl60">
    <w:name w:val="xl60"/>
    <w:basedOn w:val="Normale"/>
    <w:pPr>
      <w:pBdr>
        <w:top w:val="single" w:sz="4" w:space="0" w:color="auto"/>
      </w:pBdr>
      <w:spacing w:before="100" w:beforeAutospacing="1" w:after="100" w:afterAutospacing="1"/>
      <w:jc w:val="center"/>
    </w:pPr>
    <w:rPr>
      <w:rFonts w:ascii="Arial" w:eastAsia="Arial Unicode MS" w:hAnsi="Arial" w:cs="Arial"/>
      <w:b/>
      <w:bCs/>
    </w:rPr>
  </w:style>
  <w:style w:type="paragraph" w:customStyle="1" w:styleId="xl61">
    <w:name w:val="xl61"/>
    <w:basedOn w:val="Normale"/>
    <w:pPr>
      <w:pBdr>
        <w:top w:val="single" w:sz="4" w:space="0" w:color="auto"/>
        <w:right w:val="single" w:sz="4" w:space="0" w:color="auto"/>
      </w:pBdr>
      <w:spacing w:before="100" w:beforeAutospacing="1" w:after="100" w:afterAutospacing="1"/>
      <w:jc w:val="center"/>
    </w:pPr>
    <w:rPr>
      <w:rFonts w:ascii="Arial" w:eastAsia="Arial Unicode MS" w:hAnsi="Arial" w:cs="Arial"/>
      <w:b/>
      <w:bCs/>
    </w:rPr>
  </w:style>
  <w:style w:type="paragraph" w:customStyle="1" w:styleId="xl62">
    <w:name w:val="xl62"/>
    <w:basedOn w:val="Normale"/>
    <w:pPr>
      <w:pBdr>
        <w:left w:val="single" w:sz="8" w:space="0" w:color="auto"/>
      </w:pBdr>
      <w:spacing w:before="100" w:beforeAutospacing="1" w:after="100" w:afterAutospacing="1"/>
      <w:jc w:val="center"/>
    </w:pPr>
    <w:rPr>
      <w:rFonts w:ascii="Arial" w:eastAsia="Arial Unicode MS" w:hAnsi="Arial" w:cs="Arial"/>
      <w:b/>
      <w:bCs/>
    </w:rPr>
  </w:style>
  <w:style w:type="paragraph" w:customStyle="1" w:styleId="xl63">
    <w:name w:val="xl63"/>
    <w:basedOn w:val="Normale"/>
    <w:pPr>
      <w:spacing w:before="100" w:beforeAutospacing="1" w:after="100" w:afterAutospacing="1"/>
      <w:jc w:val="center"/>
    </w:pPr>
    <w:rPr>
      <w:rFonts w:ascii="Arial" w:eastAsia="Arial Unicode MS" w:hAnsi="Arial" w:cs="Arial"/>
      <w:b/>
      <w:bCs/>
    </w:rPr>
  </w:style>
  <w:style w:type="paragraph" w:customStyle="1" w:styleId="xl64">
    <w:name w:val="xl64"/>
    <w:basedOn w:val="Normale"/>
    <w:pPr>
      <w:pBdr>
        <w:right w:val="single" w:sz="4" w:space="0" w:color="auto"/>
      </w:pBdr>
      <w:spacing w:before="100" w:beforeAutospacing="1" w:after="100" w:afterAutospacing="1"/>
      <w:jc w:val="center"/>
    </w:pPr>
    <w:rPr>
      <w:rFonts w:ascii="Arial" w:eastAsia="Arial Unicode MS" w:hAnsi="Arial" w:cs="Arial"/>
      <w:b/>
      <w:bCs/>
    </w:rPr>
  </w:style>
  <w:style w:type="paragraph" w:customStyle="1" w:styleId="xl65">
    <w:name w:val="xl65"/>
    <w:basedOn w:val="Normale"/>
    <w:pPr>
      <w:pBdr>
        <w:left w:val="single" w:sz="8" w:space="0" w:color="auto"/>
        <w:bottom w:val="single" w:sz="8" w:space="0" w:color="auto"/>
      </w:pBdr>
      <w:spacing w:before="100" w:beforeAutospacing="1" w:after="100" w:afterAutospacing="1"/>
      <w:jc w:val="center"/>
    </w:pPr>
    <w:rPr>
      <w:rFonts w:ascii="Arial" w:eastAsia="Arial Unicode MS" w:hAnsi="Arial" w:cs="Arial"/>
      <w:b/>
      <w:bCs/>
    </w:rPr>
  </w:style>
  <w:style w:type="paragraph" w:customStyle="1" w:styleId="xl66">
    <w:name w:val="xl66"/>
    <w:basedOn w:val="Normale"/>
    <w:pPr>
      <w:pBdr>
        <w:bottom w:val="single" w:sz="8" w:space="0" w:color="auto"/>
      </w:pBdr>
      <w:spacing w:before="100" w:beforeAutospacing="1" w:after="100" w:afterAutospacing="1"/>
      <w:jc w:val="center"/>
    </w:pPr>
    <w:rPr>
      <w:rFonts w:ascii="Arial" w:eastAsia="Arial Unicode MS" w:hAnsi="Arial" w:cs="Arial"/>
      <w:b/>
      <w:bCs/>
    </w:rPr>
  </w:style>
  <w:style w:type="paragraph" w:customStyle="1" w:styleId="xl67">
    <w:name w:val="xl67"/>
    <w:basedOn w:val="Normale"/>
    <w:pPr>
      <w:pBdr>
        <w:bottom w:val="single" w:sz="8" w:space="0" w:color="auto"/>
        <w:right w:val="single" w:sz="4" w:space="0" w:color="auto"/>
      </w:pBdr>
      <w:spacing w:before="100" w:beforeAutospacing="1" w:after="100" w:afterAutospacing="1"/>
      <w:jc w:val="center"/>
    </w:pPr>
    <w:rPr>
      <w:rFonts w:ascii="Arial" w:eastAsia="Arial Unicode MS" w:hAnsi="Arial" w:cs="Arial"/>
      <w:b/>
      <w:bCs/>
    </w:rPr>
  </w:style>
  <w:style w:type="character" w:styleId="Numeropagina">
    <w:name w:val="page number"/>
    <w:basedOn w:val="Carpredefinitoparagrafo"/>
  </w:style>
  <w:style w:type="paragraph" w:customStyle="1" w:styleId="Titolo2Mio">
    <w:name w:val="Titolo2Mio"/>
    <w:basedOn w:val="Titolo2"/>
    <w:autoRedefine/>
    <w:pPr>
      <w:numPr>
        <w:numId w:val="2"/>
      </w:numPr>
      <w:spacing w:before="240" w:after="60"/>
    </w:pPr>
    <w:rPr>
      <w:rFonts w:ascii="Arial" w:hAnsi="Arial"/>
      <w:sz w:val="28"/>
    </w:rPr>
  </w:style>
  <w:style w:type="paragraph" w:styleId="Rientrocorpodeltesto">
    <w:name w:val="Body Text Indent"/>
    <w:basedOn w:val="Normale"/>
    <w:link w:val="RientrocorpodeltestoCarattere"/>
    <w:pPr>
      <w:ind w:left="567"/>
    </w:pPr>
    <w:rPr>
      <w:rFonts w:ascii="Arial" w:hAnsi="Arial"/>
      <w:sz w:val="20"/>
      <w:szCs w:val="20"/>
      <w:lang w:val="x-none" w:eastAsia="x-none"/>
    </w:rPr>
  </w:style>
  <w:style w:type="paragraph" w:styleId="Rientrocorpodeltesto3">
    <w:name w:val="Body Text Indent 3"/>
    <w:basedOn w:val="Normale"/>
    <w:pPr>
      <w:ind w:left="567"/>
      <w:jc w:val="both"/>
    </w:pPr>
    <w:rPr>
      <w:rFonts w:ascii="Arial" w:hAnsi="Arial"/>
      <w:sz w:val="18"/>
      <w:szCs w:val="20"/>
    </w:rPr>
  </w:style>
  <w:style w:type="paragraph" w:styleId="Testonormale">
    <w:name w:val="Plain Text"/>
    <w:basedOn w:val="Normale"/>
    <w:rPr>
      <w:rFonts w:ascii="Courier New" w:hAnsi="Courier New" w:cs="Courier New"/>
      <w:sz w:val="20"/>
      <w:szCs w:val="20"/>
    </w:rPr>
  </w:style>
  <w:style w:type="character" w:styleId="Enfasigrassetto">
    <w:name w:val="Strong"/>
    <w:uiPriority w:val="22"/>
    <w:qFormat/>
    <w:rPr>
      <w:b/>
      <w:bCs/>
    </w:rPr>
  </w:style>
  <w:style w:type="character" w:styleId="Collegamentoipertestuale">
    <w:name w:val="Hyperlink"/>
    <w:uiPriority w:val="99"/>
    <w:rsid w:val="00455264"/>
    <w:rPr>
      <w:color w:val="0000CC"/>
      <w:u w:val="single"/>
    </w:rPr>
  </w:style>
  <w:style w:type="paragraph" w:customStyle="1" w:styleId="Default">
    <w:name w:val="Default"/>
    <w:rsid w:val="00ED0A9A"/>
    <w:pPr>
      <w:widowControl w:val="0"/>
      <w:autoSpaceDE w:val="0"/>
      <w:autoSpaceDN w:val="0"/>
      <w:adjustRightInd w:val="0"/>
    </w:pPr>
    <w:rPr>
      <w:rFonts w:ascii="Arial" w:hAnsi="Arial" w:cs="Arial"/>
      <w:color w:val="000000"/>
      <w:sz w:val="24"/>
      <w:szCs w:val="24"/>
    </w:rPr>
  </w:style>
  <w:style w:type="paragraph" w:styleId="Testofumetto">
    <w:name w:val="Balloon Text"/>
    <w:basedOn w:val="Normale"/>
    <w:link w:val="TestofumettoCarattere"/>
    <w:rsid w:val="00444D10"/>
    <w:rPr>
      <w:rFonts w:ascii="Tahoma" w:hAnsi="Tahoma"/>
      <w:sz w:val="16"/>
      <w:szCs w:val="16"/>
      <w:lang w:val="x-none" w:eastAsia="x-none"/>
    </w:rPr>
  </w:style>
  <w:style w:type="character" w:customStyle="1" w:styleId="TestofumettoCarattere">
    <w:name w:val="Testo fumetto Carattere"/>
    <w:link w:val="Testofumetto"/>
    <w:rsid w:val="00444D10"/>
    <w:rPr>
      <w:rFonts w:ascii="Tahoma" w:hAnsi="Tahoma" w:cs="Tahoma"/>
      <w:sz w:val="16"/>
      <w:szCs w:val="16"/>
    </w:rPr>
  </w:style>
  <w:style w:type="paragraph" w:styleId="Paragrafoelenco">
    <w:name w:val="List Paragraph"/>
    <w:basedOn w:val="Normale"/>
    <w:uiPriority w:val="34"/>
    <w:qFormat/>
    <w:rsid w:val="0010066B"/>
    <w:pPr>
      <w:ind w:left="708"/>
    </w:pPr>
  </w:style>
  <w:style w:type="character" w:customStyle="1" w:styleId="Titolo1Carattere">
    <w:name w:val="Titolo 1 Carattere"/>
    <w:link w:val="Titolo1"/>
    <w:rsid w:val="005C1FD2"/>
    <w:rPr>
      <w:rFonts w:ascii="Arial" w:hAnsi="Arial" w:cs="Arial"/>
      <w:b/>
      <w:sz w:val="24"/>
      <w:szCs w:val="24"/>
    </w:rPr>
  </w:style>
  <w:style w:type="character" w:customStyle="1" w:styleId="Titolo4Carattere">
    <w:name w:val="Titolo 4 Carattere"/>
    <w:link w:val="Titolo4"/>
    <w:rsid w:val="005C1FD2"/>
    <w:rPr>
      <w:rFonts w:ascii="Book Antiqua" w:hAnsi="Book Antiqua"/>
      <w:b/>
      <w:bCs/>
      <w:sz w:val="24"/>
      <w:szCs w:val="24"/>
    </w:rPr>
  </w:style>
  <w:style w:type="character" w:customStyle="1" w:styleId="Titolo5Carattere">
    <w:name w:val="Titolo 5 Carattere"/>
    <w:link w:val="Titolo5"/>
    <w:rsid w:val="005C1FD2"/>
    <w:rPr>
      <w:rFonts w:ascii="Arial" w:hAnsi="Arial"/>
      <w:b/>
      <w:i/>
    </w:rPr>
  </w:style>
  <w:style w:type="character" w:customStyle="1" w:styleId="Titolo8Carattere">
    <w:name w:val="Titolo 8 Carattere"/>
    <w:link w:val="Titolo8"/>
    <w:rsid w:val="005C1FD2"/>
    <w:rPr>
      <w:rFonts w:ascii="Arial" w:hAnsi="Arial"/>
      <w:b/>
      <w:bCs/>
      <w:sz w:val="28"/>
    </w:rPr>
  </w:style>
  <w:style w:type="character" w:customStyle="1" w:styleId="IntestazioneCarattere">
    <w:name w:val="Intestazione Carattere"/>
    <w:link w:val="Intestazione"/>
    <w:rsid w:val="005C1FD2"/>
    <w:rPr>
      <w:sz w:val="24"/>
      <w:szCs w:val="24"/>
    </w:rPr>
  </w:style>
  <w:style w:type="character" w:customStyle="1" w:styleId="RientrocorpodeltestoCarattere">
    <w:name w:val="Rientro corpo del testo Carattere"/>
    <w:link w:val="Rientrocorpodeltesto"/>
    <w:rsid w:val="005C1FD2"/>
    <w:rPr>
      <w:rFonts w:ascii="Arial" w:hAnsi="Arial"/>
    </w:rPr>
  </w:style>
  <w:style w:type="table" w:styleId="Grigliatabella">
    <w:name w:val="Table Grid"/>
    <w:basedOn w:val="Tabellanormale"/>
    <w:rsid w:val="00983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contemporanea">
    <w:name w:val="Table Contemporary"/>
    <w:basedOn w:val="Tabellanormale"/>
    <w:rsid w:val="00B71C11"/>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aelenco7">
    <w:name w:val="Table List 7"/>
    <w:basedOn w:val="Tabellanormale"/>
    <w:rsid w:val="006327D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Citazioneintensa">
    <w:name w:val="Intense Quote"/>
    <w:basedOn w:val="Normale"/>
    <w:next w:val="Normale"/>
    <w:link w:val="CitazioneintensaCarattere"/>
    <w:qFormat/>
    <w:rsid w:val="008323C8"/>
    <w:pPr>
      <w:pBdr>
        <w:bottom w:val="single" w:sz="4" w:space="4" w:color="4F81BD"/>
      </w:pBdr>
      <w:spacing w:before="200" w:after="280"/>
      <w:ind w:left="936" w:right="936"/>
    </w:pPr>
    <w:rPr>
      <w:b/>
      <w:bCs/>
      <w:i/>
      <w:iCs/>
      <w:color w:val="4F81BD"/>
    </w:rPr>
  </w:style>
  <w:style w:type="character" w:customStyle="1" w:styleId="CitazioneintensaCarattere">
    <w:name w:val="Citazione intensa Carattere"/>
    <w:link w:val="Citazioneintensa"/>
    <w:rsid w:val="008323C8"/>
    <w:rPr>
      <w:b/>
      <w:bCs/>
      <w:i/>
      <w:iCs/>
      <w:color w:val="4F81BD"/>
      <w:sz w:val="24"/>
      <w:szCs w:val="24"/>
      <w:lang w:val="it-IT" w:eastAsia="it-IT" w:bidi="ar-SA"/>
    </w:rPr>
  </w:style>
  <w:style w:type="character" w:customStyle="1" w:styleId="content">
    <w:name w:val="content"/>
    <w:basedOn w:val="Carpredefinitoparagrafo"/>
    <w:rsid w:val="008323C8"/>
  </w:style>
  <w:style w:type="paragraph" w:styleId="NormaleWeb">
    <w:name w:val="Normal (Web)"/>
    <w:basedOn w:val="Normale"/>
    <w:uiPriority w:val="99"/>
    <w:unhideWhenUsed/>
    <w:rsid w:val="00D042E9"/>
    <w:pPr>
      <w:spacing w:before="100" w:beforeAutospacing="1" w:after="100" w:afterAutospacing="1"/>
    </w:pPr>
  </w:style>
  <w:style w:type="character" w:styleId="Enfasicorsivo">
    <w:name w:val="Emphasis"/>
    <w:uiPriority w:val="20"/>
    <w:qFormat/>
    <w:rsid w:val="00D042E9"/>
    <w:rPr>
      <w:i/>
      <w:iCs/>
    </w:rPr>
  </w:style>
  <w:style w:type="table" w:styleId="Sfondochiaro-Colore3">
    <w:name w:val="Light Shading Accent 3"/>
    <w:basedOn w:val="Tabellanormale"/>
    <w:uiPriority w:val="60"/>
    <w:rsid w:val="00617314"/>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Tabellacolonne5">
    <w:name w:val="Table Columns 5"/>
    <w:basedOn w:val="Tabellanormale"/>
    <w:rsid w:val="00893831"/>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acolonne3">
    <w:name w:val="Table Columns 3"/>
    <w:basedOn w:val="Tabellanormale"/>
    <w:rsid w:val="00893831"/>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aelenco8">
    <w:name w:val="Table List 8"/>
    <w:basedOn w:val="Tabellanormale"/>
    <w:rsid w:val="00893831"/>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character" w:customStyle="1" w:styleId="littletext">
    <w:name w:val="‘littletext‘"/>
    <w:rsid w:val="00EA69E0"/>
  </w:style>
  <w:style w:type="character" w:styleId="Rimandocommento">
    <w:name w:val="annotation reference"/>
    <w:rsid w:val="00277E7A"/>
    <w:rPr>
      <w:sz w:val="16"/>
      <w:szCs w:val="16"/>
    </w:rPr>
  </w:style>
  <w:style w:type="paragraph" w:styleId="Testocommento">
    <w:name w:val="annotation text"/>
    <w:basedOn w:val="Normale"/>
    <w:link w:val="TestocommentoCarattere"/>
    <w:rsid w:val="00277E7A"/>
    <w:rPr>
      <w:sz w:val="20"/>
      <w:szCs w:val="20"/>
    </w:rPr>
  </w:style>
  <w:style w:type="character" w:customStyle="1" w:styleId="TestocommentoCarattere">
    <w:name w:val="Testo commento Carattere"/>
    <w:basedOn w:val="Carpredefinitoparagrafo"/>
    <w:link w:val="Testocommento"/>
    <w:rsid w:val="00277E7A"/>
  </w:style>
  <w:style w:type="paragraph" w:styleId="Soggettocommento">
    <w:name w:val="annotation subject"/>
    <w:basedOn w:val="Testocommento"/>
    <w:next w:val="Testocommento"/>
    <w:link w:val="SoggettocommentoCarattere"/>
    <w:rsid w:val="00277E7A"/>
    <w:rPr>
      <w:b/>
      <w:bCs/>
    </w:rPr>
  </w:style>
  <w:style w:type="character" w:customStyle="1" w:styleId="SoggettocommentoCarattere">
    <w:name w:val="Soggetto commento Carattere"/>
    <w:link w:val="Soggettocommento"/>
    <w:rsid w:val="00277E7A"/>
    <w:rPr>
      <w:b/>
      <w:bCs/>
    </w:rPr>
  </w:style>
  <w:style w:type="paragraph" w:styleId="Testonotaapidipagina">
    <w:name w:val="footnote text"/>
    <w:basedOn w:val="Normale"/>
    <w:link w:val="TestonotaapidipaginaCarattere"/>
    <w:rsid w:val="00BA1379"/>
    <w:rPr>
      <w:sz w:val="20"/>
      <w:szCs w:val="20"/>
    </w:rPr>
  </w:style>
  <w:style w:type="character" w:customStyle="1" w:styleId="TestonotaapidipaginaCarattere">
    <w:name w:val="Testo nota a piè di pagina Carattere"/>
    <w:basedOn w:val="Carpredefinitoparagrafo"/>
    <w:link w:val="Testonotaapidipagina"/>
    <w:rsid w:val="00BA1379"/>
  </w:style>
  <w:style w:type="character" w:styleId="Rimandonotaapidipagina">
    <w:name w:val="footnote reference"/>
    <w:rsid w:val="00BA1379"/>
    <w:rPr>
      <w:vertAlign w:val="superscript"/>
    </w:rPr>
  </w:style>
  <w:style w:type="paragraph" w:styleId="Sottotitolo">
    <w:name w:val="Subtitle"/>
    <w:basedOn w:val="Normale"/>
    <w:next w:val="Normale"/>
    <w:link w:val="SottotitoloCarattere"/>
    <w:qFormat/>
    <w:rsid w:val="00C83045"/>
    <w:pPr>
      <w:numPr>
        <w:ilvl w:val="1"/>
      </w:numPr>
    </w:pPr>
    <w:rPr>
      <w:rFonts w:asciiTheme="majorHAnsi" w:eastAsiaTheme="majorEastAsia" w:hAnsiTheme="majorHAnsi" w:cstheme="majorBidi"/>
      <w:i/>
      <w:iCs/>
      <w:color w:val="4F81BD" w:themeColor="accent1"/>
      <w:spacing w:val="15"/>
    </w:rPr>
  </w:style>
  <w:style w:type="character" w:customStyle="1" w:styleId="SottotitoloCarattere">
    <w:name w:val="Sottotitolo Carattere"/>
    <w:basedOn w:val="Carpredefinitoparagrafo"/>
    <w:link w:val="Sottotitolo"/>
    <w:rsid w:val="00C83045"/>
    <w:rPr>
      <w:rFonts w:asciiTheme="majorHAnsi" w:eastAsiaTheme="majorEastAsia" w:hAnsiTheme="majorHAnsi" w:cstheme="majorBidi"/>
      <w:i/>
      <w:iCs/>
      <w:color w:val="4F81BD" w:themeColor="accent1"/>
      <w:spacing w:val="15"/>
      <w:sz w:val="24"/>
      <w:szCs w:val="24"/>
    </w:rPr>
  </w:style>
  <w:style w:type="paragraph" w:styleId="Titolo">
    <w:name w:val="Title"/>
    <w:basedOn w:val="Titolo1"/>
    <w:next w:val="Normale"/>
    <w:link w:val="TitoloCarattere"/>
    <w:qFormat/>
    <w:rsid w:val="00C83045"/>
    <w:pPr>
      <w:pBdr>
        <w:bottom w:val="single" w:sz="8" w:space="4" w:color="4F81BD" w:themeColor="accent1"/>
      </w:pBdr>
      <w:spacing w:after="300"/>
      <w:contextualSpacing/>
      <w:jc w:val="left"/>
      <w:pPrChange w:id="0" w:author="admin" w:date="2018-01-26T07:05:00Z">
        <w:pPr>
          <w:pBdr>
            <w:bottom w:val="single" w:sz="8" w:space="4" w:color="4F81BD" w:themeColor="accent1"/>
          </w:pBdr>
          <w:spacing w:after="300"/>
          <w:contextualSpacing/>
        </w:pPr>
      </w:pPrChange>
    </w:pPr>
    <w:rPr>
      <w:rFonts w:asciiTheme="minorHAnsi" w:eastAsiaTheme="majorEastAsia" w:hAnsiTheme="minorHAnsi" w:cstheme="majorBidi"/>
      <w:color w:val="17365D" w:themeColor="text2" w:themeShade="BF"/>
      <w:spacing w:val="5"/>
      <w:kern w:val="28"/>
      <w:sz w:val="32"/>
      <w:szCs w:val="52"/>
      <w:rPrChange w:id="0" w:author="admin" w:date="2018-01-26T07:05:00Z">
        <w:rPr>
          <w:rFonts w:asciiTheme="minorHAnsi" w:eastAsiaTheme="majorEastAsia" w:hAnsiTheme="minorHAnsi" w:cstheme="majorBidi"/>
          <w:color w:val="17365D" w:themeColor="text2" w:themeShade="BF"/>
          <w:spacing w:val="5"/>
          <w:kern w:val="28"/>
          <w:sz w:val="32"/>
          <w:szCs w:val="52"/>
          <w:lang w:val="it-IT" w:eastAsia="it-IT" w:bidi="ar-SA"/>
        </w:rPr>
      </w:rPrChange>
    </w:rPr>
  </w:style>
  <w:style w:type="character" w:customStyle="1" w:styleId="TitoloCarattere">
    <w:name w:val="Titolo Carattere"/>
    <w:basedOn w:val="Carpredefinitoparagrafo"/>
    <w:link w:val="Titolo"/>
    <w:rsid w:val="00C83045"/>
    <w:rPr>
      <w:rFonts w:asciiTheme="minorHAnsi" w:eastAsiaTheme="majorEastAsia" w:hAnsiTheme="minorHAnsi" w:cstheme="majorBidi"/>
      <w:b/>
      <w:color w:val="17365D" w:themeColor="text2" w:themeShade="BF"/>
      <w:spacing w:val="5"/>
      <w:kern w:val="28"/>
      <w:sz w:val="32"/>
      <w:szCs w:val="52"/>
      <w:lang w:val="x-none" w:eastAsia="x-none"/>
    </w:rPr>
  </w:style>
  <w:style w:type="paragraph" w:styleId="Titolosommario">
    <w:name w:val="TOC Heading"/>
    <w:basedOn w:val="Titolo1"/>
    <w:next w:val="Normale"/>
    <w:uiPriority w:val="39"/>
    <w:semiHidden/>
    <w:unhideWhenUsed/>
    <w:qFormat/>
    <w:rsid w:val="00C83045"/>
    <w:pPr>
      <w:keepLines/>
      <w:overflowPunct/>
      <w:autoSpaceDE/>
      <w:autoSpaceDN/>
      <w:adjustRightInd/>
      <w:spacing w:before="480" w:line="276" w:lineRule="auto"/>
      <w:jc w:val="left"/>
      <w:outlineLvl w:val="9"/>
    </w:pPr>
    <w:rPr>
      <w:rFonts w:asciiTheme="majorHAnsi" w:eastAsiaTheme="majorEastAsia" w:hAnsiTheme="majorHAnsi" w:cstheme="majorBidi"/>
      <w:bCs/>
      <w:color w:val="365F91" w:themeColor="accent1" w:themeShade="BF"/>
      <w:sz w:val="28"/>
      <w:szCs w:val="28"/>
      <w:lang w:val="it-IT" w:eastAsia="it-IT"/>
    </w:rPr>
  </w:style>
  <w:style w:type="paragraph" w:styleId="Sommario1">
    <w:name w:val="toc 1"/>
    <w:basedOn w:val="Normale"/>
    <w:next w:val="Normale"/>
    <w:autoRedefine/>
    <w:uiPriority w:val="39"/>
    <w:rsid w:val="00C83045"/>
    <w:pPr>
      <w:spacing w:after="1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toc 1" w:uiPriority="3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e">
    <w:name w:val="Normal"/>
    <w:qFormat/>
    <w:rsid w:val="00072F2B"/>
    <w:rPr>
      <w:sz w:val="24"/>
      <w:szCs w:val="24"/>
    </w:rPr>
  </w:style>
  <w:style w:type="paragraph" w:styleId="Titolo1">
    <w:name w:val="heading 1"/>
    <w:basedOn w:val="Normale"/>
    <w:next w:val="Normale"/>
    <w:link w:val="Titolo1Carattere"/>
    <w:qFormat/>
    <w:pPr>
      <w:keepNext/>
      <w:overflowPunct w:val="0"/>
      <w:autoSpaceDE w:val="0"/>
      <w:autoSpaceDN w:val="0"/>
      <w:adjustRightInd w:val="0"/>
      <w:jc w:val="center"/>
      <w:outlineLvl w:val="0"/>
    </w:pPr>
    <w:rPr>
      <w:rFonts w:ascii="Arial" w:hAnsi="Arial"/>
      <w:b/>
      <w:lang w:val="x-none" w:eastAsia="x-none"/>
    </w:rPr>
  </w:style>
  <w:style w:type="paragraph" w:styleId="Titolo2">
    <w:name w:val="heading 2"/>
    <w:basedOn w:val="Normale"/>
    <w:next w:val="Normale"/>
    <w:qFormat/>
    <w:pPr>
      <w:keepNext/>
      <w:outlineLvl w:val="1"/>
    </w:pPr>
    <w:rPr>
      <w:rFonts w:ascii="Book Antiqua" w:hAnsi="Book Antiqua"/>
      <w:b/>
      <w:sz w:val="22"/>
      <w:szCs w:val="20"/>
    </w:rPr>
  </w:style>
  <w:style w:type="paragraph" w:styleId="Titolo3">
    <w:name w:val="heading 3"/>
    <w:basedOn w:val="Normale"/>
    <w:next w:val="Normale"/>
    <w:qFormat/>
    <w:pPr>
      <w:keepNext/>
      <w:spacing w:before="240" w:after="60"/>
      <w:outlineLvl w:val="2"/>
    </w:pPr>
    <w:rPr>
      <w:rFonts w:ascii="Arial" w:hAnsi="Arial" w:cs="Arial"/>
      <w:b/>
      <w:bCs/>
      <w:sz w:val="26"/>
      <w:szCs w:val="26"/>
    </w:rPr>
  </w:style>
  <w:style w:type="paragraph" w:styleId="Titolo4">
    <w:name w:val="heading 4"/>
    <w:basedOn w:val="Normale"/>
    <w:next w:val="Normale"/>
    <w:link w:val="Titolo4Carattere"/>
    <w:qFormat/>
    <w:pPr>
      <w:keepNext/>
      <w:outlineLvl w:val="3"/>
    </w:pPr>
    <w:rPr>
      <w:rFonts w:ascii="Book Antiqua" w:hAnsi="Book Antiqua"/>
      <w:b/>
      <w:bCs/>
      <w:lang w:val="x-none" w:eastAsia="x-none"/>
    </w:rPr>
  </w:style>
  <w:style w:type="paragraph" w:styleId="Titolo5">
    <w:name w:val="heading 5"/>
    <w:basedOn w:val="Normale"/>
    <w:next w:val="Normale"/>
    <w:link w:val="Titolo5Carattere"/>
    <w:qFormat/>
    <w:pPr>
      <w:keepNext/>
      <w:tabs>
        <w:tab w:val="left" w:pos="5670"/>
      </w:tabs>
      <w:jc w:val="both"/>
      <w:outlineLvl w:val="4"/>
    </w:pPr>
    <w:rPr>
      <w:rFonts w:ascii="Arial" w:hAnsi="Arial"/>
      <w:b/>
      <w:i/>
      <w:sz w:val="20"/>
      <w:szCs w:val="20"/>
      <w:lang w:val="x-none" w:eastAsia="x-none"/>
    </w:rPr>
  </w:style>
  <w:style w:type="paragraph" w:styleId="Titolo6">
    <w:name w:val="heading 6"/>
    <w:basedOn w:val="Normale"/>
    <w:next w:val="Normale"/>
    <w:qFormat/>
    <w:pPr>
      <w:keepNext/>
      <w:numPr>
        <w:numId w:val="1"/>
      </w:numPr>
      <w:jc w:val="both"/>
      <w:outlineLvl w:val="5"/>
    </w:pPr>
    <w:rPr>
      <w:rFonts w:ascii="Arial" w:hAnsi="Arial"/>
      <w:b/>
      <w:sz w:val="20"/>
      <w:szCs w:val="20"/>
    </w:rPr>
  </w:style>
  <w:style w:type="paragraph" w:styleId="Titolo7">
    <w:name w:val="heading 7"/>
    <w:basedOn w:val="Normale"/>
    <w:next w:val="Normale"/>
    <w:qFormat/>
    <w:pPr>
      <w:keepNext/>
      <w:outlineLvl w:val="6"/>
    </w:pPr>
    <w:rPr>
      <w:rFonts w:ascii="Book Antiqua" w:hAnsi="Book Antiqua"/>
      <w:b/>
      <w:bCs/>
      <w:color w:val="0000FF"/>
      <w:sz w:val="28"/>
    </w:rPr>
  </w:style>
  <w:style w:type="paragraph" w:styleId="Titolo8">
    <w:name w:val="heading 8"/>
    <w:basedOn w:val="Normale"/>
    <w:next w:val="Normale"/>
    <w:link w:val="Titolo8Carattere"/>
    <w:qFormat/>
    <w:pPr>
      <w:keepNext/>
      <w:outlineLvl w:val="7"/>
    </w:pPr>
    <w:rPr>
      <w:rFonts w:ascii="Arial" w:hAnsi="Arial"/>
      <w:b/>
      <w:bCs/>
      <w:sz w:val="28"/>
      <w:szCs w:val="20"/>
      <w:lang w:val="x-none" w:eastAsia="x-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pPr>
      <w:overflowPunct w:val="0"/>
      <w:autoSpaceDE w:val="0"/>
      <w:autoSpaceDN w:val="0"/>
      <w:adjustRightInd w:val="0"/>
      <w:jc w:val="both"/>
    </w:pPr>
    <w:rPr>
      <w:rFonts w:ascii="Arial" w:hAnsi="Arial" w:cs="Arial"/>
      <w:color w:val="FF0000"/>
    </w:rPr>
  </w:style>
  <w:style w:type="paragraph" w:styleId="Intestazione">
    <w:name w:val="header"/>
    <w:basedOn w:val="Normale"/>
    <w:link w:val="IntestazioneCarattere"/>
    <w:pPr>
      <w:tabs>
        <w:tab w:val="center" w:pos="4819"/>
        <w:tab w:val="right" w:pos="9638"/>
      </w:tabs>
    </w:pPr>
    <w:rPr>
      <w:lang w:val="x-none" w:eastAsia="x-none"/>
    </w:rPr>
  </w:style>
  <w:style w:type="paragraph" w:styleId="Pidipagina">
    <w:name w:val="footer"/>
    <w:basedOn w:val="Normale"/>
    <w:pPr>
      <w:tabs>
        <w:tab w:val="center" w:pos="4819"/>
        <w:tab w:val="right" w:pos="9638"/>
      </w:tabs>
    </w:pPr>
  </w:style>
  <w:style w:type="paragraph" w:styleId="Corpodeltesto2">
    <w:name w:val="Body Text 2"/>
    <w:basedOn w:val="Normale"/>
    <w:pPr>
      <w:overflowPunct w:val="0"/>
      <w:autoSpaceDE w:val="0"/>
      <w:autoSpaceDN w:val="0"/>
      <w:adjustRightInd w:val="0"/>
      <w:jc w:val="both"/>
    </w:pPr>
    <w:rPr>
      <w:rFonts w:ascii="Arial" w:hAnsi="Arial" w:cs="Arial"/>
    </w:rPr>
  </w:style>
  <w:style w:type="paragraph" w:styleId="Rientrocorpodeltesto2">
    <w:name w:val="Body Text Indent 2"/>
    <w:basedOn w:val="Normale"/>
    <w:pPr>
      <w:spacing w:after="120" w:line="480" w:lineRule="auto"/>
      <w:ind w:left="283"/>
    </w:pPr>
  </w:style>
  <w:style w:type="paragraph" w:styleId="Corpodeltesto3">
    <w:name w:val="Body Text 3"/>
    <w:basedOn w:val="Normale"/>
    <w:pPr>
      <w:overflowPunct w:val="0"/>
      <w:autoSpaceDE w:val="0"/>
      <w:autoSpaceDN w:val="0"/>
      <w:adjustRightInd w:val="0"/>
      <w:jc w:val="both"/>
    </w:pPr>
    <w:rPr>
      <w:rFonts w:ascii="Arial" w:hAnsi="Arial" w:cs="Arial"/>
      <w:b/>
      <w:bCs/>
    </w:rPr>
  </w:style>
  <w:style w:type="paragraph" w:customStyle="1" w:styleId="font5">
    <w:name w:val="font5"/>
    <w:basedOn w:val="Normale"/>
    <w:pPr>
      <w:spacing w:before="100" w:beforeAutospacing="1" w:after="100" w:afterAutospacing="1"/>
    </w:pPr>
    <w:rPr>
      <w:rFonts w:ascii="Arial" w:eastAsia="Arial Unicode MS" w:hAnsi="Arial" w:cs="Arial"/>
      <w:color w:val="3366FF"/>
      <w:sz w:val="18"/>
      <w:szCs w:val="18"/>
    </w:rPr>
  </w:style>
  <w:style w:type="paragraph" w:customStyle="1" w:styleId="font6">
    <w:name w:val="font6"/>
    <w:basedOn w:val="Normale"/>
    <w:pPr>
      <w:spacing w:before="100" w:beforeAutospacing="1" w:after="100" w:afterAutospacing="1"/>
    </w:pPr>
    <w:rPr>
      <w:rFonts w:ascii="Arial" w:eastAsia="Arial Unicode MS" w:hAnsi="Arial" w:cs="Arial"/>
      <w:b/>
      <w:bCs/>
      <w:i/>
      <w:iCs/>
      <w:color w:val="3366FF"/>
      <w:sz w:val="18"/>
      <w:szCs w:val="18"/>
    </w:rPr>
  </w:style>
  <w:style w:type="paragraph" w:customStyle="1" w:styleId="font7">
    <w:name w:val="font7"/>
    <w:basedOn w:val="Normale"/>
    <w:pPr>
      <w:spacing w:before="100" w:beforeAutospacing="1" w:after="100" w:afterAutospacing="1"/>
    </w:pPr>
    <w:rPr>
      <w:rFonts w:ascii="Arial" w:eastAsia="Arial Unicode MS" w:hAnsi="Arial" w:cs="Arial"/>
      <w:b/>
      <w:bCs/>
      <w:color w:val="3366FF"/>
      <w:sz w:val="18"/>
      <w:szCs w:val="18"/>
    </w:rPr>
  </w:style>
  <w:style w:type="paragraph" w:customStyle="1" w:styleId="font8">
    <w:name w:val="font8"/>
    <w:basedOn w:val="Normale"/>
    <w:pPr>
      <w:spacing w:before="100" w:beforeAutospacing="1" w:after="100" w:afterAutospacing="1"/>
    </w:pPr>
    <w:rPr>
      <w:rFonts w:ascii="Arial" w:eastAsia="Arial Unicode MS" w:hAnsi="Arial" w:cs="Arial"/>
      <w:i/>
      <w:iCs/>
      <w:color w:val="3366FF"/>
      <w:sz w:val="18"/>
      <w:szCs w:val="18"/>
    </w:rPr>
  </w:style>
  <w:style w:type="paragraph" w:customStyle="1" w:styleId="xl24">
    <w:name w:val="xl24"/>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sz w:val="18"/>
      <w:szCs w:val="18"/>
    </w:rPr>
  </w:style>
  <w:style w:type="paragraph" w:customStyle="1" w:styleId="xl25">
    <w:name w:val="xl25"/>
    <w:basedOn w:val="Normale"/>
    <w:pPr>
      <w:pBdr>
        <w:top w:val="single" w:sz="4" w:space="0" w:color="auto"/>
        <w:left w:val="single" w:sz="4" w:space="0" w:color="auto"/>
        <w:bottom w:val="single" w:sz="4" w:space="0" w:color="auto"/>
        <w:right w:val="single" w:sz="4" w:space="0" w:color="auto"/>
      </w:pBdr>
      <w:shd w:val="clear" w:color="auto" w:fill="000080"/>
      <w:spacing w:before="100" w:beforeAutospacing="1" w:after="100" w:afterAutospacing="1"/>
    </w:pPr>
    <w:rPr>
      <w:rFonts w:ascii="Arial" w:eastAsia="Arial Unicode MS" w:hAnsi="Arial" w:cs="Arial"/>
      <w:b/>
      <w:bCs/>
      <w:color w:val="FFFFFF"/>
      <w:sz w:val="18"/>
      <w:szCs w:val="18"/>
    </w:rPr>
  </w:style>
  <w:style w:type="paragraph" w:customStyle="1" w:styleId="xl26">
    <w:name w:val="xl26"/>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3366FF"/>
      <w:sz w:val="18"/>
      <w:szCs w:val="18"/>
    </w:rPr>
  </w:style>
  <w:style w:type="paragraph" w:customStyle="1" w:styleId="xl27">
    <w:name w:val="xl27"/>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b/>
      <w:bCs/>
      <w:i/>
      <w:iCs/>
      <w:color w:val="3366FF"/>
      <w:sz w:val="18"/>
      <w:szCs w:val="18"/>
    </w:rPr>
  </w:style>
  <w:style w:type="paragraph" w:customStyle="1" w:styleId="xl28">
    <w:name w:val="xl28"/>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b/>
      <w:bCs/>
      <w:color w:val="3366FF"/>
      <w:sz w:val="18"/>
      <w:szCs w:val="18"/>
    </w:rPr>
  </w:style>
  <w:style w:type="paragraph" w:customStyle="1" w:styleId="xl29">
    <w:name w:val="xl29"/>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b/>
      <w:bCs/>
      <w:sz w:val="18"/>
      <w:szCs w:val="18"/>
    </w:rPr>
  </w:style>
  <w:style w:type="paragraph" w:customStyle="1" w:styleId="xl30">
    <w:name w:val="xl30"/>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b/>
      <w:bCs/>
      <w:color w:val="3366FF"/>
      <w:sz w:val="18"/>
      <w:szCs w:val="18"/>
    </w:rPr>
  </w:style>
  <w:style w:type="paragraph" w:customStyle="1" w:styleId="xl31">
    <w:name w:val="xl31"/>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3366FF"/>
      <w:sz w:val="18"/>
      <w:szCs w:val="18"/>
    </w:rPr>
  </w:style>
  <w:style w:type="paragraph" w:customStyle="1" w:styleId="xl32">
    <w:name w:val="xl32"/>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3366FF"/>
      <w:sz w:val="18"/>
      <w:szCs w:val="18"/>
    </w:rPr>
  </w:style>
  <w:style w:type="paragraph" w:customStyle="1" w:styleId="xl33">
    <w:name w:val="xl33"/>
    <w:basedOn w:val="Normale"/>
    <w:pPr>
      <w:pBdr>
        <w:top w:val="single" w:sz="8" w:space="0" w:color="auto"/>
        <w:bottom w:val="single" w:sz="8" w:space="0" w:color="auto"/>
      </w:pBdr>
      <w:shd w:val="clear" w:color="auto" w:fill="CCFFFF"/>
      <w:spacing w:before="100" w:beforeAutospacing="1" w:after="100" w:afterAutospacing="1"/>
      <w:jc w:val="center"/>
      <w:textAlignment w:val="center"/>
    </w:pPr>
    <w:rPr>
      <w:rFonts w:ascii="Arial" w:eastAsia="Arial Unicode MS" w:hAnsi="Arial" w:cs="Arial"/>
      <w:b/>
      <w:bCs/>
      <w:i/>
      <w:iCs/>
      <w:sz w:val="18"/>
      <w:szCs w:val="18"/>
    </w:rPr>
  </w:style>
  <w:style w:type="paragraph" w:customStyle="1" w:styleId="xl34">
    <w:name w:val="xl34"/>
    <w:basedOn w:val="Normale"/>
    <w:pPr>
      <w:pBdr>
        <w:top w:val="single" w:sz="4" w:space="0" w:color="auto"/>
        <w:left w:val="single" w:sz="4" w:space="0" w:color="auto"/>
        <w:bottom w:val="single" w:sz="4" w:space="0" w:color="auto"/>
        <w:right w:val="single" w:sz="4" w:space="0" w:color="auto"/>
      </w:pBdr>
      <w:shd w:val="clear" w:color="auto" w:fill="000080"/>
      <w:spacing w:before="100" w:beforeAutospacing="1" w:after="100" w:afterAutospacing="1"/>
    </w:pPr>
    <w:rPr>
      <w:rFonts w:ascii="Arial" w:eastAsia="Arial Unicode MS" w:hAnsi="Arial" w:cs="Arial"/>
      <w:b/>
      <w:bCs/>
      <w:color w:val="FFFFFF"/>
      <w:sz w:val="18"/>
      <w:szCs w:val="18"/>
    </w:rPr>
  </w:style>
  <w:style w:type="paragraph" w:customStyle="1" w:styleId="xl35">
    <w:name w:val="xl35"/>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b/>
      <w:bCs/>
      <w:color w:val="FFFF99"/>
      <w:sz w:val="18"/>
      <w:szCs w:val="18"/>
    </w:rPr>
  </w:style>
  <w:style w:type="paragraph" w:customStyle="1" w:styleId="xl36">
    <w:name w:val="xl36"/>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b/>
      <w:bCs/>
      <w:i/>
      <w:iCs/>
      <w:color w:val="3366FF"/>
      <w:sz w:val="18"/>
      <w:szCs w:val="18"/>
    </w:rPr>
  </w:style>
  <w:style w:type="paragraph" w:customStyle="1" w:styleId="xl37">
    <w:name w:val="xl37"/>
    <w:basedOn w:val="Normale"/>
    <w:pPr>
      <w:pBdr>
        <w:top w:val="single" w:sz="4" w:space="0" w:color="auto"/>
        <w:left w:val="single" w:sz="4" w:space="0" w:color="auto"/>
        <w:right w:val="single" w:sz="4" w:space="0" w:color="auto"/>
      </w:pBdr>
      <w:spacing w:before="100" w:beforeAutospacing="1" w:after="100" w:afterAutospacing="1"/>
    </w:pPr>
    <w:rPr>
      <w:rFonts w:ascii="Arial" w:eastAsia="Arial Unicode MS" w:hAnsi="Arial" w:cs="Arial"/>
      <w:b/>
      <w:bCs/>
      <w:color w:val="339966"/>
      <w:sz w:val="18"/>
      <w:szCs w:val="18"/>
    </w:rPr>
  </w:style>
  <w:style w:type="paragraph" w:customStyle="1" w:styleId="xl38">
    <w:name w:val="xl38"/>
    <w:basedOn w:val="Normale"/>
    <w:pPr>
      <w:spacing w:before="100" w:beforeAutospacing="1" w:after="100" w:afterAutospacing="1"/>
    </w:pPr>
    <w:rPr>
      <w:rFonts w:ascii="Arial" w:eastAsia="Arial Unicode MS" w:hAnsi="Arial" w:cs="Arial"/>
      <w:sz w:val="18"/>
      <w:szCs w:val="18"/>
    </w:rPr>
  </w:style>
  <w:style w:type="paragraph" w:customStyle="1" w:styleId="xl39">
    <w:name w:val="xl39"/>
    <w:basedOn w:val="Normale"/>
    <w:pPr>
      <w:pBdr>
        <w:top w:val="single" w:sz="8" w:space="0" w:color="auto"/>
      </w:pBdr>
      <w:spacing w:before="100" w:beforeAutospacing="1" w:after="100" w:afterAutospacing="1"/>
    </w:pPr>
    <w:rPr>
      <w:rFonts w:ascii="Arial" w:eastAsia="Arial Unicode MS" w:hAnsi="Arial" w:cs="Arial"/>
      <w:b/>
      <w:bCs/>
      <w:i/>
      <w:iCs/>
      <w:color w:val="3366FF"/>
      <w:sz w:val="18"/>
      <w:szCs w:val="18"/>
    </w:rPr>
  </w:style>
  <w:style w:type="paragraph" w:customStyle="1" w:styleId="xl40">
    <w:name w:val="xl40"/>
    <w:basedOn w:val="Normale"/>
    <w:pPr>
      <w:spacing w:before="100" w:beforeAutospacing="1" w:after="100" w:afterAutospacing="1"/>
    </w:pPr>
    <w:rPr>
      <w:rFonts w:ascii="Arial" w:eastAsia="Arial Unicode MS" w:hAnsi="Arial" w:cs="Arial"/>
      <w:sz w:val="18"/>
      <w:szCs w:val="18"/>
    </w:rPr>
  </w:style>
  <w:style w:type="paragraph" w:customStyle="1" w:styleId="xl41">
    <w:name w:val="xl41"/>
    <w:basedOn w:val="Normale"/>
    <w:pPr>
      <w:spacing w:before="100" w:beforeAutospacing="1" w:after="100" w:afterAutospacing="1"/>
    </w:pPr>
    <w:rPr>
      <w:rFonts w:ascii="Arial" w:eastAsia="Arial Unicode MS" w:hAnsi="Arial" w:cs="Arial"/>
      <w:color w:val="3366FF"/>
      <w:sz w:val="18"/>
      <w:szCs w:val="18"/>
    </w:rPr>
  </w:style>
  <w:style w:type="paragraph" w:customStyle="1" w:styleId="xl42">
    <w:name w:val="xl42"/>
    <w:basedOn w:val="Normale"/>
    <w:pPr>
      <w:spacing w:before="100" w:beforeAutospacing="1" w:after="100" w:afterAutospacing="1"/>
      <w:textAlignment w:val="top"/>
    </w:pPr>
    <w:rPr>
      <w:rFonts w:ascii="Arial" w:eastAsia="Arial Unicode MS" w:hAnsi="Arial" w:cs="Arial"/>
      <w:color w:val="3366FF"/>
      <w:sz w:val="18"/>
      <w:szCs w:val="18"/>
    </w:rPr>
  </w:style>
  <w:style w:type="paragraph" w:customStyle="1" w:styleId="xl43">
    <w:name w:val="xl43"/>
    <w:basedOn w:val="Normale"/>
    <w:pPr>
      <w:spacing w:before="100" w:beforeAutospacing="1" w:after="100" w:afterAutospacing="1"/>
      <w:textAlignment w:val="top"/>
    </w:pPr>
    <w:rPr>
      <w:rFonts w:ascii="Arial" w:eastAsia="Arial Unicode MS" w:hAnsi="Arial" w:cs="Arial"/>
      <w:color w:val="3366FF"/>
      <w:sz w:val="18"/>
      <w:szCs w:val="18"/>
    </w:rPr>
  </w:style>
  <w:style w:type="paragraph" w:customStyle="1" w:styleId="xl44">
    <w:name w:val="xl44"/>
    <w:basedOn w:val="Normale"/>
    <w:pPr>
      <w:spacing w:before="100" w:beforeAutospacing="1" w:after="100" w:afterAutospacing="1"/>
    </w:pPr>
    <w:rPr>
      <w:rFonts w:ascii="Arial" w:eastAsia="Arial Unicode MS" w:hAnsi="Arial" w:cs="Arial"/>
      <w:color w:val="3366FF"/>
      <w:sz w:val="18"/>
      <w:szCs w:val="18"/>
    </w:rPr>
  </w:style>
  <w:style w:type="paragraph" w:customStyle="1" w:styleId="xl45">
    <w:name w:val="xl45"/>
    <w:basedOn w:val="Normale"/>
    <w:pPr>
      <w:pBdr>
        <w:left w:val="single" w:sz="4" w:space="0" w:color="auto"/>
        <w:bottom w:val="single" w:sz="4" w:space="0" w:color="auto"/>
        <w:right w:val="single" w:sz="4" w:space="0" w:color="auto"/>
      </w:pBdr>
      <w:shd w:val="clear" w:color="auto" w:fill="000080"/>
      <w:spacing w:before="100" w:beforeAutospacing="1" w:after="100" w:afterAutospacing="1"/>
    </w:pPr>
    <w:rPr>
      <w:rFonts w:ascii="Arial" w:eastAsia="Arial Unicode MS" w:hAnsi="Arial" w:cs="Arial"/>
      <w:b/>
      <w:bCs/>
      <w:color w:val="FFFFFF"/>
      <w:sz w:val="18"/>
      <w:szCs w:val="18"/>
    </w:rPr>
  </w:style>
  <w:style w:type="paragraph" w:customStyle="1" w:styleId="xl46">
    <w:name w:val="xl46"/>
    <w:basedOn w:val="Normale"/>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eastAsia="Arial Unicode MS" w:hAnsi="Arial" w:cs="Arial"/>
      <w:b/>
      <w:bCs/>
      <w:i/>
      <w:iCs/>
      <w:color w:val="3366FF"/>
      <w:sz w:val="18"/>
      <w:szCs w:val="18"/>
    </w:rPr>
  </w:style>
  <w:style w:type="paragraph" w:customStyle="1" w:styleId="xl47">
    <w:name w:val="xl47"/>
    <w:basedOn w:val="Normale"/>
    <w:pPr>
      <w:pBdr>
        <w:top w:val="single" w:sz="4" w:space="0" w:color="auto"/>
        <w:left w:val="single" w:sz="4" w:space="0" w:color="auto"/>
        <w:bottom w:val="single" w:sz="4" w:space="0" w:color="auto"/>
        <w:right w:val="single" w:sz="4" w:space="0" w:color="auto"/>
      </w:pBdr>
      <w:shd w:val="clear" w:color="auto" w:fill="000080"/>
      <w:spacing w:before="100" w:beforeAutospacing="1" w:after="100" w:afterAutospacing="1"/>
    </w:pPr>
    <w:rPr>
      <w:rFonts w:ascii="Arial" w:eastAsia="Arial Unicode MS" w:hAnsi="Arial" w:cs="Arial"/>
      <w:b/>
      <w:bCs/>
      <w:color w:val="FFFFFF"/>
      <w:sz w:val="18"/>
      <w:szCs w:val="18"/>
    </w:rPr>
  </w:style>
  <w:style w:type="paragraph" w:customStyle="1" w:styleId="xl48">
    <w:name w:val="xl48"/>
    <w:basedOn w:val="Normale"/>
    <w:pPr>
      <w:spacing w:before="100" w:beforeAutospacing="1" w:after="100" w:afterAutospacing="1"/>
    </w:pPr>
    <w:rPr>
      <w:rFonts w:ascii="Arial" w:eastAsia="Arial Unicode MS" w:hAnsi="Arial" w:cs="Arial"/>
      <w:b/>
      <w:bCs/>
      <w:i/>
      <w:iCs/>
      <w:color w:val="3366FF"/>
      <w:sz w:val="18"/>
      <w:szCs w:val="18"/>
    </w:rPr>
  </w:style>
  <w:style w:type="paragraph" w:customStyle="1" w:styleId="xl49">
    <w:name w:val="xl49"/>
    <w:basedOn w:val="Normale"/>
    <w:pPr>
      <w:spacing w:before="100" w:beforeAutospacing="1" w:after="100" w:afterAutospacing="1"/>
    </w:pPr>
    <w:rPr>
      <w:rFonts w:ascii="Arial" w:eastAsia="Arial Unicode MS" w:hAnsi="Arial" w:cs="Arial"/>
      <w:b/>
      <w:bCs/>
      <w:i/>
      <w:iCs/>
      <w:color w:val="3366FF"/>
      <w:sz w:val="18"/>
      <w:szCs w:val="18"/>
    </w:rPr>
  </w:style>
  <w:style w:type="paragraph" w:customStyle="1" w:styleId="xl50">
    <w:name w:val="xl50"/>
    <w:basedOn w:val="Normale"/>
    <w:pPr>
      <w:spacing w:before="100" w:beforeAutospacing="1" w:after="100" w:afterAutospacing="1"/>
    </w:pPr>
    <w:rPr>
      <w:rFonts w:ascii="Arial" w:eastAsia="Arial Unicode MS" w:hAnsi="Arial" w:cs="Arial"/>
      <w:b/>
      <w:bCs/>
      <w:i/>
      <w:iCs/>
      <w:color w:val="3366FF"/>
      <w:sz w:val="18"/>
      <w:szCs w:val="18"/>
    </w:rPr>
  </w:style>
  <w:style w:type="paragraph" w:customStyle="1" w:styleId="xl51">
    <w:name w:val="xl51"/>
    <w:basedOn w:val="Normale"/>
    <w:pPr>
      <w:spacing w:before="100" w:beforeAutospacing="1" w:after="100" w:afterAutospacing="1"/>
    </w:pPr>
    <w:rPr>
      <w:rFonts w:ascii="Arial" w:eastAsia="Arial Unicode MS" w:hAnsi="Arial" w:cs="Arial"/>
      <w:b/>
      <w:bCs/>
      <w:i/>
      <w:iCs/>
      <w:color w:val="3366FF"/>
      <w:sz w:val="18"/>
      <w:szCs w:val="18"/>
    </w:rPr>
  </w:style>
  <w:style w:type="paragraph" w:customStyle="1" w:styleId="xl52">
    <w:name w:val="xl52"/>
    <w:basedOn w:val="Normale"/>
    <w:pPr>
      <w:pBdr>
        <w:top w:val="single" w:sz="4" w:space="0" w:color="auto"/>
        <w:left w:val="single" w:sz="4" w:space="0" w:color="auto"/>
        <w:bottom w:val="single" w:sz="8" w:space="0" w:color="auto"/>
        <w:right w:val="single" w:sz="4" w:space="0" w:color="auto"/>
      </w:pBdr>
      <w:shd w:val="clear" w:color="auto" w:fill="FFCC99"/>
      <w:spacing w:before="100" w:beforeAutospacing="1" w:after="100" w:afterAutospacing="1"/>
    </w:pPr>
    <w:rPr>
      <w:rFonts w:ascii="Arial Unicode MS" w:eastAsia="Arial Unicode MS" w:hAnsi="Arial Unicode MS" w:cs="Arial Unicode MS"/>
    </w:rPr>
  </w:style>
  <w:style w:type="paragraph" w:customStyle="1" w:styleId="xl53">
    <w:name w:val="xl53"/>
    <w:basedOn w:val="Normale"/>
    <w:pPr>
      <w:pBdr>
        <w:top w:val="single" w:sz="4" w:space="0" w:color="auto"/>
        <w:left w:val="single" w:sz="8" w:space="0" w:color="auto"/>
        <w:bottom w:val="single" w:sz="4" w:space="0" w:color="auto"/>
        <w:right w:val="single" w:sz="4" w:space="0" w:color="auto"/>
      </w:pBdr>
      <w:shd w:val="clear" w:color="auto" w:fill="FF9900"/>
      <w:spacing w:before="100" w:beforeAutospacing="1" w:after="100" w:afterAutospacing="1"/>
      <w:jc w:val="center"/>
    </w:pPr>
    <w:rPr>
      <w:rFonts w:ascii="Arial Unicode MS" w:eastAsia="Arial Unicode MS" w:hAnsi="Arial Unicode MS" w:cs="Arial Unicode MS"/>
    </w:rPr>
  </w:style>
  <w:style w:type="paragraph" w:customStyle="1" w:styleId="xl54">
    <w:name w:val="xl54"/>
    <w:basedOn w:val="Normale"/>
    <w:pPr>
      <w:pBdr>
        <w:top w:val="single" w:sz="4" w:space="0" w:color="auto"/>
        <w:left w:val="single" w:sz="4" w:space="0" w:color="auto"/>
        <w:bottom w:val="single" w:sz="4" w:space="0" w:color="auto"/>
        <w:right w:val="single" w:sz="4" w:space="0" w:color="auto"/>
      </w:pBdr>
      <w:shd w:val="clear" w:color="auto" w:fill="FF9900"/>
      <w:spacing w:before="100" w:beforeAutospacing="1" w:after="100" w:afterAutospacing="1"/>
      <w:jc w:val="center"/>
    </w:pPr>
    <w:rPr>
      <w:rFonts w:ascii="Arial Unicode MS" w:eastAsia="Arial Unicode MS" w:hAnsi="Arial Unicode MS" w:cs="Arial Unicode MS"/>
    </w:rPr>
  </w:style>
  <w:style w:type="paragraph" w:customStyle="1" w:styleId="xl55">
    <w:name w:val="xl55"/>
    <w:basedOn w:val="Normale"/>
    <w:pPr>
      <w:pBdr>
        <w:top w:val="single" w:sz="4" w:space="0" w:color="auto"/>
        <w:left w:val="single" w:sz="4" w:space="0" w:color="auto"/>
        <w:bottom w:val="single" w:sz="4" w:space="0" w:color="auto"/>
        <w:right w:val="single" w:sz="8" w:space="0" w:color="auto"/>
      </w:pBdr>
      <w:shd w:val="clear" w:color="auto" w:fill="FF9900"/>
      <w:spacing w:before="100" w:beforeAutospacing="1" w:after="100" w:afterAutospacing="1"/>
      <w:jc w:val="center"/>
    </w:pPr>
    <w:rPr>
      <w:rFonts w:ascii="Arial Unicode MS" w:eastAsia="Arial Unicode MS" w:hAnsi="Arial Unicode MS" w:cs="Arial Unicode MS"/>
    </w:rPr>
  </w:style>
  <w:style w:type="paragraph" w:customStyle="1" w:styleId="xl56">
    <w:name w:val="xl56"/>
    <w:basedOn w:val="Normale"/>
    <w:pPr>
      <w:pBdr>
        <w:top w:val="single" w:sz="4" w:space="0" w:color="auto"/>
        <w:left w:val="single" w:sz="4" w:space="0" w:color="auto"/>
        <w:right w:val="single" w:sz="8" w:space="0" w:color="auto"/>
      </w:pBdr>
      <w:shd w:val="clear" w:color="auto" w:fill="FF9900"/>
      <w:spacing w:before="100" w:beforeAutospacing="1" w:after="100" w:afterAutospacing="1"/>
      <w:jc w:val="center"/>
    </w:pPr>
    <w:rPr>
      <w:rFonts w:ascii="Arial Unicode MS" w:eastAsia="Arial Unicode MS" w:hAnsi="Arial Unicode MS" w:cs="Arial Unicode MS"/>
    </w:rPr>
  </w:style>
  <w:style w:type="paragraph" w:customStyle="1" w:styleId="xl57">
    <w:name w:val="xl57"/>
    <w:basedOn w:val="Normale"/>
    <w:pPr>
      <w:pBdr>
        <w:left w:val="single" w:sz="4" w:space="0" w:color="auto"/>
        <w:right w:val="single" w:sz="8" w:space="0" w:color="auto"/>
      </w:pBdr>
      <w:shd w:val="clear" w:color="auto" w:fill="FF9900"/>
      <w:spacing w:before="100" w:beforeAutospacing="1" w:after="100" w:afterAutospacing="1"/>
      <w:jc w:val="center"/>
    </w:pPr>
    <w:rPr>
      <w:rFonts w:ascii="Arial Unicode MS" w:eastAsia="Arial Unicode MS" w:hAnsi="Arial Unicode MS" w:cs="Arial Unicode MS"/>
    </w:rPr>
  </w:style>
  <w:style w:type="paragraph" w:customStyle="1" w:styleId="xl58">
    <w:name w:val="xl58"/>
    <w:basedOn w:val="Normale"/>
    <w:pPr>
      <w:pBdr>
        <w:left w:val="single" w:sz="4" w:space="0" w:color="auto"/>
        <w:bottom w:val="single" w:sz="8" w:space="0" w:color="auto"/>
        <w:right w:val="single" w:sz="8" w:space="0" w:color="auto"/>
      </w:pBdr>
      <w:shd w:val="clear" w:color="auto" w:fill="FF9900"/>
      <w:spacing w:before="100" w:beforeAutospacing="1" w:after="100" w:afterAutospacing="1"/>
      <w:jc w:val="center"/>
    </w:pPr>
    <w:rPr>
      <w:rFonts w:ascii="Arial Unicode MS" w:eastAsia="Arial Unicode MS" w:hAnsi="Arial Unicode MS" w:cs="Arial Unicode MS"/>
    </w:rPr>
  </w:style>
  <w:style w:type="paragraph" w:customStyle="1" w:styleId="xl59">
    <w:name w:val="xl59"/>
    <w:basedOn w:val="Normale"/>
    <w:pPr>
      <w:pBdr>
        <w:top w:val="single" w:sz="4" w:space="0" w:color="auto"/>
        <w:left w:val="single" w:sz="8" w:space="0" w:color="auto"/>
      </w:pBdr>
      <w:spacing w:before="100" w:beforeAutospacing="1" w:after="100" w:afterAutospacing="1"/>
      <w:jc w:val="center"/>
    </w:pPr>
    <w:rPr>
      <w:rFonts w:ascii="Arial" w:eastAsia="Arial Unicode MS" w:hAnsi="Arial" w:cs="Arial"/>
      <w:b/>
      <w:bCs/>
    </w:rPr>
  </w:style>
  <w:style w:type="paragraph" w:customStyle="1" w:styleId="xl60">
    <w:name w:val="xl60"/>
    <w:basedOn w:val="Normale"/>
    <w:pPr>
      <w:pBdr>
        <w:top w:val="single" w:sz="4" w:space="0" w:color="auto"/>
      </w:pBdr>
      <w:spacing w:before="100" w:beforeAutospacing="1" w:after="100" w:afterAutospacing="1"/>
      <w:jc w:val="center"/>
    </w:pPr>
    <w:rPr>
      <w:rFonts w:ascii="Arial" w:eastAsia="Arial Unicode MS" w:hAnsi="Arial" w:cs="Arial"/>
      <w:b/>
      <w:bCs/>
    </w:rPr>
  </w:style>
  <w:style w:type="paragraph" w:customStyle="1" w:styleId="xl61">
    <w:name w:val="xl61"/>
    <w:basedOn w:val="Normale"/>
    <w:pPr>
      <w:pBdr>
        <w:top w:val="single" w:sz="4" w:space="0" w:color="auto"/>
        <w:right w:val="single" w:sz="4" w:space="0" w:color="auto"/>
      </w:pBdr>
      <w:spacing w:before="100" w:beforeAutospacing="1" w:after="100" w:afterAutospacing="1"/>
      <w:jc w:val="center"/>
    </w:pPr>
    <w:rPr>
      <w:rFonts w:ascii="Arial" w:eastAsia="Arial Unicode MS" w:hAnsi="Arial" w:cs="Arial"/>
      <w:b/>
      <w:bCs/>
    </w:rPr>
  </w:style>
  <w:style w:type="paragraph" w:customStyle="1" w:styleId="xl62">
    <w:name w:val="xl62"/>
    <w:basedOn w:val="Normale"/>
    <w:pPr>
      <w:pBdr>
        <w:left w:val="single" w:sz="8" w:space="0" w:color="auto"/>
      </w:pBdr>
      <w:spacing w:before="100" w:beforeAutospacing="1" w:after="100" w:afterAutospacing="1"/>
      <w:jc w:val="center"/>
    </w:pPr>
    <w:rPr>
      <w:rFonts w:ascii="Arial" w:eastAsia="Arial Unicode MS" w:hAnsi="Arial" w:cs="Arial"/>
      <w:b/>
      <w:bCs/>
    </w:rPr>
  </w:style>
  <w:style w:type="paragraph" w:customStyle="1" w:styleId="xl63">
    <w:name w:val="xl63"/>
    <w:basedOn w:val="Normale"/>
    <w:pPr>
      <w:spacing w:before="100" w:beforeAutospacing="1" w:after="100" w:afterAutospacing="1"/>
      <w:jc w:val="center"/>
    </w:pPr>
    <w:rPr>
      <w:rFonts w:ascii="Arial" w:eastAsia="Arial Unicode MS" w:hAnsi="Arial" w:cs="Arial"/>
      <w:b/>
      <w:bCs/>
    </w:rPr>
  </w:style>
  <w:style w:type="paragraph" w:customStyle="1" w:styleId="xl64">
    <w:name w:val="xl64"/>
    <w:basedOn w:val="Normale"/>
    <w:pPr>
      <w:pBdr>
        <w:right w:val="single" w:sz="4" w:space="0" w:color="auto"/>
      </w:pBdr>
      <w:spacing w:before="100" w:beforeAutospacing="1" w:after="100" w:afterAutospacing="1"/>
      <w:jc w:val="center"/>
    </w:pPr>
    <w:rPr>
      <w:rFonts w:ascii="Arial" w:eastAsia="Arial Unicode MS" w:hAnsi="Arial" w:cs="Arial"/>
      <w:b/>
      <w:bCs/>
    </w:rPr>
  </w:style>
  <w:style w:type="paragraph" w:customStyle="1" w:styleId="xl65">
    <w:name w:val="xl65"/>
    <w:basedOn w:val="Normale"/>
    <w:pPr>
      <w:pBdr>
        <w:left w:val="single" w:sz="8" w:space="0" w:color="auto"/>
        <w:bottom w:val="single" w:sz="8" w:space="0" w:color="auto"/>
      </w:pBdr>
      <w:spacing w:before="100" w:beforeAutospacing="1" w:after="100" w:afterAutospacing="1"/>
      <w:jc w:val="center"/>
    </w:pPr>
    <w:rPr>
      <w:rFonts w:ascii="Arial" w:eastAsia="Arial Unicode MS" w:hAnsi="Arial" w:cs="Arial"/>
      <w:b/>
      <w:bCs/>
    </w:rPr>
  </w:style>
  <w:style w:type="paragraph" w:customStyle="1" w:styleId="xl66">
    <w:name w:val="xl66"/>
    <w:basedOn w:val="Normale"/>
    <w:pPr>
      <w:pBdr>
        <w:bottom w:val="single" w:sz="8" w:space="0" w:color="auto"/>
      </w:pBdr>
      <w:spacing w:before="100" w:beforeAutospacing="1" w:after="100" w:afterAutospacing="1"/>
      <w:jc w:val="center"/>
    </w:pPr>
    <w:rPr>
      <w:rFonts w:ascii="Arial" w:eastAsia="Arial Unicode MS" w:hAnsi="Arial" w:cs="Arial"/>
      <w:b/>
      <w:bCs/>
    </w:rPr>
  </w:style>
  <w:style w:type="paragraph" w:customStyle="1" w:styleId="xl67">
    <w:name w:val="xl67"/>
    <w:basedOn w:val="Normale"/>
    <w:pPr>
      <w:pBdr>
        <w:bottom w:val="single" w:sz="8" w:space="0" w:color="auto"/>
        <w:right w:val="single" w:sz="4" w:space="0" w:color="auto"/>
      </w:pBdr>
      <w:spacing w:before="100" w:beforeAutospacing="1" w:after="100" w:afterAutospacing="1"/>
      <w:jc w:val="center"/>
    </w:pPr>
    <w:rPr>
      <w:rFonts w:ascii="Arial" w:eastAsia="Arial Unicode MS" w:hAnsi="Arial" w:cs="Arial"/>
      <w:b/>
      <w:bCs/>
    </w:rPr>
  </w:style>
  <w:style w:type="character" w:styleId="Numeropagina">
    <w:name w:val="page number"/>
    <w:basedOn w:val="Carpredefinitoparagrafo"/>
  </w:style>
  <w:style w:type="paragraph" w:customStyle="1" w:styleId="Titolo2Mio">
    <w:name w:val="Titolo2Mio"/>
    <w:basedOn w:val="Titolo2"/>
    <w:autoRedefine/>
    <w:pPr>
      <w:numPr>
        <w:numId w:val="2"/>
      </w:numPr>
      <w:spacing w:before="240" w:after="60"/>
    </w:pPr>
    <w:rPr>
      <w:rFonts w:ascii="Arial" w:hAnsi="Arial"/>
      <w:sz w:val="28"/>
    </w:rPr>
  </w:style>
  <w:style w:type="paragraph" w:styleId="Rientrocorpodeltesto">
    <w:name w:val="Body Text Indent"/>
    <w:basedOn w:val="Normale"/>
    <w:link w:val="RientrocorpodeltestoCarattere"/>
    <w:pPr>
      <w:ind w:left="567"/>
    </w:pPr>
    <w:rPr>
      <w:rFonts w:ascii="Arial" w:hAnsi="Arial"/>
      <w:sz w:val="20"/>
      <w:szCs w:val="20"/>
      <w:lang w:val="x-none" w:eastAsia="x-none"/>
    </w:rPr>
  </w:style>
  <w:style w:type="paragraph" w:styleId="Rientrocorpodeltesto3">
    <w:name w:val="Body Text Indent 3"/>
    <w:basedOn w:val="Normale"/>
    <w:pPr>
      <w:ind w:left="567"/>
      <w:jc w:val="both"/>
    </w:pPr>
    <w:rPr>
      <w:rFonts w:ascii="Arial" w:hAnsi="Arial"/>
      <w:sz w:val="18"/>
      <w:szCs w:val="20"/>
    </w:rPr>
  </w:style>
  <w:style w:type="paragraph" w:styleId="Testonormale">
    <w:name w:val="Plain Text"/>
    <w:basedOn w:val="Normale"/>
    <w:rPr>
      <w:rFonts w:ascii="Courier New" w:hAnsi="Courier New" w:cs="Courier New"/>
      <w:sz w:val="20"/>
      <w:szCs w:val="20"/>
    </w:rPr>
  </w:style>
  <w:style w:type="character" w:styleId="Enfasigrassetto">
    <w:name w:val="Strong"/>
    <w:uiPriority w:val="22"/>
    <w:qFormat/>
    <w:rPr>
      <w:b/>
      <w:bCs/>
    </w:rPr>
  </w:style>
  <w:style w:type="character" w:styleId="Collegamentoipertestuale">
    <w:name w:val="Hyperlink"/>
    <w:uiPriority w:val="99"/>
    <w:rsid w:val="00455264"/>
    <w:rPr>
      <w:color w:val="0000CC"/>
      <w:u w:val="single"/>
    </w:rPr>
  </w:style>
  <w:style w:type="paragraph" w:customStyle="1" w:styleId="Default">
    <w:name w:val="Default"/>
    <w:rsid w:val="00ED0A9A"/>
    <w:pPr>
      <w:widowControl w:val="0"/>
      <w:autoSpaceDE w:val="0"/>
      <w:autoSpaceDN w:val="0"/>
      <w:adjustRightInd w:val="0"/>
    </w:pPr>
    <w:rPr>
      <w:rFonts w:ascii="Arial" w:hAnsi="Arial" w:cs="Arial"/>
      <w:color w:val="000000"/>
      <w:sz w:val="24"/>
      <w:szCs w:val="24"/>
    </w:rPr>
  </w:style>
  <w:style w:type="paragraph" w:styleId="Testofumetto">
    <w:name w:val="Balloon Text"/>
    <w:basedOn w:val="Normale"/>
    <w:link w:val="TestofumettoCarattere"/>
    <w:rsid w:val="00444D10"/>
    <w:rPr>
      <w:rFonts w:ascii="Tahoma" w:hAnsi="Tahoma"/>
      <w:sz w:val="16"/>
      <w:szCs w:val="16"/>
      <w:lang w:val="x-none" w:eastAsia="x-none"/>
    </w:rPr>
  </w:style>
  <w:style w:type="character" w:customStyle="1" w:styleId="TestofumettoCarattere">
    <w:name w:val="Testo fumetto Carattere"/>
    <w:link w:val="Testofumetto"/>
    <w:rsid w:val="00444D10"/>
    <w:rPr>
      <w:rFonts w:ascii="Tahoma" w:hAnsi="Tahoma" w:cs="Tahoma"/>
      <w:sz w:val="16"/>
      <w:szCs w:val="16"/>
    </w:rPr>
  </w:style>
  <w:style w:type="paragraph" w:styleId="Paragrafoelenco">
    <w:name w:val="List Paragraph"/>
    <w:basedOn w:val="Normale"/>
    <w:uiPriority w:val="34"/>
    <w:qFormat/>
    <w:rsid w:val="0010066B"/>
    <w:pPr>
      <w:ind w:left="708"/>
    </w:pPr>
  </w:style>
  <w:style w:type="character" w:customStyle="1" w:styleId="Titolo1Carattere">
    <w:name w:val="Titolo 1 Carattere"/>
    <w:link w:val="Titolo1"/>
    <w:rsid w:val="005C1FD2"/>
    <w:rPr>
      <w:rFonts w:ascii="Arial" w:hAnsi="Arial" w:cs="Arial"/>
      <w:b/>
      <w:sz w:val="24"/>
      <w:szCs w:val="24"/>
    </w:rPr>
  </w:style>
  <w:style w:type="character" w:customStyle="1" w:styleId="Titolo4Carattere">
    <w:name w:val="Titolo 4 Carattere"/>
    <w:link w:val="Titolo4"/>
    <w:rsid w:val="005C1FD2"/>
    <w:rPr>
      <w:rFonts w:ascii="Book Antiqua" w:hAnsi="Book Antiqua"/>
      <w:b/>
      <w:bCs/>
      <w:sz w:val="24"/>
      <w:szCs w:val="24"/>
    </w:rPr>
  </w:style>
  <w:style w:type="character" w:customStyle="1" w:styleId="Titolo5Carattere">
    <w:name w:val="Titolo 5 Carattere"/>
    <w:link w:val="Titolo5"/>
    <w:rsid w:val="005C1FD2"/>
    <w:rPr>
      <w:rFonts w:ascii="Arial" w:hAnsi="Arial"/>
      <w:b/>
      <w:i/>
    </w:rPr>
  </w:style>
  <w:style w:type="character" w:customStyle="1" w:styleId="Titolo8Carattere">
    <w:name w:val="Titolo 8 Carattere"/>
    <w:link w:val="Titolo8"/>
    <w:rsid w:val="005C1FD2"/>
    <w:rPr>
      <w:rFonts w:ascii="Arial" w:hAnsi="Arial"/>
      <w:b/>
      <w:bCs/>
      <w:sz w:val="28"/>
    </w:rPr>
  </w:style>
  <w:style w:type="character" w:customStyle="1" w:styleId="IntestazioneCarattere">
    <w:name w:val="Intestazione Carattere"/>
    <w:link w:val="Intestazione"/>
    <w:rsid w:val="005C1FD2"/>
    <w:rPr>
      <w:sz w:val="24"/>
      <w:szCs w:val="24"/>
    </w:rPr>
  </w:style>
  <w:style w:type="character" w:customStyle="1" w:styleId="RientrocorpodeltestoCarattere">
    <w:name w:val="Rientro corpo del testo Carattere"/>
    <w:link w:val="Rientrocorpodeltesto"/>
    <w:rsid w:val="005C1FD2"/>
    <w:rPr>
      <w:rFonts w:ascii="Arial" w:hAnsi="Arial"/>
    </w:rPr>
  </w:style>
  <w:style w:type="table" w:styleId="Grigliatabella">
    <w:name w:val="Table Grid"/>
    <w:basedOn w:val="Tabellanormale"/>
    <w:rsid w:val="00983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contemporanea">
    <w:name w:val="Table Contemporary"/>
    <w:basedOn w:val="Tabellanormale"/>
    <w:rsid w:val="00B71C11"/>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aelenco7">
    <w:name w:val="Table List 7"/>
    <w:basedOn w:val="Tabellanormale"/>
    <w:rsid w:val="006327D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Citazioneintensa">
    <w:name w:val="Intense Quote"/>
    <w:basedOn w:val="Normale"/>
    <w:next w:val="Normale"/>
    <w:link w:val="CitazioneintensaCarattere"/>
    <w:qFormat/>
    <w:rsid w:val="008323C8"/>
    <w:pPr>
      <w:pBdr>
        <w:bottom w:val="single" w:sz="4" w:space="4" w:color="4F81BD"/>
      </w:pBdr>
      <w:spacing w:before="200" w:after="280"/>
      <w:ind w:left="936" w:right="936"/>
    </w:pPr>
    <w:rPr>
      <w:b/>
      <w:bCs/>
      <w:i/>
      <w:iCs/>
      <w:color w:val="4F81BD"/>
    </w:rPr>
  </w:style>
  <w:style w:type="character" w:customStyle="1" w:styleId="CitazioneintensaCarattere">
    <w:name w:val="Citazione intensa Carattere"/>
    <w:link w:val="Citazioneintensa"/>
    <w:rsid w:val="008323C8"/>
    <w:rPr>
      <w:b/>
      <w:bCs/>
      <w:i/>
      <w:iCs/>
      <w:color w:val="4F81BD"/>
      <w:sz w:val="24"/>
      <w:szCs w:val="24"/>
      <w:lang w:val="it-IT" w:eastAsia="it-IT" w:bidi="ar-SA"/>
    </w:rPr>
  </w:style>
  <w:style w:type="character" w:customStyle="1" w:styleId="content">
    <w:name w:val="content"/>
    <w:basedOn w:val="Carpredefinitoparagrafo"/>
    <w:rsid w:val="008323C8"/>
  </w:style>
  <w:style w:type="paragraph" w:styleId="NormaleWeb">
    <w:name w:val="Normal (Web)"/>
    <w:basedOn w:val="Normale"/>
    <w:uiPriority w:val="99"/>
    <w:unhideWhenUsed/>
    <w:rsid w:val="00D042E9"/>
    <w:pPr>
      <w:spacing w:before="100" w:beforeAutospacing="1" w:after="100" w:afterAutospacing="1"/>
    </w:pPr>
  </w:style>
  <w:style w:type="character" w:styleId="Enfasicorsivo">
    <w:name w:val="Emphasis"/>
    <w:uiPriority w:val="20"/>
    <w:qFormat/>
    <w:rsid w:val="00D042E9"/>
    <w:rPr>
      <w:i/>
      <w:iCs/>
    </w:rPr>
  </w:style>
  <w:style w:type="table" w:styleId="Sfondochiaro-Colore3">
    <w:name w:val="Light Shading Accent 3"/>
    <w:basedOn w:val="Tabellanormale"/>
    <w:uiPriority w:val="60"/>
    <w:rsid w:val="00617314"/>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Tabellacolonne5">
    <w:name w:val="Table Columns 5"/>
    <w:basedOn w:val="Tabellanormale"/>
    <w:rsid w:val="00893831"/>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acolonne3">
    <w:name w:val="Table Columns 3"/>
    <w:basedOn w:val="Tabellanormale"/>
    <w:rsid w:val="00893831"/>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aelenco8">
    <w:name w:val="Table List 8"/>
    <w:basedOn w:val="Tabellanormale"/>
    <w:rsid w:val="00893831"/>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character" w:customStyle="1" w:styleId="littletext">
    <w:name w:val="‘littletext‘"/>
    <w:rsid w:val="00EA69E0"/>
  </w:style>
  <w:style w:type="character" w:styleId="Rimandocommento">
    <w:name w:val="annotation reference"/>
    <w:rsid w:val="00277E7A"/>
    <w:rPr>
      <w:sz w:val="16"/>
      <w:szCs w:val="16"/>
    </w:rPr>
  </w:style>
  <w:style w:type="paragraph" w:styleId="Testocommento">
    <w:name w:val="annotation text"/>
    <w:basedOn w:val="Normale"/>
    <w:link w:val="TestocommentoCarattere"/>
    <w:rsid w:val="00277E7A"/>
    <w:rPr>
      <w:sz w:val="20"/>
      <w:szCs w:val="20"/>
    </w:rPr>
  </w:style>
  <w:style w:type="character" w:customStyle="1" w:styleId="TestocommentoCarattere">
    <w:name w:val="Testo commento Carattere"/>
    <w:basedOn w:val="Carpredefinitoparagrafo"/>
    <w:link w:val="Testocommento"/>
    <w:rsid w:val="00277E7A"/>
  </w:style>
  <w:style w:type="paragraph" w:styleId="Soggettocommento">
    <w:name w:val="annotation subject"/>
    <w:basedOn w:val="Testocommento"/>
    <w:next w:val="Testocommento"/>
    <w:link w:val="SoggettocommentoCarattere"/>
    <w:rsid w:val="00277E7A"/>
    <w:rPr>
      <w:b/>
      <w:bCs/>
    </w:rPr>
  </w:style>
  <w:style w:type="character" w:customStyle="1" w:styleId="SoggettocommentoCarattere">
    <w:name w:val="Soggetto commento Carattere"/>
    <w:link w:val="Soggettocommento"/>
    <w:rsid w:val="00277E7A"/>
    <w:rPr>
      <w:b/>
      <w:bCs/>
    </w:rPr>
  </w:style>
  <w:style w:type="paragraph" w:styleId="Testonotaapidipagina">
    <w:name w:val="footnote text"/>
    <w:basedOn w:val="Normale"/>
    <w:link w:val="TestonotaapidipaginaCarattere"/>
    <w:rsid w:val="00BA1379"/>
    <w:rPr>
      <w:sz w:val="20"/>
      <w:szCs w:val="20"/>
    </w:rPr>
  </w:style>
  <w:style w:type="character" w:customStyle="1" w:styleId="TestonotaapidipaginaCarattere">
    <w:name w:val="Testo nota a piè di pagina Carattere"/>
    <w:basedOn w:val="Carpredefinitoparagrafo"/>
    <w:link w:val="Testonotaapidipagina"/>
    <w:rsid w:val="00BA1379"/>
  </w:style>
  <w:style w:type="character" w:styleId="Rimandonotaapidipagina">
    <w:name w:val="footnote reference"/>
    <w:rsid w:val="00BA1379"/>
    <w:rPr>
      <w:vertAlign w:val="superscript"/>
    </w:rPr>
  </w:style>
  <w:style w:type="paragraph" w:styleId="Sottotitolo">
    <w:name w:val="Subtitle"/>
    <w:basedOn w:val="Normale"/>
    <w:next w:val="Normale"/>
    <w:link w:val="SottotitoloCarattere"/>
    <w:qFormat/>
    <w:rsid w:val="00C83045"/>
    <w:pPr>
      <w:numPr>
        <w:ilvl w:val="1"/>
      </w:numPr>
    </w:pPr>
    <w:rPr>
      <w:rFonts w:asciiTheme="majorHAnsi" w:eastAsiaTheme="majorEastAsia" w:hAnsiTheme="majorHAnsi" w:cstheme="majorBidi"/>
      <w:i/>
      <w:iCs/>
      <w:color w:val="4F81BD" w:themeColor="accent1"/>
      <w:spacing w:val="15"/>
    </w:rPr>
  </w:style>
  <w:style w:type="character" w:customStyle="1" w:styleId="SottotitoloCarattere">
    <w:name w:val="Sottotitolo Carattere"/>
    <w:basedOn w:val="Carpredefinitoparagrafo"/>
    <w:link w:val="Sottotitolo"/>
    <w:rsid w:val="00C83045"/>
    <w:rPr>
      <w:rFonts w:asciiTheme="majorHAnsi" w:eastAsiaTheme="majorEastAsia" w:hAnsiTheme="majorHAnsi" w:cstheme="majorBidi"/>
      <w:i/>
      <w:iCs/>
      <w:color w:val="4F81BD" w:themeColor="accent1"/>
      <w:spacing w:val="15"/>
      <w:sz w:val="24"/>
      <w:szCs w:val="24"/>
    </w:rPr>
  </w:style>
  <w:style w:type="paragraph" w:styleId="Titolo">
    <w:name w:val="Title"/>
    <w:basedOn w:val="Titolo1"/>
    <w:next w:val="Normale"/>
    <w:link w:val="TitoloCarattere"/>
    <w:qFormat/>
    <w:rsid w:val="00C83045"/>
    <w:pPr>
      <w:pBdr>
        <w:bottom w:val="single" w:sz="8" w:space="4" w:color="4F81BD" w:themeColor="accent1"/>
      </w:pBdr>
      <w:spacing w:after="300"/>
      <w:contextualSpacing/>
      <w:jc w:val="left"/>
      <w:pPrChange w:id="1" w:author="admin" w:date="2018-01-26T07:05:00Z">
        <w:pPr>
          <w:pBdr>
            <w:bottom w:val="single" w:sz="8" w:space="4" w:color="4F81BD" w:themeColor="accent1"/>
          </w:pBdr>
          <w:spacing w:after="300"/>
          <w:contextualSpacing/>
        </w:pPr>
      </w:pPrChange>
    </w:pPr>
    <w:rPr>
      <w:rFonts w:asciiTheme="minorHAnsi" w:eastAsiaTheme="majorEastAsia" w:hAnsiTheme="minorHAnsi" w:cstheme="majorBidi"/>
      <w:color w:val="17365D" w:themeColor="text2" w:themeShade="BF"/>
      <w:spacing w:val="5"/>
      <w:kern w:val="28"/>
      <w:sz w:val="32"/>
      <w:szCs w:val="52"/>
      <w:rPrChange w:id="1" w:author="admin" w:date="2018-01-26T07:05:00Z">
        <w:rPr>
          <w:rFonts w:asciiTheme="minorHAnsi" w:eastAsiaTheme="majorEastAsia" w:hAnsiTheme="minorHAnsi" w:cstheme="majorBidi"/>
          <w:color w:val="17365D" w:themeColor="text2" w:themeShade="BF"/>
          <w:spacing w:val="5"/>
          <w:kern w:val="28"/>
          <w:sz w:val="32"/>
          <w:szCs w:val="52"/>
          <w:lang w:val="it-IT" w:eastAsia="it-IT" w:bidi="ar-SA"/>
        </w:rPr>
      </w:rPrChange>
    </w:rPr>
  </w:style>
  <w:style w:type="character" w:customStyle="1" w:styleId="TitoloCarattere">
    <w:name w:val="Titolo Carattere"/>
    <w:basedOn w:val="Carpredefinitoparagrafo"/>
    <w:link w:val="Titolo"/>
    <w:rsid w:val="00C83045"/>
    <w:rPr>
      <w:rFonts w:asciiTheme="minorHAnsi" w:eastAsiaTheme="majorEastAsia" w:hAnsiTheme="minorHAnsi" w:cstheme="majorBidi"/>
      <w:b/>
      <w:color w:val="17365D" w:themeColor="text2" w:themeShade="BF"/>
      <w:spacing w:val="5"/>
      <w:kern w:val="28"/>
      <w:sz w:val="32"/>
      <w:szCs w:val="52"/>
      <w:lang w:val="x-none" w:eastAsia="x-none"/>
    </w:rPr>
  </w:style>
  <w:style w:type="paragraph" w:styleId="Titolosommario">
    <w:name w:val="TOC Heading"/>
    <w:basedOn w:val="Titolo1"/>
    <w:next w:val="Normale"/>
    <w:uiPriority w:val="39"/>
    <w:semiHidden/>
    <w:unhideWhenUsed/>
    <w:qFormat/>
    <w:rsid w:val="00C83045"/>
    <w:pPr>
      <w:keepLines/>
      <w:overflowPunct/>
      <w:autoSpaceDE/>
      <w:autoSpaceDN/>
      <w:adjustRightInd/>
      <w:spacing w:before="480" w:line="276" w:lineRule="auto"/>
      <w:jc w:val="left"/>
      <w:outlineLvl w:val="9"/>
    </w:pPr>
    <w:rPr>
      <w:rFonts w:asciiTheme="majorHAnsi" w:eastAsiaTheme="majorEastAsia" w:hAnsiTheme="majorHAnsi" w:cstheme="majorBidi"/>
      <w:bCs/>
      <w:color w:val="365F91" w:themeColor="accent1" w:themeShade="BF"/>
      <w:sz w:val="28"/>
      <w:szCs w:val="28"/>
      <w:lang w:val="it-IT" w:eastAsia="it-IT"/>
    </w:rPr>
  </w:style>
  <w:style w:type="paragraph" w:styleId="Sommario1">
    <w:name w:val="toc 1"/>
    <w:basedOn w:val="Normale"/>
    <w:next w:val="Normale"/>
    <w:autoRedefine/>
    <w:uiPriority w:val="39"/>
    <w:rsid w:val="00C8304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0876">
      <w:bodyDiv w:val="1"/>
      <w:marLeft w:val="0"/>
      <w:marRight w:val="0"/>
      <w:marTop w:val="0"/>
      <w:marBottom w:val="0"/>
      <w:divBdr>
        <w:top w:val="none" w:sz="0" w:space="0" w:color="auto"/>
        <w:left w:val="none" w:sz="0" w:space="0" w:color="auto"/>
        <w:bottom w:val="none" w:sz="0" w:space="0" w:color="auto"/>
        <w:right w:val="none" w:sz="0" w:space="0" w:color="auto"/>
      </w:divBdr>
    </w:div>
    <w:div w:id="6100529">
      <w:bodyDiv w:val="1"/>
      <w:marLeft w:val="0"/>
      <w:marRight w:val="0"/>
      <w:marTop w:val="0"/>
      <w:marBottom w:val="0"/>
      <w:divBdr>
        <w:top w:val="none" w:sz="0" w:space="0" w:color="auto"/>
        <w:left w:val="none" w:sz="0" w:space="0" w:color="auto"/>
        <w:bottom w:val="none" w:sz="0" w:space="0" w:color="auto"/>
        <w:right w:val="none" w:sz="0" w:space="0" w:color="auto"/>
      </w:divBdr>
    </w:div>
    <w:div w:id="8875121">
      <w:bodyDiv w:val="1"/>
      <w:marLeft w:val="0"/>
      <w:marRight w:val="0"/>
      <w:marTop w:val="0"/>
      <w:marBottom w:val="0"/>
      <w:divBdr>
        <w:top w:val="none" w:sz="0" w:space="0" w:color="auto"/>
        <w:left w:val="none" w:sz="0" w:space="0" w:color="auto"/>
        <w:bottom w:val="none" w:sz="0" w:space="0" w:color="auto"/>
        <w:right w:val="none" w:sz="0" w:space="0" w:color="auto"/>
      </w:divBdr>
    </w:div>
    <w:div w:id="17660552">
      <w:bodyDiv w:val="1"/>
      <w:marLeft w:val="0"/>
      <w:marRight w:val="0"/>
      <w:marTop w:val="0"/>
      <w:marBottom w:val="0"/>
      <w:divBdr>
        <w:top w:val="none" w:sz="0" w:space="0" w:color="auto"/>
        <w:left w:val="none" w:sz="0" w:space="0" w:color="auto"/>
        <w:bottom w:val="none" w:sz="0" w:space="0" w:color="auto"/>
        <w:right w:val="none" w:sz="0" w:space="0" w:color="auto"/>
      </w:divBdr>
    </w:div>
    <w:div w:id="21319704">
      <w:bodyDiv w:val="1"/>
      <w:marLeft w:val="0"/>
      <w:marRight w:val="0"/>
      <w:marTop w:val="0"/>
      <w:marBottom w:val="0"/>
      <w:divBdr>
        <w:top w:val="none" w:sz="0" w:space="0" w:color="auto"/>
        <w:left w:val="none" w:sz="0" w:space="0" w:color="auto"/>
        <w:bottom w:val="none" w:sz="0" w:space="0" w:color="auto"/>
        <w:right w:val="none" w:sz="0" w:space="0" w:color="auto"/>
      </w:divBdr>
    </w:div>
    <w:div w:id="21782446">
      <w:bodyDiv w:val="1"/>
      <w:marLeft w:val="0"/>
      <w:marRight w:val="0"/>
      <w:marTop w:val="0"/>
      <w:marBottom w:val="0"/>
      <w:divBdr>
        <w:top w:val="none" w:sz="0" w:space="0" w:color="auto"/>
        <w:left w:val="none" w:sz="0" w:space="0" w:color="auto"/>
        <w:bottom w:val="none" w:sz="0" w:space="0" w:color="auto"/>
        <w:right w:val="none" w:sz="0" w:space="0" w:color="auto"/>
      </w:divBdr>
    </w:div>
    <w:div w:id="24600714">
      <w:bodyDiv w:val="1"/>
      <w:marLeft w:val="0"/>
      <w:marRight w:val="0"/>
      <w:marTop w:val="0"/>
      <w:marBottom w:val="0"/>
      <w:divBdr>
        <w:top w:val="none" w:sz="0" w:space="0" w:color="auto"/>
        <w:left w:val="none" w:sz="0" w:space="0" w:color="auto"/>
        <w:bottom w:val="none" w:sz="0" w:space="0" w:color="auto"/>
        <w:right w:val="none" w:sz="0" w:space="0" w:color="auto"/>
      </w:divBdr>
    </w:div>
    <w:div w:id="29695479">
      <w:bodyDiv w:val="1"/>
      <w:marLeft w:val="0"/>
      <w:marRight w:val="0"/>
      <w:marTop w:val="0"/>
      <w:marBottom w:val="0"/>
      <w:divBdr>
        <w:top w:val="none" w:sz="0" w:space="0" w:color="auto"/>
        <w:left w:val="none" w:sz="0" w:space="0" w:color="auto"/>
        <w:bottom w:val="none" w:sz="0" w:space="0" w:color="auto"/>
        <w:right w:val="none" w:sz="0" w:space="0" w:color="auto"/>
      </w:divBdr>
    </w:div>
    <w:div w:id="30301895">
      <w:bodyDiv w:val="1"/>
      <w:marLeft w:val="0"/>
      <w:marRight w:val="0"/>
      <w:marTop w:val="0"/>
      <w:marBottom w:val="0"/>
      <w:divBdr>
        <w:top w:val="none" w:sz="0" w:space="0" w:color="auto"/>
        <w:left w:val="none" w:sz="0" w:space="0" w:color="auto"/>
        <w:bottom w:val="none" w:sz="0" w:space="0" w:color="auto"/>
        <w:right w:val="none" w:sz="0" w:space="0" w:color="auto"/>
      </w:divBdr>
    </w:div>
    <w:div w:id="30541556">
      <w:bodyDiv w:val="1"/>
      <w:marLeft w:val="0"/>
      <w:marRight w:val="0"/>
      <w:marTop w:val="0"/>
      <w:marBottom w:val="0"/>
      <w:divBdr>
        <w:top w:val="none" w:sz="0" w:space="0" w:color="auto"/>
        <w:left w:val="none" w:sz="0" w:space="0" w:color="auto"/>
        <w:bottom w:val="none" w:sz="0" w:space="0" w:color="auto"/>
        <w:right w:val="none" w:sz="0" w:space="0" w:color="auto"/>
      </w:divBdr>
    </w:div>
    <w:div w:id="58092229">
      <w:bodyDiv w:val="1"/>
      <w:marLeft w:val="0"/>
      <w:marRight w:val="0"/>
      <w:marTop w:val="0"/>
      <w:marBottom w:val="0"/>
      <w:divBdr>
        <w:top w:val="none" w:sz="0" w:space="0" w:color="auto"/>
        <w:left w:val="none" w:sz="0" w:space="0" w:color="auto"/>
        <w:bottom w:val="none" w:sz="0" w:space="0" w:color="auto"/>
        <w:right w:val="none" w:sz="0" w:space="0" w:color="auto"/>
      </w:divBdr>
    </w:div>
    <w:div w:id="65344483">
      <w:bodyDiv w:val="1"/>
      <w:marLeft w:val="0"/>
      <w:marRight w:val="0"/>
      <w:marTop w:val="0"/>
      <w:marBottom w:val="0"/>
      <w:divBdr>
        <w:top w:val="none" w:sz="0" w:space="0" w:color="auto"/>
        <w:left w:val="none" w:sz="0" w:space="0" w:color="auto"/>
        <w:bottom w:val="none" w:sz="0" w:space="0" w:color="auto"/>
        <w:right w:val="none" w:sz="0" w:space="0" w:color="auto"/>
      </w:divBdr>
    </w:div>
    <w:div w:id="69736463">
      <w:bodyDiv w:val="1"/>
      <w:marLeft w:val="0"/>
      <w:marRight w:val="0"/>
      <w:marTop w:val="0"/>
      <w:marBottom w:val="0"/>
      <w:divBdr>
        <w:top w:val="none" w:sz="0" w:space="0" w:color="auto"/>
        <w:left w:val="none" w:sz="0" w:space="0" w:color="auto"/>
        <w:bottom w:val="none" w:sz="0" w:space="0" w:color="auto"/>
        <w:right w:val="none" w:sz="0" w:space="0" w:color="auto"/>
      </w:divBdr>
    </w:div>
    <w:div w:id="70663714">
      <w:bodyDiv w:val="1"/>
      <w:marLeft w:val="0"/>
      <w:marRight w:val="0"/>
      <w:marTop w:val="0"/>
      <w:marBottom w:val="0"/>
      <w:divBdr>
        <w:top w:val="none" w:sz="0" w:space="0" w:color="auto"/>
        <w:left w:val="none" w:sz="0" w:space="0" w:color="auto"/>
        <w:bottom w:val="none" w:sz="0" w:space="0" w:color="auto"/>
        <w:right w:val="none" w:sz="0" w:space="0" w:color="auto"/>
      </w:divBdr>
    </w:div>
    <w:div w:id="97649307">
      <w:bodyDiv w:val="1"/>
      <w:marLeft w:val="0"/>
      <w:marRight w:val="0"/>
      <w:marTop w:val="0"/>
      <w:marBottom w:val="0"/>
      <w:divBdr>
        <w:top w:val="none" w:sz="0" w:space="0" w:color="auto"/>
        <w:left w:val="none" w:sz="0" w:space="0" w:color="auto"/>
        <w:bottom w:val="none" w:sz="0" w:space="0" w:color="auto"/>
        <w:right w:val="none" w:sz="0" w:space="0" w:color="auto"/>
      </w:divBdr>
    </w:div>
    <w:div w:id="101612138">
      <w:bodyDiv w:val="1"/>
      <w:marLeft w:val="0"/>
      <w:marRight w:val="0"/>
      <w:marTop w:val="0"/>
      <w:marBottom w:val="0"/>
      <w:divBdr>
        <w:top w:val="none" w:sz="0" w:space="0" w:color="auto"/>
        <w:left w:val="none" w:sz="0" w:space="0" w:color="auto"/>
        <w:bottom w:val="none" w:sz="0" w:space="0" w:color="auto"/>
        <w:right w:val="none" w:sz="0" w:space="0" w:color="auto"/>
      </w:divBdr>
    </w:div>
    <w:div w:id="125242046">
      <w:bodyDiv w:val="1"/>
      <w:marLeft w:val="0"/>
      <w:marRight w:val="0"/>
      <w:marTop w:val="0"/>
      <w:marBottom w:val="0"/>
      <w:divBdr>
        <w:top w:val="none" w:sz="0" w:space="0" w:color="auto"/>
        <w:left w:val="none" w:sz="0" w:space="0" w:color="auto"/>
        <w:bottom w:val="none" w:sz="0" w:space="0" w:color="auto"/>
        <w:right w:val="none" w:sz="0" w:space="0" w:color="auto"/>
      </w:divBdr>
    </w:div>
    <w:div w:id="125633510">
      <w:bodyDiv w:val="1"/>
      <w:marLeft w:val="0"/>
      <w:marRight w:val="0"/>
      <w:marTop w:val="0"/>
      <w:marBottom w:val="0"/>
      <w:divBdr>
        <w:top w:val="none" w:sz="0" w:space="0" w:color="auto"/>
        <w:left w:val="none" w:sz="0" w:space="0" w:color="auto"/>
        <w:bottom w:val="none" w:sz="0" w:space="0" w:color="auto"/>
        <w:right w:val="none" w:sz="0" w:space="0" w:color="auto"/>
      </w:divBdr>
    </w:div>
    <w:div w:id="125972340">
      <w:bodyDiv w:val="1"/>
      <w:marLeft w:val="0"/>
      <w:marRight w:val="0"/>
      <w:marTop w:val="0"/>
      <w:marBottom w:val="0"/>
      <w:divBdr>
        <w:top w:val="none" w:sz="0" w:space="0" w:color="auto"/>
        <w:left w:val="none" w:sz="0" w:space="0" w:color="auto"/>
        <w:bottom w:val="none" w:sz="0" w:space="0" w:color="auto"/>
        <w:right w:val="none" w:sz="0" w:space="0" w:color="auto"/>
      </w:divBdr>
    </w:div>
    <w:div w:id="149568777">
      <w:bodyDiv w:val="1"/>
      <w:marLeft w:val="0"/>
      <w:marRight w:val="0"/>
      <w:marTop w:val="0"/>
      <w:marBottom w:val="0"/>
      <w:divBdr>
        <w:top w:val="none" w:sz="0" w:space="0" w:color="auto"/>
        <w:left w:val="none" w:sz="0" w:space="0" w:color="auto"/>
        <w:bottom w:val="none" w:sz="0" w:space="0" w:color="auto"/>
        <w:right w:val="none" w:sz="0" w:space="0" w:color="auto"/>
      </w:divBdr>
      <w:divsChild>
        <w:div w:id="11810486">
          <w:marLeft w:val="0"/>
          <w:marRight w:val="0"/>
          <w:marTop w:val="0"/>
          <w:marBottom w:val="0"/>
          <w:divBdr>
            <w:top w:val="none" w:sz="0" w:space="0" w:color="auto"/>
            <w:left w:val="none" w:sz="0" w:space="0" w:color="auto"/>
            <w:bottom w:val="none" w:sz="0" w:space="0" w:color="auto"/>
            <w:right w:val="none" w:sz="0" w:space="0" w:color="auto"/>
          </w:divBdr>
        </w:div>
        <w:div w:id="219825270">
          <w:marLeft w:val="0"/>
          <w:marRight w:val="0"/>
          <w:marTop w:val="0"/>
          <w:marBottom w:val="0"/>
          <w:divBdr>
            <w:top w:val="none" w:sz="0" w:space="0" w:color="auto"/>
            <w:left w:val="none" w:sz="0" w:space="0" w:color="auto"/>
            <w:bottom w:val="none" w:sz="0" w:space="0" w:color="auto"/>
            <w:right w:val="none" w:sz="0" w:space="0" w:color="auto"/>
          </w:divBdr>
        </w:div>
        <w:div w:id="263921707">
          <w:marLeft w:val="0"/>
          <w:marRight w:val="0"/>
          <w:marTop w:val="0"/>
          <w:marBottom w:val="0"/>
          <w:divBdr>
            <w:top w:val="none" w:sz="0" w:space="0" w:color="auto"/>
            <w:left w:val="none" w:sz="0" w:space="0" w:color="auto"/>
            <w:bottom w:val="none" w:sz="0" w:space="0" w:color="auto"/>
            <w:right w:val="none" w:sz="0" w:space="0" w:color="auto"/>
          </w:divBdr>
        </w:div>
        <w:div w:id="766199439">
          <w:marLeft w:val="0"/>
          <w:marRight w:val="0"/>
          <w:marTop w:val="0"/>
          <w:marBottom w:val="0"/>
          <w:divBdr>
            <w:top w:val="none" w:sz="0" w:space="0" w:color="auto"/>
            <w:left w:val="none" w:sz="0" w:space="0" w:color="auto"/>
            <w:bottom w:val="none" w:sz="0" w:space="0" w:color="auto"/>
            <w:right w:val="none" w:sz="0" w:space="0" w:color="auto"/>
          </w:divBdr>
        </w:div>
        <w:div w:id="841048198">
          <w:marLeft w:val="0"/>
          <w:marRight w:val="0"/>
          <w:marTop w:val="0"/>
          <w:marBottom w:val="0"/>
          <w:divBdr>
            <w:top w:val="none" w:sz="0" w:space="0" w:color="auto"/>
            <w:left w:val="none" w:sz="0" w:space="0" w:color="auto"/>
            <w:bottom w:val="none" w:sz="0" w:space="0" w:color="auto"/>
            <w:right w:val="none" w:sz="0" w:space="0" w:color="auto"/>
          </w:divBdr>
        </w:div>
        <w:div w:id="956716954">
          <w:marLeft w:val="0"/>
          <w:marRight w:val="0"/>
          <w:marTop w:val="0"/>
          <w:marBottom w:val="0"/>
          <w:divBdr>
            <w:top w:val="none" w:sz="0" w:space="0" w:color="auto"/>
            <w:left w:val="none" w:sz="0" w:space="0" w:color="auto"/>
            <w:bottom w:val="none" w:sz="0" w:space="0" w:color="auto"/>
            <w:right w:val="none" w:sz="0" w:space="0" w:color="auto"/>
          </w:divBdr>
        </w:div>
        <w:div w:id="1228225453">
          <w:marLeft w:val="0"/>
          <w:marRight w:val="0"/>
          <w:marTop w:val="0"/>
          <w:marBottom w:val="0"/>
          <w:divBdr>
            <w:top w:val="none" w:sz="0" w:space="0" w:color="auto"/>
            <w:left w:val="none" w:sz="0" w:space="0" w:color="auto"/>
            <w:bottom w:val="none" w:sz="0" w:space="0" w:color="auto"/>
            <w:right w:val="none" w:sz="0" w:space="0" w:color="auto"/>
          </w:divBdr>
        </w:div>
        <w:div w:id="1459686244">
          <w:marLeft w:val="0"/>
          <w:marRight w:val="0"/>
          <w:marTop w:val="0"/>
          <w:marBottom w:val="0"/>
          <w:divBdr>
            <w:top w:val="none" w:sz="0" w:space="0" w:color="auto"/>
            <w:left w:val="none" w:sz="0" w:space="0" w:color="auto"/>
            <w:bottom w:val="none" w:sz="0" w:space="0" w:color="auto"/>
            <w:right w:val="none" w:sz="0" w:space="0" w:color="auto"/>
          </w:divBdr>
        </w:div>
        <w:div w:id="1804034143">
          <w:marLeft w:val="0"/>
          <w:marRight w:val="0"/>
          <w:marTop w:val="0"/>
          <w:marBottom w:val="0"/>
          <w:divBdr>
            <w:top w:val="none" w:sz="0" w:space="0" w:color="auto"/>
            <w:left w:val="none" w:sz="0" w:space="0" w:color="auto"/>
            <w:bottom w:val="none" w:sz="0" w:space="0" w:color="auto"/>
            <w:right w:val="none" w:sz="0" w:space="0" w:color="auto"/>
          </w:divBdr>
        </w:div>
        <w:div w:id="2013139421">
          <w:marLeft w:val="0"/>
          <w:marRight w:val="0"/>
          <w:marTop w:val="0"/>
          <w:marBottom w:val="0"/>
          <w:divBdr>
            <w:top w:val="none" w:sz="0" w:space="0" w:color="auto"/>
            <w:left w:val="none" w:sz="0" w:space="0" w:color="auto"/>
            <w:bottom w:val="none" w:sz="0" w:space="0" w:color="auto"/>
            <w:right w:val="none" w:sz="0" w:space="0" w:color="auto"/>
          </w:divBdr>
        </w:div>
        <w:div w:id="2049183196">
          <w:marLeft w:val="0"/>
          <w:marRight w:val="0"/>
          <w:marTop w:val="0"/>
          <w:marBottom w:val="0"/>
          <w:divBdr>
            <w:top w:val="none" w:sz="0" w:space="0" w:color="auto"/>
            <w:left w:val="none" w:sz="0" w:space="0" w:color="auto"/>
            <w:bottom w:val="none" w:sz="0" w:space="0" w:color="auto"/>
            <w:right w:val="none" w:sz="0" w:space="0" w:color="auto"/>
          </w:divBdr>
        </w:div>
      </w:divsChild>
    </w:div>
    <w:div w:id="156964263">
      <w:bodyDiv w:val="1"/>
      <w:marLeft w:val="0"/>
      <w:marRight w:val="0"/>
      <w:marTop w:val="0"/>
      <w:marBottom w:val="0"/>
      <w:divBdr>
        <w:top w:val="none" w:sz="0" w:space="0" w:color="auto"/>
        <w:left w:val="none" w:sz="0" w:space="0" w:color="auto"/>
        <w:bottom w:val="none" w:sz="0" w:space="0" w:color="auto"/>
        <w:right w:val="none" w:sz="0" w:space="0" w:color="auto"/>
      </w:divBdr>
    </w:div>
    <w:div w:id="167252759">
      <w:bodyDiv w:val="1"/>
      <w:marLeft w:val="0"/>
      <w:marRight w:val="0"/>
      <w:marTop w:val="0"/>
      <w:marBottom w:val="0"/>
      <w:divBdr>
        <w:top w:val="none" w:sz="0" w:space="0" w:color="auto"/>
        <w:left w:val="none" w:sz="0" w:space="0" w:color="auto"/>
        <w:bottom w:val="none" w:sz="0" w:space="0" w:color="auto"/>
        <w:right w:val="none" w:sz="0" w:space="0" w:color="auto"/>
      </w:divBdr>
    </w:div>
    <w:div w:id="227569834">
      <w:bodyDiv w:val="1"/>
      <w:marLeft w:val="0"/>
      <w:marRight w:val="0"/>
      <w:marTop w:val="0"/>
      <w:marBottom w:val="0"/>
      <w:divBdr>
        <w:top w:val="none" w:sz="0" w:space="0" w:color="auto"/>
        <w:left w:val="none" w:sz="0" w:space="0" w:color="auto"/>
        <w:bottom w:val="none" w:sz="0" w:space="0" w:color="auto"/>
        <w:right w:val="none" w:sz="0" w:space="0" w:color="auto"/>
      </w:divBdr>
    </w:div>
    <w:div w:id="228883949">
      <w:bodyDiv w:val="1"/>
      <w:marLeft w:val="0"/>
      <w:marRight w:val="0"/>
      <w:marTop w:val="0"/>
      <w:marBottom w:val="0"/>
      <w:divBdr>
        <w:top w:val="none" w:sz="0" w:space="0" w:color="auto"/>
        <w:left w:val="none" w:sz="0" w:space="0" w:color="auto"/>
        <w:bottom w:val="none" w:sz="0" w:space="0" w:color="auto"/>
        <w:right w:val="none" w:sz="0" w:space="0" w:color="auto"/>
      </w:divBdr>
    </w:div>
    <w:div w:id="229197226">
      <w:bodyDiv w:val="1"/>
      <w:marLeft w:val="0"/>
      <w:marRight w:val="0"/>
      <w:marTop w:val="0"/>
      <w:marBottom w:val="0"/>
      <w:divBdr>
        <w:top w:val="none" w:sz="0" w:space="0" w:color="auto"/>
        <w:left w:val="none" w:sz="0" w:space="0" w:color="auto"/>
        <w:bottom w:val="none" w:sz="0" w:space="0" w:color="auto"/>
        <w:right w:val="none" w:sz="0" w:space="0" w:color="auto"/>
      </w:divBdr>
    </w:div>
    <w:div w:id="249314556">
      <w:bodyDiv w:val="1"/>
      <w:marLeft w:val="0"/>
      <w:marRight w:val="0"/>
      <w:marTop w:val="0"/>
      <w:marBottom w:val="0"/>
      <w:divBdr>
        <w:top w:val="none" w:sz="0" w:space="0" w:color="auto"/>
        <w:left w:val="none" w:sz="0" w:space="0" w:color="auto"/>
        <w:bottom w:val="none" w:sz="0" w:space="0" w:color="auto"/>
        <w:right w:val="none" w:sz="0" w:space="0" w:color="auto"/>
      </w:divBdr>
    </w:div>
    <w:div w:id="261648543">
      <w:bodyDiv w:val="1"/>
      <w:marLeft w:val="0"/>
      <w:marRight w:val="0"/>
      <w:marTop w:val="0"/>
      <w:marBottom w:val="0"/>
      <w:divBdr>
        <w:top w:val="none" w:sz="0" w:space="0" w:color="auto"/>
        <w:left w:val="none" w:sz="0" w:space="0" w:color="auto"/>
        <w:bottom w:val="none" w:sz="0" w:space="0" w:color="auto"/>
        <w:right w:val="none" w:sz="0" w:space="0" w:color="auto"/>
      </w:divBdr>
    </w:div>
    <w:div w:id="264465454">
      <w:bodyDiv w:val="1"/>
      <w:marLeft w:val="0"/>
      <w:marRight w:val="0"/>
      <w:marTop w:val="0"/>
      <w:marBottom w:val="0"/>
      <w:divBdr>
        <w:top w:val="none" w:sz="0" w:space="0" w:color="auto"/>
        <w:left w:val="none" w:sz="0" w:space="0" w:color="auto"/>
        <w:bottom w:val="none" w:sz="0" w:space="0" w:color="auto"/>
        <w:right w:val="none" w:sz="0" w:space="0" w:color="auto"/>
      </w:divBdr>
    </w:div>
    <w:div w:id="286663632">
      <w:bodyDiv w:val="1"/>
      <w:marLeft w:val="0"/>
      <w:marRight w:val="0"/>
      <w:marTop w:val="0"/>
      <w:marBottom w:val="0"/>
      <w:divBdr>
        <w:top w:val="none" w:sz="0" w:space="0" w:color="auto"/>
        <w:left w:val="none" w:sz="0" w:space="0" w:color="auto"/>
        <w:bottom w:val="none" w:sz="0" w:space="0" w:color="auto"/>
        <w:right w:val="none" w:sz="0" w:space="0" w:color="auto"/>
      </w:divBdr>
    </w:div>
    <w:div w:id="298076559">
      <w:bodyDiv w:val="1"/>
      <w:marLeft w:val="0"/>
      <w:marRight w:val="0"/>
      <w:marTop w:val="0"/>
      <w:marBottom w:val="0"/>
      <w:divBdr>
        <w:top w:val="none" w:sz="0" w:space="0" w:color="auto"/>
        <w:left w:val="none" w:sz="0" w:space="0" w:color="auto"/>
        <w:bottom w:val="none" w:sz="0" w:space="0" w:color="auto"/>
        <w:right w:val="none" w:sz="0" w:space="0" w:color="auto"/>
      </w:divBdr>
    </w:div>
    <w:div w:id="304049949">
      <w:bodyDiv w:val="1"/>
      <w:marLeft w:val="0"/>
      <w:marRight w:val="0"/>
      <w:marTop w:val="0"/>
      <w:marBottom w:val="0"/>
      <w:divBdr>
        <w:top w:val="none" w:sz="0" w:space="0" w:color="auto"/>
        <w:left w:val="none" w:sz="0" w:space="0" w:color="auto"/>
        <w:bottom w:val="none" w:sz="0" w:space="0" w:color="auto"/>
        <w:right w:val="none" w:sz="0" w:space="0" w:color="auto"/>
      </w:divBdr>
    </w:div>
    <w:div w:id="308023441">
      <w:bodyDiv w:val="1"/>
      <w:marLeft w:val="0"/>
      <w:marRight w:val="0"/>
      <w:marTop w:val="0"/>
      <w:marBottom w:val="0"/>
      <w:divBdr>
        <w:top w:val="none" w:sz="0" w:space="0" w:color="auto"/>
        <w:left w:val="none" w:sz="0" w:space="0" w:color="auto"/>
        <w:bottom w:val="none" w:sz="0" w:space="0" w:color="auto"/>
        <w:right w:val="none" w:sz="0" w:space="0" w:color="auto"/>
      </w:divBdr>
    </w:div>
    <w:div w:id="314143765">
      <w:bodyDiv w:val="1"/>
      <w:marLeft w:val="0"/>
      <w:marRight w:val="0"/>
      <w:marTop w:val="0"/>
      <w:marBottom w:val="0"/>
      <w:divBdr>
        <w:top w:val="none" w:sz="0" w:space="0" w:color="auto"/>
        <w:left w:val="none" w:sz="0" w:space="0" w:color="auto"/>
        <w:bottom w:val="none" w:sz="0" w:space="0" w:color="auto"/>
        <w:right w:val="none" w:sz="0" w:space="0" w:color="auto"/>
      </w:divBdr>
    </w:div>
    <w:div w:id="332032821">
      <w:bodyDiv w:val="1"/>
      <w:marLeft w:val="0"/>
      <w:marRight w:val="0"/>
      <w:marTop w:val="0"/>
      <w:marBottom w:val="0"/>
      <w:divBdr>
        <w:top w:val="none" w:sz="0" w:space="0" w:color="auto"/>
        <w:left w:val="none" w:sz="0" w:space="0" w:color="auto"/>
        <w:bottom w:val="none" w:sz="0" w:space="0" w:color="auto"/>
        <w:right w:val="none" w:sz="0" w:space="0" w:color="auto"/>
      </w:divBdr>
    </w:div>
    <w:div w:id="338124575">
      <w:bodyDiv w:val="1"/>
      <w:marLeft w:val="0"/>
      <w:marRight w:val="0"/>
      <w:marTop w:val="0"/>
      <w:marBottom w:val="0"/>
      <w:divBdr>
        <w:top w:val="none" w:sz="0" w:space="0" w:color="auto"/>
        <w:left w:val="none" w:sz="0" w:space="0" w:color="auto"/>
        <w:bottom w:val="none" w:sz="0" w:space="0" w:color="auto"/>
        <w:right w:val="none" w:sz="0" w:space="0" w:color="auto"/>
      </w:divBdr>
    </w:div>
    <w:div w:id="348334665">
      <w:bodyDiv w:val="1"/>
      <w:marLeft w:val="0"/>
      <w:marRight w:val="0"/>
      <w:marTop w:val="0"/>
      <w:marBottom w:val="0"/>
      <w:divBdr>
        <w:top w:val="none" w:sz="0" w:space="0" w:color="auto"/>
        <w:left w:val="none" w:sz="0" w:space="0" w:color="auto"/>
        <w:bottom w:val="none" w:sz="0" w:space="0" w:color="auto"/>
        <w:right w:val="none" w:sz="0" w:space="0" w:color="auto"/>
      </w:divBdr>
    </w:div>
    <w:div w:id="350113227">
      <w:bodyDiv w:val="1"/>
      <w:marLeft w:val="0"/>
      <w:marRight w:val="0"/>
      <w:marTop w:val="0"/>
      <w:marBottom w:val="0"/>
      <w:divBdr>
        <w:top w:val="none" w:sz="0" w:space="0" w:color="auto"/>
        <w:left w:val="none" w:sz="0" w:space="0" w:color="auto"/>
        <w:bottom w:val="none" w:sz="0" w:space="0" w:color="auto"/>
        <w:right w:val="none" w:sz="0" w:space="0" w:color="auto"/>
      </w:divBdr>
    </w:div>
    <w:div w:id="351612009">
      <w:bodyDiv w:val="1"/>
      <w:marLeft w:val="0"/>
      <w:marRight w:val="0"/>
      <w:marTop w:val="0"/>
      <w:marBottom w:val="0"/>
      <w:divBdr>
        <w:top w:val="none" w:sz="0" w:space="0" w:color="auto"/>
        <w:left w:val="none" w:sz="0" w:space="0" w:color="auto"/>
        <w:bottom w:val="none" w:sz="0" w:space="0" w:color="auto"/>
        <w:right w:val="none" w:sz="0" w:space="0" w:color="auto"/>
      </w:divBdr>
    </w:div>
    <w:div w:id="364251339">
      <w:bodyDiv w:val="1"/>
      <w:marLeft w:val="0"/>
      <w:marRight w:val="0"/>
      <w:marTop w:val="0"/>
      <w:marBottom w:val="0"/>
      <w:divBdr>
        <w:top w:val="none" w:sz="0" w:space="0" w:color="auto"/>
        <w:left w:val="none" w:sz="0" w:space="0" w:color="auto"/>
        <w:bottom w:val="none" w:sz="0" w:space="0" w:color="auto"/>
        <w:right w:val="none" w:sz="0" w:space="0" w:color="auto"/>
      </w:divBdr>
    </w:div>
    <w:div w:id="395394193">
      <w:bodyDiv w:val="1"/>
      <w:marLeft w:val="0"/>
      <w:marRight w:val="0"/>
      <w:marTop w:val="0"/>
      <w:marBottom w:val="0"/>
      <w:divBdr>
        <w:top w:val="none" w:sz="0" w:space="0" w:color="auto"/>
        <w:left w:val="none" w:sz="0" w:space="0" w:color="auto"/>
        <w:bottom w:val="none" w:sz="0" w:space="0" w:color="auto"/>
        <w:right w:val="none" w:sz="0" w:space="0" w:color="auto"/>
      </w:divBdr>
    </w:div>
    <w:div w:id="398330057">
      <w:bodyDiv w:val="1"/>
      <w:marLeft w:val="0"/>
      <w:marRight w:val="0"/>
      <w:marTop w:val="0"/>
      <w:marBottom w:val="0"/>
      <w:divBdr>
        <w:top w:val="none" w:sz="0" w:space="0" w:color="auto"/>
        <w:left w:val="none" w:sz="0" w:space="0" w:color="auto"/>
        <w:bottom w:val="none" w:sz="0" w:space="0" w:color="auto"/>
        <w:right w:val="none" w:sz="0" w:space="0" w:color="auto"/>
      </w:divBdr>
    </w:div>
    <w:div w:id="412581846">
      <w:bodyDiv w:val="1"/>
      <w:marLeft w:val="0"/>
      <w:marRight w:val="0"/>
      <w:marTop w:val="0"/>
      <w:marBottom w:val="0"/>
      <w:divBdr>
        <w:top w:val="none" w:sz="0" w:space="0" w:color="auto"/>
        <w:left w:val="none" w:sz="0" w:space="0" w:color="auto"/>
        <w:bottom w:val="none" w:sz="0" w:space="0" w:color="auto"/>
        <w:right w:val="none" w:sz="0" w:space="0" w:color="auto"/>
      </w:divBdr>
    </w:div>
    <w:div w:id="418985830">
      <w:bodyDiv w:val="1"/>
      <w:marLeft w:val="0"/>
      <w:marRight w:val="0"/>
      <w:marTop w:val="0"/>
      <w:marBottom w:val="0"/>
      <w:divBdr>
        <w:top w:val="none" w:sz="0" w:space="0" w:color="auto"/>
        <w:left w:val="none" w:sz="0" w:space="0" w:color="auto"/>
        <w:bottom w:val="none" w:sz="0" w:space="0" w:color="auto"/>
        <w:right w:val="none" w:sz="0" w:space="0" w:color="auto"/>
      </w:divBdr>
    </w:div>
    <w:div w:id="439762662">
      <w:bodyDiv w:val="1"/>
      <w:marLeft w:val="0"/>
      <w:marRight w:val="0"/>
      <w:marTop w:val="0"/>
      <w:marBottom w:val="0"/>
      <w:divBdr>
        <w:top w:val="none" w:sz="0" w:space="0" w:color="auto"/>
        <w:left w:val="none" w:sz="0" w:space="0" w:color="auto"/>
        <w:bottom w:val="none" w:sz="0" w:space="0" w:color="auto"/>
        <w:right w:val="none" w:sz="0" w:space="0" w:color="auto"/>
      </w:divBdr>
    </w:div>
    <w:div w:id="440077087">
      <w:bodyDiv w:val="1"/>
      <w:marLeft w:val="0"/>
      <w:marRight w:val="0"/>
      <w:marTop w:val="0"/>
      <w:marBottom w:val="0"/>
      <w:divBdr>
        <w:top w:val="none" w:sz="0" w:space="0" w:color="auto"/>
        <w:left w:val="none" w:sz="0" w:space="0" w:color="auto"/>
        <w:bottom w:val="none" w:sz="0" w:space="0" w:color="auto"/>
        <w:right w:val="none" w:sz="0" w:space="0" w:color="auto"/>
      </w:divBdr>
    </w:div>
    <w:div w:id="444925885">
      <w:bodyDiv w:val="1"/>
      <w:marLeft w:val="0"/>
      <w:marRight w:val="0"/>
      <w:marTop w:val="0"/>
      <w:marBottom w:val="0"/>
      <w:divBdr>
        <w:top w:val="none" w:sz="0" w:space="0" w:color="auto"/>
        <w:left w:val="none" w:sz="0" w:space="0" w:color="auto"/>
        <w:bottom w:val="none" w:sz="0" w:space="0" w:color="auto"/>
        <w:right w:val="none" w:sz="0" w:space="0" w:color="auto"/>
      </w:divBdr>
    </w:div>
    <w:div w:id="464277967">
      <w:bodyDiv w:val="1"/>
      <w:marLeft w:val="0"/>
      <w:marRight w:val="0"/>
      <w:marTop w:val="0"/>
      <w:marBottom w:val="0"/>
      <w:divBdr>
        <w:top w:val="none" w:sz="0" w:space="0" w:color="auto"/>
        <w:left w:val="none" w:sz="0" w:space="0" w:color="auto"/>
        <w:bottom w:val="none" w:sz="0" w:space="0" w:color="auto"/>
        <w:right w:val="none" w:sz="0" w:space="0" w:color="auto"/>
      </w:divBdr>
    </w:div>
    <w:div w:id="486559705">
      <w:bodyDiv w:val="1"/>
      <w:marLeft w:val="0"/>
      <w:marRight w:val="0"/>
      <w:marTop w:val="0"/>
      <w:marBottom w:val="0"/>
      <w:divBdr>
        <w:top w:val="none" w:sz="0" w:space="0" w:color="auto"/>
        <w:left w:val="none" w:sz="0" w:space="0" w:color="auto"/>
        <w:bottom w:val="none" w:sz="0" w:space="0" w:color="auto"/>
        <w:right w:val="none" w:sz="0" w:space="0" w:color="auto"/>
      </w:divBdr>
      <w:divsChild>
        <w:div w:id="1571841402">
          <w:marLeft w:val="0"/>
          <w:marRight w:val="0"/>
          <w:marTop w:val="0"/>
          <w:marBottom w:val="0"/>
          <w:divBdr>
            <w:top w:val="none" w:sz="0" w:space="0" w:color="auto"/>
            <w:left w:val="none" w:sz="0" w:space="0" w:color="auto"/>
            <w:bottom w:val="none" w:sz="0" w:space="0" w:color="auto"/>
            <w:right w:val="none" w:sz="0" w:space="0" w:color="auto"/>
          </w:divBdr>
          <w:divsChild>
            <w:div w:id="465048039">
              <w:marLeft w:val="0"/>
              <w:marRight w:val="0"/>
              <w:marTop w:val="0"/>
              <w:marBottom w:val="0"/>
              <w:divBdr>
                <w:top w:val="none" w:sz="0" w:space="0" w:color="auto"/>
                <w:left w:val="none" w:sz="0" w:space="0" w:color="auto"/>
                <w:bottom w:val="none" w:sz="0" w:space="0" w:color="auto"/>
                <w:right w:val="none" w:sz="0" w:space="0" w:color="auto"/>
              </w:divBdr>
            </w:div>
            <w:div w:id="477845279">
              <w:marLeft w:val="0"/>
              <w:marRight w:val="0"/>
              <w:marTop w:val="0"/>
              <w:marBottom w:val="0"/>
              <w:divBdr>
                <w:top w:val="none" w:sz="0" w:space="0" w:color="auto"/>
                <w:left w:val="none" w:sz="0" w:space="0" w:color="auto"/>
                <w:bottom w:val="none" w:sz="0" w:space="0" w:color="auto"/>
                <w:right w:val="none" w:sz="0" w:space="0" w:color="auto"/>
              </w:divBdr>
            </w:div>
            <w:div w:id="609044389">
              <w:marLeft w:val="0"/>
              <w:marRight w:val="0"/>
              <w:marTop w:val="0"/>
              <w:marBottom w:val="0"/>
              <w:divBdr>
                <w:top w:val="none" w:sz="0" w:space="0" w:color="auto"/>
                <w:left w:val="none" w:sz="0" w:space="0" w:color="auto"/>
                <w:bottom w:val="none" w:sz="0" w:space="0" w:color="auto"/>
                <w:right w:val="none" w:sz="0" w:space="0" w:color="auto"/>
              </w:divBdr>
            </w:div>
            <w:div w:id="840703557">
              <w:marLeft w:val="0"/>
              <w:marRight w:val="0"/>
              <w:marTop w:val="0"/>
              <w:marBottom w:val="0"/>
              <w:divBdr>
                <w:top w:val="none" w:sz="0" w:space="0" w:color="auto"/>
                <w:left w:val="none" w:sz="0" w:space="0" w:color="auto"/>
                <w:bottom w:val="none" w:sz="0" w:space="0" w:color="auto"/>
                <w:right w:val="none" w:sz="0" w:space="0" w:color="auto"/>
              </w:divBdr>
            </w:div>
            <w:div w:id="861742512">
              <w:marLeft w:val="0"/>
              <w:marRight w:val="0"/>
              <w:marTop w:val="0"/>
              <w:marBottom w:val="0"/>
              <w:divBdr>
                <w:top w:val="none" w:sz="0" w:space="0" w:color="auto"/>
                <w:left w:val="none" w:sz="0" w:space="0" w:color="auto"/>
                <w:bottom w:val="none" w:sz="0" w:space="0" w:color="auto"/>
                <w:right w:val="none" w:sz="0" w:space="0" w:color="auto"/>
              </w:divBdr>
            </w:div>
            <w:div w:id="1099838386">
              <w:marLeft w:val="0"/>
              <w:marRight w:val="0"/>
              <w:marTop w:val="0"/>
              <w:marBottom w:val="0"/>
              <w:divBdr>
                <w:top w:val="none" w:sz="0" w:space="0" w:color="auto"/>
                <w:left w:val="none" w:sz="0" w:space="0" w:color="auto"/>
                <w:bottom w:val="none" w:sz="0" w:space="0" w:color="auto"/>
                <w:right w:val="none" w:sz="0" w:space="0" w:color="auto"/>
              </w:divBdr>
            </w:div>
            <w:div w:id="1211461561">
              <w:marLeft w:val="0"/>
              <w:marRight w:val="0"/>
              <w:marTop w:val="0"/>
              <w:marBottom w:val="0"/>
              <w:divBdr>
                <w:top w:val="none" w:sz="0" w:space="0" w:color="auto"/>
                <w:left w:val="none" w:sz="0" w:space="0" w:color="auto"/>
                <w:bottom w:val="none" w:sz="0" w:space="0" w:color="auto"/>
                <w:right w:val="none" w:sz="0" w:space="0" w:color="auto"/>
              </w:divBdr>
            </w:div>
            <w:div w:id="1226532090">
              <w:marLeft w:val="0"/>
              <w:marRight w:val="0"/>
              <w:marTop w:val="0"/>
              <w:marBottom w:val="0"/>
              <w:divBdr>
                <w:top w:val="none" w:sz="0" w:space="0" w:color="auto"/>
                <w:left w:val="none" w:sz="0" w:space="0" w:color="auto"/>
                <w:bottom w:val="none" w:sz="0" w:space="0" w:color="auto"/>
                <w:right w:val="none" w:sz="0" w:space="0" w:color="auto"/>
              </w:divBdr>
            </w:div>
            <w:div w:id="1274556451">
              <w:marLeft w:val="0"/>
              <w:marRight w:val="0"/>
              <w:marTop w:val="0"/>
              <w:marBottom w:val="0"/>
              <w:divBdr>
                <w:top w:val="none" w:sz="0" w:space="0" w:color="auto"/>
                <w:left w:val="none" w:sz="0" w:space="0" w:color="auto"/>
                <w:bottom w:val="none" w:sz="0" w:space="0" w:color="auto"/>
                <w:right w:val="none" w:sz="0" w:space="0" w:color="auto"/>
              </w:divBdr>
            </w:div>
            <w:div w:id="1342582920">
              <w:marLeft w:val="0"/>
              <w:marRight w:val="0"/>
              <w:marTop w:val="0"/>
              <w:marBottom w:val="0"/>
              <w:divBdr>
                <w:top w:val="none" w:sz="0" w:space="0" w:color="auto"/>
                <w:left w:val="none" w:sz="0" w:space="0" w:color="auto"/>
                <w:bottom w:val="none" w:sz="0" w:space="0" w:color="auto"/>
                <w:right w:val="none" w:sz="0" w:space="0" w:color="auto"/>
              </w:divBdr>
            </w:div>
            <w:div w:id="1471167027">
              <w:marLeft w:val="0"/>
              <w:marRight w:val="0"/>
              <w:marTop w:val="0"/>
              <w:marBottom w:val="0"/>
              <w:divBdr>
                <w:top w:val="none" w:sz="0" w:space="0" w:color="auto"/>
                <w:left w:val="none" w:sz="0" w:space="0" w:color="auto"/>
                <w:bottom w:val="none" w:sz="0" w:space="0" w:color="auto"/>
                <w:right w:val="none" w:sz="0" w:space="0" w:color="auto"/>
              </w:divBdr>
            </w:div>
            <w:div w:id="1651518043">
              <w:marLeft w:val="0"/>
              <w:marRight w:val="0"/>
              <w:marTop w:val="0"/>
              <w:marBottom w:val="0"/>
              <w:divBdr>
                <w:top w:val="none" w:sz="0" w:space="0" w:color="auto"/>
                <w:left w:val="none" w:sz="0" w:space="0" w:color="auto"/>
                <w:bottom w:val="none" w:sz="0" w:space="0" w:color="auto"/>
                <w:right w:val="none" w:sz="0" w:space="0" w:color="auto"/>
              </w:divBdr>
            </w:div>
            <w:div w:id="1656374425">
              <w:marLeft w:val="0"/>
              <w:marRight w:val="0"/>
              <w:marTop w:val="0"/>
              <w:marBottom w:val="0"/>
              <w:divBdr>
                <w:top w:val="none" w:sz="0" w:space="0" w:color="auto"/>
                <w:left w:val="none" w:sz="0" w:space="0" w:color="auto"/>
                <w:bottom w:val="none" w:sz="0" w:space="0" w:color="auto"/>
                <w:right w:val="none" w:sz="0" w:space="0" w:color="auto"/>
              </w:divBdr>
            </w:div>
            <w:div w:id="209034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60754">
      <w:bodyDiv w:val="1"/>
      <w:marLeft w:val="0"/>
      <w:marRight w:val="0"/>
      <w:marTop w:val="0"/>
      <w:marBottom w:val="0"/>
      <w:divBdr>
        <w:top w:val="none" w:sz="0" w:space="0" w:color="auto"/>
        <w:left w:val="none" w:sz="0" w:space="0" w:color="auto"/>
        <w:bottom w:val="none" w:sz="0" w:space="0" w:color="auto"/>
        <w:right w:val="none" w:sz="0" w:space="0" w:color="auto"/>
      </w:divBdr>
    </w:div>
    <w:div w:id="503790385">
      <w:bodyDiv w:val="1"/>
      <w:marLeft w:val="0"/>
      <w:marRight w:val="0"/>
      <w:marTop w:val="0"/>
      <w:marBottom w:val="0"/>
      <w:divBdr>
        <w:top w:val="none" w:sz="0" w:space="0" w:color="auto"/>
        <w:left w:val="none" w:sz="0" w:space="0" w:color="auto"/>
        <w:bottom w:val="none" w:sz="0" w:space="0" w:color="auto"/>
        <w:right w:val="none" w:sz="0" w:space="0" w:color="auto"/>
      </w:divBdr>
    </w:div>
    <w:div w:id="508980792">
      <w:bodyDiv w:val="1"/>
      <w:marLeft w:val="0"/>
      <w:marRight w:val="0"/>
      <w:marTop w:val="0"/>
      <w:marBottom w:val="0"/>
      <w:divBdr>
        <w:top w:val="none" w:sz="0" w:space="0" w:color="auto"/>
        <w:left w:val="none" w:sz="0" w:space="0" w:color="auto"/>
        <w:bottom w:val="none" w:sz="0" w:space="0" w:color="auto"/>
        <w:right w:val="none" w:sz="0" w:space="0" w:color="auto"/>
      </w:divBdr>
    </w:div>
    <w:div w:id="526142697">
      <w:bodyDiv w:val="1"/>
      <w:marLeft w:val="0"/>
      <w:marRight w:val="0"/>
      <w:marTop w:val="0"/>
      <w:marBottom w:val="0"/>
      <w:divBdr>
        <w:top w:val="none" w:sz="0" w:space="0" w:color="auto"/>
        <w:left w:val="none" w:sz="0" w:space="0" w:color="auto"/>
        <w:bottom w:val="none" w:sz="0" w:space="0" w:color="auto"/>
        <w:right w:val="none" w:sz="0" w:space="0" w:color="auto"/>
      </w:divBdr>
    </w:div>
    <w:div w:id="538200245">
      <w:bodyDiv w:val="1"/>
      <w:marLeft w:val="0"/>
      <w:marRight w:val="0"/>
      <w:marTop w:val="0"/>
      <w:marBottom w:val="0"/>
      <w:divBdr>
        <w:top w:val="none" w:sz="0" w:space="0" w:color="auto"/>
        <w:left w:val="none" w:sz="0" w:space="0" w:color="auto"/>
        <w:bottom w:val="none" w:sz="0" w:space="0" w:color="auto"/>
        <w:right w:val="none" w:sz="0" w:space="0" w:color="auto"/>
      </w:divBdr>
    </w:div>
    <w:div w:id="543981276">
      <w:bodyDiv w:val="1"/>
      <w:marLeft w:val="0"/>
      <w:marRight w:val="0"/>
      <w:marTop w:val="0"/>
      <w:marBottom w:val="0"/>
      <w:divBdr>
        <w:top w:val="none" w:sz="0" w:space="0" w:color="auto"/>
        <w:left w:val="none" w:sz="0" w:space="0" w:color="auto"/>
        <w:bottom w:val="none" w:sz="0" w:space="0" w:color="auto"/>
        <w:right w:val="none" w:sz="0" w:space="0" w:color="auto"/>
      </w:divBdr>
    </w:div>
    <w:div w:id="545919726">
      <w:bodyDiv w:val="1"/>
      <w:marLeft w:val="0"/>
      <w:marRight w:val="0"/>
      <w:marTop w:val="0"/>
      <w:marBottom w:val="0"/>
      <w:divBdr>
        <w:top w:val="none" w:sz="0" w:space="0" w:color="auto"/>
        <w:left w:val="none" w:sz="0" w:space="0" w:color="auto"/>
        <w:bottom w:val="none" w:sz="0" w:space="0" w:color="auto"/>
        <w:right w:val="none" w:sz="0" w:space="0" w:color="auto"/>
      </w:divBdr>
    </w:div>
    <w:div w:id="548106374">
      <w:bodyDiv w:val="1"/>
      <w:marLeft w:val="0"/>
      <w:marRight w:val="0"/>
      <w:marTop w:val="0"/>
      <w:marBottom w:val="0"/>
      <w:divBdr>
        <w:top w:val="none" w:sz="0" w:space="0" w:color="auto"/>
        <w:left w:val="none" w:sz="0" w:space="0" w:color="auto"/>
        <w:bottom w:val="none" w:sz="0" w:space="0" w:color="auto"/>
        <w:right w:val="none" w:sz="0" w:space="0" w:color="auto"/>
      </w:divBdr>
    </w:div>
    <w:div w:id="581716887">
      <w:bodyDiv w:val="1"/>
      <w:marLeft w:val="0"/>
      <w:marRight w:val="0"/>
      <w:marTop w:val="0"/>
      <w:marBottom w:val="0"/>
      <w:divBdr>
        <w:top w:val="none" w:sz="0" w:space="0" w:color="auto"/>
        <w:left w:val="none" w:sz="0" w:space="0" w:color="auto"/>
        <w:bottom w:val="none" w:sz="0" w:space="0" w:color="auto"/>
        <w:right w:val="none" w:sz="0" w:space="0" w:color="auto"/>
      </w:divBdr>
    </w:div>
    <w:div w:id="585267696">
      <w:bodyDiv w:val="1"/>
      <w:marLeft w:val="0"/>
      <w:marRight w:val="0"/>
      <w:marTop w:val="0"/>
      <w:marBottom w:val="0"/>
      <w:divBdr>
        <w:top w:val="none" w:sz="0" w:space="0" w:color="auto"/>
        <w:left w:val="none" w:sz="0" w:space="0" w:color="auto"/>
        <w:bottom w:val="none" w:sz="0" w:space="0" w:color="auto"/>
        <w:right w:val="none" w:sz="0" w:space="0" w:color="auto"/>
      </w:divBdr>
    </w:div>
    <w:div w:id="595597739">
      <w:bodyDiv w:val="1"/>
      <w:marLeft w:val="0"/>
      <w:marRight w:val="0"/>
      <w:marTop w:val="0"/>
      <w:marBottom w:val="0"/>
      <w:divBdr>
        <w:top w:val="none" w:sz="0" w:space="0" w:color="auto"/>
        <w:left w:val="none" w:sz="0" w:space="0" w:color="auto"/>
        <w:bottom w:val="none" w:sz="0" w:space="0" w:color="auto"/>
        <w:right w:val="none" w:sz="0" w:space="0" w:color="auto"/>
      </w:divBdr>
      <w:divsChild>
        <w:div w:id="35205662">
          <w:marLeft w:val="0"/>
          <w:marRight w:val="0"/>
          <w:marTop w:val="0"/>
          <w:marBottom w:val="0"/>
          <w:divBdr>
            <w:top w:val="none" w:sz="0" w:space="0" w:color="auto"/>
            <w:left w:val="none" w:sz="0" w:space="0" w:color="auto"/>
            <w:bottom w:val="none" w:sz="0" w:space="0" w:color="auto"/>
            <w:right w:val="none" w:sz="0" w:space="0" w:color="auto"/>
          </w:divBdr>
        </w:div>
        <w:div w:id="248345349">
          <w:marLeft w:val="0"/>
          <w:marRight w:val="0"/>
          <w:marTop w:val="0"/>
          <w:marBottom w:val="0"/>
          <w:divBdr>
            <w:top w:val="none" w:sz="0" w:space="0" w:color="auto"/>
            <w:left w:val="none" w:sz="0" w:space="0" w:color="auto"/>
            <w:bottom w:val="none" w:sz="0" w:space="0" w:color="auto"/>
            <w:right w:val="none" w:sz="0" w:space="0" w:color="auto"/>
          </w:divBdr>
        </w:div>
        <w:div w:id="275526341">
          <w:marLeft w:val="0"/>
          <w:marRight w:val="0"/>
          <w:marTop w:val="0"/>
          <w:marBottom w:val="0"/>
          <w:divBdr>
            <w:top w:val="none" w:sz="0" w:space="0" w:color="auto"/>
            <w:left w:val="none" w:sz="0" w:space="0" w:color="auto"/>
            <w:bottom w:val="none" w:sz="0" w:space="0" w:color="auto"/>
            <w:right w:val="none" w:sz="0" w:space="0" w:color="auto"/>
          </w:divBdr>
        </w:div>
        <w:div w:id="300695003">
          <w:marLeft w:val="0"/>
          <w:marRight w:val="0"/>
          <w:marTop w:val="0"/>
          <w:marBottom w:val="0"/>
          <w:divBdr>
            <w:top w:val="none" w:sz="0" w:space="0" w:color="auto"/>
            <w:left w:val="none" w:sz="0" w:space="0" w:color="auto"/>
            <w:bottom w:val="none" w:sz="0" w:space="0" w:color="auto"/>
            <w:right w:val="none" w:sz="0" w:space="0" w:color="auto"/>
          </w:divBdr>
        </w:div>
        <w:div w:id="413891620">
          <w:marLeft w:val="0"/>
          <w:marRight w:val="0"/>
          <w:marTop w:val="0"/>
          <w:marBottom w:val="0"/>
          <w:divBdr>
            <w:top w:val="none" w:sz="0" w:space="0" w:color="auto"/>
            <w:left w:val="none" w:sz="0" w:space="0" w:color="auto"/>
            <w:bottom w:val="none" w:sz="0" w:space="0" w:color="auto"/>
            <w:right w:val="none" w:sz="0" w:space="0" w:color="auto"/>
          </w:divBdr>
        </w:div>
        <w:div w:id="692927044">
          <w:marLeft w:val="0"/>
          <w:marRight w:val="0"/>
          <w:marTop w:val="0"/>
          <w:marBottom w:val="0"/>
          <w:divBdr>
            <w:top w:val="none" w:sz="0" w:space="0" w:color="auto"/>
            <w:left w:val="none" w:sz="0" w:space="0" w:color="auto"/>
            <w:bottom w:val="none" w:sz="0" w:space="0" w:color="auto"/>
            <w:right w:val="none" w:sz="0" w:space="0" w:color="auto"/>
          </w:divBdr>
        </w:div>
        <w:div w:id="749234283">
          <w:marLeft w:val="0"/>
          <w:marRight w:val="0"/>
          <w:marTop w:val="0"/>
          <w:marBottom w:val="0"/>
          <w:divBdr>
            <w:top w:val="none" w:sz="0" w:space="0" w:color="auto"/>
            <w:left w:val="none" w:sz="0" w:space="0" w:color="auto"/>
            <w:bottom w:val="none" w:sz="0" w:space="0" w:color="auto"/>
            <w:right w:val="none" w:sz="0" w:space="0" w:color="auto"/>
          </w:divBdr>
        </w:div>
        <w:div w:id="770514140">
          <w:marLeft w:val="0"/>
          <w:marRight w:val="0"/>
          <w:marTop w:val="0"/>
          <w:marBottom w:val="0"/>
          <w:divBdr>
            <w:top w:val="none" w:sz="0" w:space="0" w:color="auto"/>
            <w:left w:val="none" w:sz="0" w:space="0" w:color="auto"/>
            <w:bottom w:val="none" w:sz="0" w:space="0" w:color="auto"/>
            <w:right w:val="none" w:sz="0" w:space="0" w:color="auto"/>
          </w:divBdr>
        </w:div>
        <w:div w:id="812525107">
          <w:marLeft w:val="0"/>
          <w:marRight w:val="0"/>
          <w:marTop w:val="0"/>
          <w:marBottom w:val="0"/>
          <w:divBdr>
            <w:top w:val="none" w:sz="0" w:space="0" w:color="auto"/>
            <w:left w:val="none" w:sz="0" w:space="0" w:color="auto"/>
            <w:bottom w:val="none" w:sz="0" w:space="0" w:color="auto"/>
            <w:right w:val="none" w:sz="0" w:space="0" w:color="auto"/>
          </w:divBdr>
        </w:div>
        <w:div w:id="843514569">
          <w:marLeft w:val="0"/>
          <w:marRight w:val="0"/>
          <w:marTop w:val="0"/>
          <w:marBottom w:val="0"/>
          <w:divBdr>
            <w:top w:val="none" w:sz="0" w:space="0" w:color="auto"/>
            <w:left w:val="none" w:sz="0" w:space="0" w:color="auto"/>
            <w:bottom w:val="none" w:sz="0" w:space="0" w:color="auto"/>
            <w:right w:val="none" w:sz="0" w:space="0" w:color="auto"/>
          </w:divBdr>
        </w:div>
        <w:div w:id="871915982">
          <w:marLeft w:val="0"/>
          <w:marRight w:val="0"/>
          <w:marTop w:val="0"/>
          <w:marBottom w:val="0"/>
          <w:divBdr>
            <w:top w:val="none" w:sz="0" w:space="0" w:color="auto"/>
            <w:left w:val="none" w:sz="0" w:space="0" w:color="auto"/>
            <w:bottom w:val="none" w:sz="0" w:space="0" w:color="auto"/>
            <w:right w:val="none" w:sz="0" w:space="0" w:color="auto"/>
          </w:divBdr>
        </w:div>
        <w:div w:id="1072390697">
          <w:marLeft w:val="0"/>
          <w:marRight w:val="0"/>
          <w:marTop w:val="0"/>
          <w:marBottom w:val="0"/>
          <w:divBdr>
            <w:top w:val="none" w:sz="0" w:space="0" w:color="auto"/>
            <w:left w:val="none" w:sz="0" w:space="0" w:color="auto"/>
            <w:bottom w:val="none" w:sz="0" w:space="0" w:color="auto"/>
            <w:right w:val="none" w:sz="0" w:space="0" w:color="auto"/>
          </w:divBdr>
        </w:div>
        <w:div w:id="1277785037">
          <w:marLeft w:val="0"/>
          <w:marRight w:val="0"/>
          <w:marTop w:val="0"/>
          <w:marBottom w:val="0"/>
          <w:divBdr>
            <w:top w:val="none" w:sz="0" w:space="0" w:color="auto"/>
            <w:left w:val="none" w:sz="0" w:space="0" w:color="auto"/>
            <w:bottom w:val="none" w:sz="0" w:space="0" w:color="auto"/>
            <w:right w:val="none" w:sz="0" w:space="0" w:color="auto"/>
          </w:divBdr>
        </w:div>
        <w:div w:id="1323701251">
          <w:marLeft w:val="0"/>
          <w:marRight w:val="0"/>
          <w:marTop w:val="0"/>
          <w:marBottom w:val="0"/>
          <w:divBdr>
            <w:top w:val="none" w:sz="0" w:space="0" w:color="auto"/>
            <w:left w:val="none" w:sz="0" w:space="0" w:color="auto"/>
            <w:bottom w:val="none" w:sz="0" w:space="0" w:color="auto"/>
            <w:right w:val="none" w:sz="0" w:space="0" w:color="auto"/>
          </w:divBdr>
        </w:div>
        <w:div w:id="1325552723">
          <w:marLeft w:val="0"/>
          <w:marRight w:val="0"/>
          <w:marTop w:val="0"/>
          <w:marBottom w:val="0"/>
          <w:divBdr>
            <w:top w:val="none" w:sz="0" w:space="0" w:color="auto"/>
            <w:left w:val="none" w:sz="0" w:space="0" w:color="auto"/>
            <w:bottom w:val="none" w:sz="0" w:space="0" w:color="auto"/>
            <w:right w:val="none" w:sz="0" w:space="0" w:color="auto"/>
          </w:divBdr>
        </w:div>
        <w:div w:id="1461605583">
          <w:marLeft w:val="0"/>
          <w:marRight w:val="0"/>
          <w:marTop w:val="0"/>
          <w:marBottom w:val="0"/>
          <w:divBdr>
            <w:top w:val="none" w:sz="0" w:space="0" w:color="auto"/>
            <w:left w:val="none" w:sz="0" w:space="0" w:color="auto"/>
            <w:bottom w:val="none" w:sz="0" w:space="0" w:color="auto"/>
            <w:right w:val="none" w:sz="0" w:space="0" w:color="auto"/>
          </w:divBdr>
        </w:div>
        <w:div w:id="1474330048">
          <w:marLeft w:val="0"/>
          <w:marRight w:val="0"/>
          <w:marTop w:val="0"/>
          <w:marBottom w:val="0"/>
          <w:divBdr>
            <w:top w:val="none" w:sz="0" w:space="0" w:color="auto"/>
            <w:left w:val="none" w:sz="0" w:space="0" w:color="auto"/>
            <w:bottom w:val="none" w:sz="0" w:space="0" w:color="auto"/>
            <w:right w:val="none" w:sz="0" w:space="0" w:color="auto"/>
          </w:divBdr>
        </w:div>
        <w:div w:id="1530989886">
          <w:marLeft w:val="0"/>
          <w:marRight w:val="0"/>
          <w:marTop w:val="0"/>
          <w:marBottom w:val="0"/>
          <w:divBdr>
            <w:top w:val="none" w:sz="0" w:space="0" w:color="auto"/>
            <w:left w:val="none" w:sz="0" w:space="0" w:color="auto"/>
            <w:bottom w:val="none" w:sz="0" w:space="0" w:color="auto"/>
            <w:right w:val="none" w:sz="0" w:space="0" w:color="auto"/>
          </w:divBdr>
        </w:div>
        <w:div w:id="1560288462">
          <w:marLeft w:val="0"/>
          <w:marRight w:val="0"/>
          <w:marTop w:val="0"/>
          <w:marBottom w:val="0"/>
          <w:divBdr>
            <w:top w:val="none" w:sz="0" w:space="0" w:color="auto"/>
            <w:left w:val="none" w:sz="0" w:space="0" w:color="auto"/>
            <w:bottom w:val="none" w:sz="0" w:space="0" w:color="auto"/>
            <w:right w:val="none" w:sz="0" w:space="0" w:color="auto"/>
          </w:divBdr>
        </w:div>
        <w:div w:id="1630435080">
          <w:marLeft w:val="0"/>
          <w:marRight w:val="0"/>
          <w:marTop w:val="0"/>
          <w:marBottom w:val="0"/>
          <w:divBdr>
            <w:top w:val="none" w:sz="0" w:space="0" w:color="auto"/>
            <w:left w:val="none" w:sz="0" w:space="0" w:color="auto"/>
            <w:bottom w:val="none" w:sz="0" w:space="0" w:color="auto"/>
            <w:right w:val="none" w:sz="0" w:space="0" w:color="auto"/>
          </w:divBdr>
        </w:div>
        <w:div w:id="2138793520">
          <w:marLeft w:val="0"/>
          <w:marRight w:val="0"/>
          <w:marTop w:val="0"/>
          <w:marBottom w:val="0"/>
          <w:divBdr>
            <w:top w:val="none" w:sz="0" w:space="0" w:color="auto"/>
            <w:left w:val="none" w:sz="0" w:space="0" w:color="auto"/>
            <w:bottom w:val="none" w:sz="0" w:space="0" w:color="auto"/>
            <w:right w:val="none" w:sz="0" w:space="0" w:color="auto"/>
          </w:divBdr>
        </w:div>
      </w:divsChild>
    </w:div>
    <w:div w:id="600186759">
      <w:bodyDiv w:val="1"/>
      <w:marLeft w:val="0"/>
      <w:marRight w:val="0"/>
      <w:marTop w:val="0"/>
      <w:marBottom w:val="0"/>
      <w:divBdr>
        <w:top w:val="none" w:sz="0" w:space="0" w:color="auto"/>
        <w:left w:val="none" w:sz="0" w:space="0" w:color="auto"/>
        <w:bottom w:val="none" w:sz="0" w:space="0" w:color="auto"/>
        <w:right w:val="none" w:sz="0" w:space="0" w:color="auto"/>
      </w:divBdr>
    </w:div>
    <w:div w:id="650406295">
      <w:bodyDiv w:val="1"/>
      <w:marLeft w:val="0"/>
      <w:marRight w:val="0"/>
      <w:marTop w:val="0"/>
      <w:marBottom w:val="0"/>
      <w:divBdr>
        <w:top w:val="none" w:sz="0" w:space="0" w:color="auto"/>
        <w:left w:val="none" w:sz="0" w:space="0" w:color="auto"/>
        <w:bottom w:val="none" w:sz="0" w:space="0" w:color="auto"/>
        <w:right w:val="none" w:sz="0" w:space="0" w:color="auto"/>
      </w:divBdr>
    </w:div>
    <w:div w:id="656305338">
      <w:bodyDiv w:val="1"/>
      <w:marLeft w:val="0"/>
      <w:marRight w:val="0"/>
      <w:marTop w:val="0"/>
      <w:marBottom w:val="0"/>
      <w:divBdr>
        <w:top w:val="none" w:sz="0" w:space="0" w:color="auto"/>
        <w:left w:val="none" w:sz="0" w:space="0" w:color="auto"/>
        <w:bottom w:val="none" w:sz="0" w:space="0" w:color="auto"/>
        <w:right w:val="none" w:sz="0" w:space="0" w:color="auto"/>
      </w:divBdr>
    </w:div>
    <w:div w:id="663314308">
      <w:bodyDiv w:val="1"/>
      <w:marLeft w:val="0"/>
      <w:marRight w:val="0"/>
      <w:marTop w:val="0"/>
      <w:marBottom w:val="0"/>
      <w:divBdr>
        <w:top w:val="none" w:sz="0" w:space="0" w:color="auto"/>
        <w:left w:val="none" w:sz="0" w:space="0" w:color="auto"/>
        <w:bottom w:val="none" w:sz="0" w:space="0" w:color="auto"/>
        <w:right w:val="none" w:sz="0" w:space="0" w:color="auto"/>
      </w:divBdr>
    </w:div>
    <w:div w:id="670526633">
      <w:bodyDiv w:val="1"/>
      <w:marLeft w:val="0"/>
      <w:marRight w:val="0"/>
      <w:marTop w:val="0"/>
      <w:marBottom w:val="0"/>
      <w:divBdr>
        <w:top w:val="none" w:sz="0" w:space="0" w:color="auto"/>
        <w:left w:val="none" w:sz="0" w:space="0" w:color="auto"/>
        <w:bottom w:val="none" w:sz="0" w:space="0" w:color="auto"/>
        <w:right w:val="none" w:sz="0" w:space="0" w:color="auto"/>
      </w:divBdr>
    </w:div>
    <w:div w:id="682710546">
      <w:bodyDiv w:val="1"/>
      <w:marLeft w:val="0"/>
      <w:marRight w:val="0"/>
      <w:marTop w:val="0"/>
      <w:marBottom w:val="0"/>
      <w:divBdr>
        <w:top w:val="none" w:sz="0" w:space="0" w:color="auto"/>
        <w:left w:val="none" w:sz="0" w:space="0" w:color="auto"/>
        <w:bottom w:val="none" w:sz="0" w:space="0" w:color="auto"/>
        <w:right w:val="none" w:sz="0" w:space="0" w:color="auto"/>
      </w:divBdr>
    </w:div>
    <w:div w:id="688717977">
      <w:bodyDiv w:val="1"/>
      <w:marLeft w:val="0"/>
      <w:marRight w:val="0"/>
      <w:marTop w:val="0"/>
      <w:marBottom w:val="0"/>
      <w:divBdr>
        <w:top w:val="none" w:sz="0" w:space="0" w:color="auto"/>
        <w:left w:val="none" w:sz="0" w:space="0" w:color="auto"/>
        <w:bottom w:val="none" w:sz="0" w:space="0" w:color="auto"/>
        <w:right w:val="none" w:sz="0" w:space="0" w:color="auto"/>
      </w:divBdr>
    </w:div>
    <w:div w:id="689992820">
      <w:bodyDiv w:val="1"/>
      <w:marLeft w:val="0"/>
      <w:marRight w:val="0"/>
      <w:marTop w:val="0"/>
      <w:marBottom w:val="0"/>
      <w:divBdr>
        <w:top w:val="none" w:sz="0" w:space="0" w:color="auto"/>
        <w:left w:val="none" w:sz="0" w:space="0" w:color="auto"/>
        <w:bottom w:val="none" w:sz="0" w:space="0" w:color="auto"/>
        <w:right w:val="none" w:sz="0" w:space="0" w:color="auto"/>
      </w:divBdr>
    </w:div>
    <w:div w:id="691607863">
      <w:bodyDiv w:val="1"/>
      <w:marLeft w:val="0"/>
      <w:marRight w:val="0"/>
      <w:marTop w:val="0"/>
      <w:marBottom w:val="0"/>
      <w:divBdr>
        <w:top w:val="none" w:sz="0" w:space="0" w:color="auto"/>
        <w:left w:val="none" w:sz="0" w:space="0" w:color="auto"/>
        <w:bottom w:val="none" w:sz="0" w:space="0" w:color="auto"/>
        <w:right w:val="none" w:sz="0" w:space="0" w:color="auto"/>
      </w:divBdr>
    </w:div>
    <w:div w:id="693189651">
      <w:bodyDiv w:val="1"/>
      <w:marLeft w:val="0"/>
      <w:marRight w:val="0"/>
      <w:marTop w:val="0"/>
      <w:marBottom w:val="0"/>
      <w:divBdr>
        <w:top w:val="none" w:sz="0" w:space="0" w:color="auto"/>
        <w:left w:val="none" w:sz="0" w:space="0" w:color="auto"/>
        <w:bottom w:val="none" w:sz="0" w:space="0" w:color="auto"/>
        <w:right w:val="none" w:sz="0" w:space="0" w:color="auto"/>
      </w:divBdr>
    </w:div>
    <w:div w:id="696586965">
      <w:bodyDiv w:val="1"/>
      <w:marLeft w:val="0"/>
      <w:marRight w:val="0"/>
      <w:marTop w:val="0"/>
      <w:marBottom w:val="0"/>
      <w:divBdr>
        <w:top w:val="none" w:sz="0" w:space="0" w:color="auto"/>
        <w:left w:val="none" w:sz="0" w:space="0" w:color="auto"/>
        <w:bottom w:val="none" w:sz="0" w:space="0" w:color="auto"/>
        <w:right w:val="none" w:sz="0" w:space="0" w:color="auto"/>
      </w:divBdr>
    </w:div>
    <w:div w:id="700130887">
      <w:bodyDiv w:val="1"/>
      <w:marLeft w:val="0"/>
      <w:marRight w:val="0"/>
      <w:marTop w:val="0"/>
      <w:marBottom w:val="0"/>
      <w:divBdr>
        <w:top w:val="none" w:sz="0" w:space="0" w:color="auto"/>
        <w:left w:val="none" w:sz="0" w:space="0" w:color="auto"/>
        <w:bottom w:val="none" w:sz="0" w:space="0" w:color="auto"/>
        <w:right w:val="none" w:sz="0" w:space="0" w:color="auto"/>
      </w:divBdr>
    </w:div>
    <w:div w:id="707338404">
      <w:bodyDiv w:val="1"/>
      <w:marLeft w:val="0"/>
      <w:marRight w:val="0"/>
      <w:marTop w:val="0"/>
      <w:marBottom w:val="0"/>
      <w:divBdr>
        <w:top w:val="none" w:sz="0" w:space="0" w:color="auto"/>
        <w:left w:val="none" w:sz="0" w:space="0" w:color="auto"/>
        <w:bottom w:val="none" w:sz="0" w:space="0" w:color="auto"/>
        <w:right w:val="none" w:sz="0" w:space="0" w:color="auto"/>
      </w:divBdr>
    </w:div>
    <w:div w:id="709064300">
      <w:bodyDiv w:val="1"/>
      <w:marLeft w:val="0"/>
      <w:marRight w:val="0"/>
      <w:marTop w:val="0"/>
      <w:marBottom w:val="0"/>
      <w:divBdr>
        <w:top w:val="none" w:sz="0" w:space="0" w:color="auto"/>
        <w:left w:val="none" w:sz="0" w:space="0" w:color="auto"/>
        <w:bottom w:val="none" w:sz="0" w:space="0" w:color="auto"/>
        <w:right w:val="none" w:sz="0" w:space="0" w:color="auto"/>
      </w:divBdr>
    </w:div>
    <w:div w:id="709956043">
      <w:bodyDiv w:val="1"/>
      <w:marLeft w:val="0"/>
      <w:marRight w:val="0"/>
      <w:marTop w:val="0"/>
      <w:marBottom w:val="0"/>
      <w:divBdr>
        <w:top w:val="none" w:sz="0" w:space="0" w:color="auto"/>
        <w:left w:val="none" w:sz="0" w:space="0" w:color="auto"/>
        <w:bottom w:val="none" w:sz="0" w:space="0" w:color="auto"/>
        <w:right w:val="none" w:sz="0" w:space="0" w:color="auto"/>
      </w:divBdr>
    </w:div>
    <w:div w:id="716591562">
      <w:bodyDiv w:val="1"/>
      <w:marLeft w:val="0"/>
      <w:marRight w:val="0"/>
      <w:marTop w:val="0"/>
      <w:marBottom w:val="0"/>
      <w:divBdr>
        <w:top w:val="none" w:sz="0" w:space="0" w:color="auto"/>
        <w:left w:val="none" w:sz="0" w:space="0" w:color="auto"/>
        <w:bottom w:val="none" w:sz="0" w:space="0" w:color="auto"/>
        <w:right w:val="none" w:sz="0" w:space="0" w:color="auto"/>
      </w:divBdr>
    </w:div>
    <w:div w:id="730662986">
      <w:bodyDiv w:val="1"/>
      <w:marLeft w:val="0"/>
      <w:marRight w:val="0"/>
      <w:marTop w:val="0"/>
      <w:marBottom w:val="0"/>
      <w:divBdr>
        <w:top w:val="none" w:sz="0" w:space="0" w:color="auto"/>
        <w:left w:val="none" w:sz="0" w:space="0" w:color="auto"/>
        <w:bottom w:val="none" w:sz="0" w:space="0" w:color="auto"/>
        <w:right w:val="none" w:sz="0" w:space="0" w:color="auto"/>
      </w:divBdr>
      <w:divsChild>
        <w:div w:id="38281814">
          <w:marLeft w:val="0"/>
          <w:marRight w:val="0"/>
          <w:marTop w:val="0"/>
          <w:marBottom w:val="0"/>
          <w:divBdr>
            <w:top w:val="none" w:sz="0" w:space="0" w:color="auto"/>
            <w:left w:val="none" w:sz="0" w:space="0" w:color="auto"/>
            <w:bottom w:val="none" w:sz="0" w:space="0" w:color="auto"/>
            <w:right w:val="none" w:sz="0" w:space="0" w:color="auto"/>
          </w:divBdr>
        </w:div>
        <w:div w:id="189954096">
          <w:marLeft w:val="0"/>
          <w:marRight w:val="0"/>
          <w:marTop w:val="0"/>
          <w:marBottom w:val="0"/>
          <w:divBdr>
            <w:top w:val="none" w:sz="0" w:space="0" w:color="auto"/>
            <w:left w:val="none" w:sz="0" w:space="0" w:color="auto"/>
            <w:bottom w:val="none" w:sz="0" w:space="0" w:color="auto"/>
            <w:right w:val="none" w:sz="0" w:space="0" w:color="auto"/>
          </w:divBdr>
        </w:div>
        <w:div w:id="199824074">
          <w:marLeft w:val="0"/>
          <w:marRight w:val="0"/>
          <w:marTop w:val="0"/>
          <w:marBottom w:val="0"/>
          <w:divBdr>
            <w:top w:val="none" w:sz="0" w:space="0" w:color="auto"/>
            <w:left w:val="none" w:sz="0" w:space="0" w:color="auto"/>
            <w:bottom w:val="none" w:sz="0" w:space="0" w:color="auto"/>
            <w:right w:val="none" w:sz="0" w:space="0" w:color="auto"/>
          </w:divBdr>
        </w:div>
        <w:div w:id="203106133">
          <w:marLeft w:val="0"/>
          <w:marRight w:val="0"/>
          <w:marTop w:val="0"/>
          <w:marBottom w:val="0"/>
          <w:divBdr>
            <w:top w:val="none" w:sz="0" w:space="0" w:color="auto"/>
            <w:left w:val="none" w:sz="0" w:space="0" w:color="auto"/>
            <w:bottom w:val="none" w:sz="0" w:space="0" w:color="auto"/>
            <w:right w:val="none" w:sz="0" w:space="0" w:color="auto"/>
          </w:divBdr>
        </w:div>
        <w:div w:id="217713423">
          <w:marLeft w:val="0"/>
          <w:marRight w:val="0"/>
          <w:marTop w:val="0"/>
          <w:marBottom w:val="0"/>
          <w:divBdr>
            <w:top w:val="none" w:sz="0" w:space="0" w:color="auto"/>
            <w:left w:val="none" w:sz="0" w:space="0" w:color="auto"/>
            <w:bottom w:val="none" w:sz="0" w:space="0" w:color="auto"/>
            <w:right w:val="none" w:sz="0" w:space="0" w:color="auto"/>
          </w:divBdr>
        </w:div>
        <w:div w:id="228730130">
          <w:marLeft w:val="0"/>
          <w:marRight w:val="0"/>
          <w:marTop w:val="0"/>
          <w:marBottom w:val="0"/>
          <w:divBdr>
            <w:top w:val="none" w:sz="0" w:space="0" w:color="auto"/>
            <w:left w:val="none" w:sz="0" w:space="0" w:color="auto"/>
            <w:bottom w:val="none" w:sz="0" w:space="0" w:color="auto"/>
            <w:right w:val="none" w:sz="0" w:space="0" w:color="auto"/>
          </w:divBdr>
        </w:div>
        <w:div w:id="354309028">
          <w:marLeft w:val="0"/>
          <w:marRight w:val="0"/>
          <w:marTop w:val="0"/>
          <w:marBottom w:val="0"/>
          <w:divBdr>
            <w:top w:val="none" w:sz="0" w:space="0" w:color="auto"/>
            <w:left w:val="none" w:sz="0" w:space="0" w:color="auto"/>
            <w:bottom w:val="none" w:sz="0" w:space="0" w:color="auto"/>
            <w:right w:val="none" w:sz="0" w:space="0" w:color="auto"/>
          </w:divBdr>
        </w:div>
        <w:div w:id="488257216">
          <w:marLeft w:val="0"/>
          <w:marRight w:val="0"/>
          <w:marTop w:val="0"/>
          <w:marBottom w:val="0"/>
          <w:divBdr>
            <w:top w:val="none" w:sz="0" w:space="0" w:color="auto"/>
            <w:left w:val="none" w:sz="0" w:space="0" w:color="auto"/>
            <w:bottom w:val="none" w:sz="0" w:space="0" w:color="auto"/>
            <w:right w:val="none" w:sz="0" w:space="0" w:color="auto"/>
          </w:divBdr>
        </w:div>
        <w:div w:id="500851006">
          <w:marLeft w:val="0"/>
          <w:marRight w:val="0"/>
          <w:marTop w:val="0"/>
          <w:marBottom w:val="0"/>
          <w:divBdr>
            <w:top w:val="none" w:sz="0" w:space="0" w:color="auto"/>
            <w:left w:val="none" w:sz="0" w:space="0" w:color="auto"/>
            <w:bottom w:val="none" w:sz="0" w:space="0" w:color="auto"/>
            <w:right w:val="none" w:sz="0" w:space="0" w:color="auto"/>
          </w:divBdr>
        </w:div>
        <w:div w:id="546525278">
          <w:marLeft w:val="0"/>
          <w:marRight w:val="0"/>
          <w:marTop w:val="0"/>
          <w:marBottom w:val="0"/>
          <w:divBdr>
            <w:top w:val="none" w:sz="0" w:space="0" w:color="auto"/>
            <w:left w:val="none" w:sz="0" w:space="0" w:color="auto"/>
            <w:bottom w:val="none" w:sz="0" w:space="0" w:color="auto"/>
            <w:right w:val="none" w:sz="0" w:space="0" w:color="auto"/>
          </w:divBdr>
        </w:div>
        <w:div w:id="558176034">
          <w:marLeft w:val="0"/>
          <w:marRight w:val="0"/>
          <w:marTop w:val="0"/>
          <w:marBottom w:val="0"/>
          <w:divBdr>
            <w:top w:val="none" w:sz="0" w:space="0" w:color="auto"/>
            <w:left w:val="none" w:sz="0" w:space="0" w:color="auto"/>
            <w:bottom w:val="none" w:sz="0" w:space="0" w:color="auto"/>
            <w:right w:val="none" w:sz="0" w:space="0" w:color="auto"/>
          </w:divBdr>
        </w:div>
        <w:div w:id="608049235">
          <w:marLeft w:val="0"/>
          <w:marRight w:val="0"/>
          <w:marTop w:val="0"/>
          <w:marBottom w:val="0"/>
          <w:divBdr>
            <w:top w:val="none" w:sz="0" w:space="0" w:color="auto"/>
            <w:left w:val="none" w:sz="0" w:space="0" w:color="auto"/>
            <w:bottom w:val="none" w:sz="0" w:space="0" w:color="auto"/>
            <w:right w:val="none" w:sz="0" w:space="0" w:color="auto"/>
          </w:divBdr>
        </w:div>
        <w:div w:id="637565758">
          <w:marLeft w:val="0"/>
          <w:marRight w:val="0"/>
          <w:marTop w:val="0"/>
          <w:marBottom w:val="0"/>
          <w:divBdr>
            <w:top w:val="none" w:sz="0" w:space="0" w:color="auto"/>
            <w:left w:val="none" w:sz="0" w:space="0" w:color="auto"/>
            <w:bottom w:val="none" w:sz="0" w:space="0" w:color="auto"/>
            <w:right w:val="none" w:sz="0" w:space="0" w:color="auto"/>
          </w:divBdr>
        </w:div>
        <w:div w:id="651443719">
          <w:marLeft w:val="0"/>
          <w:marRight w:val="0"/>
          <w:marTop w:val="0"/>
          <w:marBottom w:val="0"/>
          <w:divBdr>
            <w:top w:val="none" w:sz="0" w:space="0" w:color="auto"/>
            <w:left w:val="none" w:sz="0" w:space="0" w:color="auto"/>
            <w:bottom w:val="none" w:sz="0" w:space="0" w:color="auto"/>
            <w:right w:val="none" w:sz="0" w:space="0" w:color="auto"/>
          </w:divBdr>
        </w:div>
        <w:div w:id="694307167">
          <w:marLeft w:val="0"/>
          <w:marRight w:val="0"/>
          <w:marTop w:val="0"/>
          <w:marBottom w:val="0"/>
          <w:divBdr>
            <w:top w:val="none" w:sz="0" w:space="0" w:color="auto"/>
            <w:left w:val="none" w:sz="0" w:space="0" w:color="auto"/>
            <w:bottom w:val="none" w:sz="0" w:space="0" w:color="auto"/>
            <w:right w:val="none" w:sz="0" w:space="0" w:color="auto"/>
          </w:divBdr>
        </w:div>
        <w:div w:id="698243206">
          <w:marLeft w:val="0"/>
          <w:marRight w:val="0"/>
          <w:marTop w:val="0"/>
          <w:marBottom w:val="0"/>
          <w:divBdr>
            <w:top w:val="none" w:sz="0" w:space="0" w:color="auto"/>
            <w:left w:val="none" w:sz="0" w:space="0" w:color="auto"/>
            <w:bottom w:val="none" w:sz="0" w:space="0" w:color="auto"/>
            <w:right w:val="none" w:sz="0" w:space="0" w:color="auto"/>
          </w:divBdr>
        </w:div>
        <w:div w:id="704792335">
          <w:marLeft w:val="0"/>
          <w:marRight w:val="0"/>
          <w:marTop w:val="0"/>
          <w:marBottom w:val="0"/>
          <w:divBdr>
            <w:top w:val="none" w:sz="0" w:space="0" w:color="auto"/>
            <w:left w:val="none" w:sz="0" w:space="0" w:color="auto"/>
            <w:bottom w:val="none" w:sz="0" w:space="0" w:color="auto"/>
            <w:right w:val="none" w:sz="0" w:space="0" w:color="auto"/>
          </w:divBdr>
        </w:div>
        <w:div w:id="748696677">
          <w:marLeft w:val="0"/>
          <w:marRight w:val="0"/>
          <w:marTop w:val="0"/>
          <w:marBottom w:val="0"/>
          <w:divBdr>
            <w:top w:val="none" w:sz="0" w:space="0" w:color="auto"/>
            <w:left w:val="none" w:sz="0" w:space="0" w:color="auto"/>
            <w:bottom w:val="none" w:sz="0" w:space="0" w:color="auto"/>
            <w:right w:val="none" w:sz="0" w:space="0" w:color="auto"/>
          </w:divBdr>
        </w:div>
        <w:div w:id="775758484">
          <w:marLeft w:val="0"/>
          <w:marRight w:val="0"/>
          <w:marTop w:val="0"/>
          <w:marBottom w:val="0"/>
          <w:divBdr>
            <w:top w:val="none" w:sz="0" w:space="0" w:color="auto"/>
            <w:left w:val="none" w:sz="0" w:space="0" w:color="auto"/>
            <w:bottom w:val="none" w:sz="0" w:space="0" w:color="auto"/>
            <w:right w:val="none" w:sz="0" w:space="0" w:color="auto"/>
          </w:divBdr>
        </w:div>
        <w:div w:id="865173372">
          <w:marLeft w:val="0"/>
          <w:marRight w:val="0"/>
          <w:marTop w:val="0"/>
          <w:marBottom w:val="0"/>
          <w:divBdr>
            <w:top w:val="none" w:sz="0" w:space="0" w:color="auto"/>
            <w:left w:val="none" w:sz="0" w:space="0" w:color="auto"/>
            <w:bottom w:val="none" w:sz="0" w:space="0" w:color="auto"/>
            <w:right w:val="none" w:sz="0" w:space="0" w:color="auto"/>
          </w:divBdr>
        </w:div>
        <w:div w:id="880090917">
          <w:marLeft w:val="0"/>
          <w:marRight w:val="0"/>
          <w:marTop w:val="0"/>
          <w:marBottom w:val="0"/>
          <w:divBdr>
            <w:top w:val="none" w:sz="0" w:space="0" w:color="auto"/>
            <w:left w:val="none" w:sz="0" w:space="0" w:color="auto"/>
            <w:bottom w:val="none" w:sz="0" w:space="0" w:color="auto"/>
            <w:right w:val="none" w:sz="0" w:space="0" w:color="auto"/>
          </w:divBdr>
        </w:div>
        <w:div w:id="925308209">
          <w:marLeft w:val="0"/>
          <w:marRight w:val="0"/>
          <w:marTop w:val="0"/>
          <w:marBottom w:val="0"/>
          <w:divBdr>
            <w:top w:val="none" w:sz="0" w:space="0" w:color="auto"/>
            <w:left w:val="none" w:sz="0" w:space="0" w:color="auto"/>
            <w:bottom w:val="none" w:sz="0" w:space="0" w:color="auto"/>
            <w:right w:val="none" w:sz="0" w:space="0" w:color="auto"/>
          </w:divBdr>
        </w:div>
        <w:div w:id="967010098">
          <w:marLeft w:val="0"/>
          <w:marRight w:val="0"/>
          <w:marTop w:val="0"/>
          <w:marBottom w:val="0"/>
          <w:divBdr>
            <w:top w:val="none" w:sz="0" w:space="0" w:color="auto"/>
            <w:left w:val="none" w:sz="0" w:space="0" w:color="auto"/>
            <w:bottom w:val="none" w:sz="0" w:space="0" w:color="auto"/>
            <w:right w:val="none" w:sz="0" w:space="0" w:color="auto"/>
          </w:divBdr>
        </w:div>
        <w:div w:id="1076511417">
          <w:marLeft w:val="0"/>
          <w:marRight w:val="0"/>
          <w:marTop w:val="0"/>
          <w:marBottom w:val="0"/>
          <w:divBdr>
            <w:top w:val="none" w:sz="0" w:space="0" w:color="auto"/>
            <w:left w:val="none" w:sz="0" w:space="0" w:color="auto"/>
            <w:bottom w:val="none" w:sz="0" w:space="0" w:color="auto"/>
            <w:right w:val="none" w:sz="0" w:space="0" w:color="auto"/>
          </w:divBdr>
        </w:div>
        <w:div w:id="1089816096">
          <w:marLeft w:val="0"/>
          <w:marRight w:val="0"/>
          <w:marTop w:val="0"/>
          <w:marBottom w:val="0"/>
          <w:divBdr>
            <w:top w:val="none" w:sz="0" w:space="0" w:color="auto"/>
            <w:left w:val="none" w:sz="0" w:space="0" w:color="auto"/>
            <w:bottom w:val="none" w:sz="0" w:space="0" w:color="auto"/>
            <w:right w:val="none" w:sz="0" w:space="0" w:color="auto"/>
          </w:divBdr>
        </w:div>
        <w:div w:id="1116487896">
          <w:marLeft w:val="0"/>
          <w:marRight w:val="0"/>
          <w:marTop w:val="0"/>
          <w:marBottom w:val="0"/>
          <w:divBdr>
            <w:top w:val="none" w:sz="0" w:space="0" w:color="auto"/>
            <w:left w:val="none" w:sz="0" w:space="0" w:color="auto"/>
            <w:bottom w:val="none" w:sz="0" w:space="0" w:color="auto"/>
            <w:right w:val="none" w:sz="0" w:space="0" w:color="auto"/>
          </w:divBdr>
        </w:div>
        <w:div w:id="1169828440">
          <w:marLeft w:val="0"/>
          <w:marRight w:val="0"/>
          <w:marTop w:val="0"/>
          <w:marBottom w:val="0"/>
          <w:divBdr>
            <w:top w:val="none" w:sz="0" w:space="0" w:color="auto"/>
            <w:left w:val="none" w:sz="0" w:space="0" w:color="auto"/>
            <w:bottom w:val="none" w:sz="0" w:space="0" w:color="auto"/>
            <w:right w:val="none" w:sz="0" w:space="0" w:color="auto"/>
          </w:divBdr>
        </w:div>
        <w:div w:id="1242132554">
          <w:marLeft w:val="0"/>
          <w:marRight w:val="0"/>
          <w:marTop w:val="0"/>
          <w:marBottom w:val="0"/>
          <w:divBdr>
            <w:top w:val="none" w:sz="0" w:space="0" w:color="auto"/>
            <w:left w:val="none" w:sz="0" w:space="0" w:color="auto"/>
            <w:bottom w:val="none" w:sz="0" w:space="0" w:color="auto"/>
            <w:right w:val="none" w:sz="0" w:space="0" w:color="auto"/>
          </w:divBdr>
        </w:div>
        <w:div w:id="1242181140">
          <w:marLeft w:val="0"/>
          <w:marRight w:val="0"/>
          <w:marTop w:val="0"/>
          <w:marBottom w:val="0"/>
          <w:divBdr>
            <w:top w:val="none" w:sz="0" w:space="0" w:color="auto"/>
            <w:left w:val="none" w:sz="0" w:space="0" w:color="auto"/>
            <w:bottom w:val="none" w:sz="0" w:space="0" w:color="auto"/>
            <w:right w:val="none" w:sz="0" w:space="0" w:color="auto"/>
          </w:divBdr>
        </w:div>
        <w:div w:id="1247306576">
          <w:marLeft w:val="0"/>
          <w:marRight w:val="0"/>
          <w:marTop w:val="0"/>
          <w:marBottom w:val="0"/>
          <w:divBdr>
            <w:top w:val="none" w:sz="0" w:space="0" w:color="auto"/>
            <w:left w:val="none" w:sz="0" w:space="0" w:color="auto"/>
            <w:bottom w:val="none" w:sz="0" w:space="0" w:color="auto"/>
            <w:right w:val="none" w:sz="0" w:space="0" w:color="auto"/>
          </w:divBdr>
        </w:div>
        <w:div w:id="1325209556">
          <w:marLeft w:val="0"/>
          <w:marRight w:val="0"/>
          <w:marTop w:val="0"/>
          <w:marBottom w:val="0"/>
          <w:divBdr>
            <w:top w:val="none" w:sz="0" w:space="0" w:color="auto"/>
            <w:left w:val="none" w:sz="0" w:space="0" w:color="auto"/>
            <w:bottom w:val="none" w:sz="0" w:space="0" w:color="auto"/>
            <w:right w:val="none" w:sz="0" w:space="0" w:color="auto"/>
          </w:divBdr>
        </w:div>
        <w:div w:id="1353070903">
          <w:marLeft w:val="0"/>
          <w:marRight w:val="0"/>
          <w:marTop w:val="0"/>
          <w:marBottom w:val="0"/>
          <w:divBdr>
            <w:top w:val="none" w:sz="0" w:space="0" w:color="auto"/>
            <w:left w:val="none" w:sz="0" w:space="0" w:color="auto"/>
            <w:bottom w:val="none" w:sz="0" w:space="0" w:color="auto"/>
            <w:right w:val="none" w:sz="0" w:space="0" w:color="auto"/>
          </w:divBdr>
        </w:div>
        <w:div w:id="1364016244">
          <w:marLeft w:val="0"/>
          <w:marRight w:val="0"/>
          <w:marTop w:val="0"/>
          <w:marBottom w:val="0"/>
          <w:divBdr>
            <w:top w:val="none" w:sz="0" w:space="0" w:color="auto"/>
            <w:left w:val="none" w:sz="0" w:space="0" w:color="auto"/>
            <w:bottom w:val="none" w:sz="0" w:space="0" w:color="auto"/>
            <w:right w:val="none" w:sz="0" w:space="0" w:color="auto"/>
          </w:divBdr>
        </w:div>
        <w:div w:id="1453744545">
          <w:marLeft w:val="0"/>
          <w:marRight w:val="0"/>
          <w:marTop w:val="0"/>
          <w:marBottom w:val="0"/>
          <w:divBdr>
            <w:top w:val="none" w:sz="0" w:space="0" w:color="auto"/>
            <w:left w:val="none" w:sz="0" w:space="0" w:color="auto"/>
            <w:bottom w:val="none" w:sz="0" w:space="0" w:color="auto"/>
            <w:right w:val="none" w:sz="0" w:space="0" w:color="auto"/>
          </w:divBdr>
        </w:div>
        <w:div w:id="1482623994">
          <w:marLeft w:val="0"/>
          <w:marRight w:val="0"/>
          <w:marTop w:val="0"/>
          <w:marBottom w:val="0"/>
          <w:divBdr>
            <w:top w:val="none" w:sz="0" w:space="0" w:color="auto"/>
            <w:left w:val="none" w:sz="0" w:space="0" w:color="auto"/>
            <w:bottom w:val="none" w:sz="0" w:space="0" w:color="auto"/>
            <w:right w:val="none" w:sz="0" w:space="0" w:color="auto"/>
          </w:divBdr>
        </w:div>
        <w:div w:id="1596595270">
          <w:marLeft w:val="0"/>
          <w:marRight w:val="0"/>
          <w:marTop w:val="0"/>
          <w:marBottom w:val="0"/>
          <w:divBdr>
            <w:top w:val="none" w:sz="0" w:space="0" w:color="auto"/>
            <w:left w:val="none" w:sz="0" w:space="0" w:color="auto"/>
            <w:bottom w:val="none" w:sz="0" w:space="0" w:color="auto"/>
            <w:right w:val="none" w:sz="0" w:space="0" w:color="auto"/>
          </w:divBdr>
        </w:div>
        <w:div w:id="1705785475">
          <w:marLeft w:val="0"/>
          <w:marRight w:val="0"/>
          <w:marTop w:val="0"/>
          <w:marBottom w:val="0"/>
          <w:divBdr>
            <w:top w:val="none" w:sz="0" w:space="0" w:color="auto"/>
            <w:left w:val="none" w:sz="0" w:space="0" w:color="auto"/>
            <w:bottom w:val="none" w:sz="0" w:space="0" w:color="auto"/>
            <w:right w:val="none" w:sz="0" w:space="0" w:color="auto"/>
          </w:divBdr>
        </w:div>
        <w:div w:id="1761557863">
          <w:marLeft w:val="0"/>
          <w:marRight w:val="0"/>
          <w:marTop w:val="0"/>
          <w:marBottom w:val="0"/>
          <w:divBdr>
            <w:top w:val="none" w:sz="0" w:space="0" w:color="auto"/>
            <w:left w:val="none" w:sz="0" w:space="0" w:color="auto"/>
            <w:bottom w:val="none" w:sz="0" w:space="0" w:color="auto"/>
            <w:right w:val="none" w:sz="0" w:space="0" w:color="auto"/>
          </w:divBdr>
        </w:div>
        <w:div w:id="1870025447">
          <w:marLeft w:val="0"/>
          <w:marRight w:val="0"/>
          <w:marTop w:val="0"/>
          <w:marBottom w:val="0"/>
          <w:divBdr>
            <w:top w:val="none" w:sz="0" w:space="0" w:color="auto"/>
            <w:left w:val="none" w:sz="0" w:space="0" w:color="auto"/>
            <w:bottom w:val="none" w:sz="0" w:space="0" w:color="auto"/>
            <w:right w:val="none" w:sz="0" w:space="0" w:color="auto"/>
          </w:divBdr>
        </w:div>
        <w:div w:id="1901939603">
          <w:marLeft w:val="0"/>
          <w:marRight w:val="0"/>
          <w:marTop w:val="0"/>
          <w:marBottom w:val="0"/>
          <w:divBdr>
            <w:top w:val="none" w:sz="0" w:space="0" w:color="auto"/>
            <w:left w:val="none" w:sz="0" w:space="0" w:color="auto"/>
            <w:bottom w:val="none" w:sz="0" w:space="0" w:color="auto"/>
            <w:right w:val="none" w:sz="0" w:space="0" w:color="auto"/>
          </w:divBdr>
        </w:div>
        <w:div w:id="1981036906">
          <w:marLeft w:val="0"/>
          <w:marRight w:val="0"/>
          <w:marTop w:val="0"/>
          <w:marBottom w:val="0"/>
          <w:divBdr>
            <w:top w:val="none" w:sz="0" w:space="0" w:color="auto"/>
            <w:left w:val="none" w:sz="0" w:space="0" w:color="auto"/>
            <w:bottom w:val="none" w:sz="0" w:space="0" w:color="auto"/>
            <w:right w:val="none" w:sz="0" w:space="0" w:color="auto"/>
          </w:divBdr>
        </w:div>
        <w:div w:id="2010789893">
          <w:marLeft w:val="0"/>
          <w:marRight w:val="0"/>
          <w:marTop w:val="0"/>
          <w:marBottom w:val="0"/>
          <w:divBdr>
            <w:top w:val="none" w:sz="0" w:space="0" w:color="auto"/>
            <w:left w:val="none" w:sz="0" w:space="0" w:color="auto"/>
            <w:bottom w:val="none" w:sz="0" w:space="0" w:color="auto"/>
            <w:right w:val="none" w:sz="0" w:space="0" w:color="auto"/>
          </w:divBdr>
        </w:div>
        <w:div w:id="2011060314">
          <w:marLeft w:val="0"/>
          <w:marRight w:val="0"/>
          <w:marTop w:val="0"/>
          <w:marBottom w:val="0"/>
          <w:divBdr>
            <w:top w:val="none" w:sz="0" w:space="0" w:color="auto"/>
            <w:left w:val="none" w:sz="0" w:space="0" w:color="auto"/>
            <w:bottom w:val="none" w:sz="0" w:space="0" w:color="auto"/>
            <w:right w:val="none" w:sz="0" w:space="0" w:color="auto"/>
          </w:divBdr>
        </w:div>
        <w:div w:id="2012564591">
          <w:marLeft w:val="0"/>
          <w:marRight w:val="0"/>
          <w:marTop w:val="0"/>
          <w:marBottom w:val="0"/>
          <w:divBdr>
            <w:top w:val="none" w:sz="0" w:space="0" w:color="auto"/>
            <w:left w:val="none" w:sz="0" w:space="0" w:color="auto"/>
            <w:bottom w:val="none" w:sz="0" w:space="0" w:color="auto"/>
            <w:right w:val="none" w:sz="0" w:space="0" w:color="auto"/>
          </w:divBdr>
        </w:div>
        <w:div w:id="2015719728">
          <w:marLeft w:val="0"/>
          <w:marRight w:val="0"/>
          <w:marTop w:val="0"/>
          <w:marBottom w:val="0"/>
          <w:divBdr>
            <w:top w:val="none" w:sz="0" w:space="0" w:color="auto"/>
            <w:left w:val="none" w:sz="0" w:space="0" w:color="auto"/>
            <w:bottom w:val="none" w:sz="0" w:space="0" w:color="auto"/>
            <w:right w:val="none" w:sz="0" w:space="0" w:color="auto"/>
          </w:divBdr>
        </w:div>
        <w:div w:id="2022735719">
          <w:marLeft w:val="0"/>
          <w:marRight w:val="0"/>
          <w:marTop w:val="0"/>
          <w:marBottom w:val="0"/>
          <w:divBdr>
            <w:top w:val="none" w:sz="0" w:space="0" w:color="auto"/>
            <w:left w:val="none" w:sz="0" w:space="0" w:color="auto"/>
            <w:bottom w:val="none" w:sz="0" w:space="0" w:color="auto"/>
            <w:right w:val="none" w:sz="0" w:space="0" w:color="auto"/>
          </w:divBdr>
        </w:div>
        <w:div w:id="2023775247">
          <w:marLeft w:val="0"/>
          <w:marRight w:val="0"/>
          <w:marTop w:val="0"/>
          <w:marBottom w:val="0"/>
          <w:divBdr>
            <w:top w:val="none" w:sz="0" w:space="0" w:color="auto"/>
            <w:left w:val="none" w:sz="0" w:space="0" w:color="auto"/>
            <w:bottom w:val="none" w:sz="0" w:space="0" w:color="auto"/>
            <w:right w:val="none" w:sz="0" w:space="0" w:color="auto"/>
          </w:divBdr>
        </w:div>
      </w:divsChild>
    </w:div>
    <w:div w:id="732046971">
      <w:bodyDiv w:val="1"/>
      <w:marLeft w:val="0"/>
      <w:marRight w:val="0"/>
      <w:marTop w:val="0"/>
      <w:marBottom w:val="0"/>
      <w:divBdr>
        <w:top w:val="none" w:sz="0" w:space="0" w:color="auto"/>
        <w:left w:val="none" w:sz="0" w:space="0" w:color="auto"/>
        <w:bottom w:val="none" w:sz="0" w:space="0" w:color="auto"/>
        <w:right w:val="none" w:sz="0" w:space="0" w:color="auto"/>
      </w:divBdr>
    </w:div>
    <w:div w:id="737677877">
      <w:bodyDiv w:val="1"/>
      <w:marLeft w:val="0"/>
      <w:marRight w:val="0"/>
      <w:marTop w:val="0"/>
      <w:marBottom w:val="0"/>
      <w:divBdr>
        <w:top w:val="none" w:sz="0" w:space="0" w:color="auto"/>
        <w:left w:val="none" w:sz="0" w:space="0" w:color="auto"/>
        <w:bottom w:val="none" w:sz="0" w:space="0" w:color="auto"/>
        <w:right w:val="none" w:sz="0" w:space="0" w:color="auto"/>
      </w:divBdr>
    </w:div>
    <w:div w:id="737870562">
      <w:bodyDiv w:val="1"/>
      <w:marLeft w:val="0"/>
      <w:marRight w:val="0"/>
      <w:marTop w:val="0"/>
      <w:marBottom w:val="0"/>
      <w:divBdr>
        <w:top w:val="none" w:sz="0" w:space="0" w:color="auto"/>
        <w:left w:val="none" w:sz="0" w:space="0" w:color="auto"/>
        <w:bottom w:val="none" w:sz="0" w:space="0" w:color="auto"/>
        <w:right w:val="none" w:sz="0" w:space="0" w:color="auto"/>
      </w:divBdr>
    </w:div>
    <w:div w:id="752354109">
      <w:bodyDiv w:val="1"/>
      <w:marLeft w:val="0"/>
      <w:marRight w:val="0"/>
      <w:marTop w:val="0"/>
      <w:marBottom w:val="0"/>
      <w:divBdr>
        <w:top w:val="none" w:sz="0" w:space="0" w:color="auto"/>
        <w:left w:val="none" w:sz="0" w:space="0" w:color="auto"/>
        <w:bottom w:val="none" w:sz="0" w:space="0" w:color="auto"/>
        <w:right w:val="none" w:sz="0" w:space="0" w:color="auto"/>
      </w:divBdr>
    </w:div>
    <w:div w:id="757408508">
      <w:bodyDiv w:val="1"/>
      <w:marLeft w:val="0"/>
      <w:marRight w:val="0"/>
      <w:marTop w:val="0"/>
      <w:marBottom w:val="0"/>
      <w:divBdr>
        <w:top w:val="none" w:sz="0" w:space="0" w:color="auto"/>
        <w:left w:val="none" w:sz="0" w:space="0" w:color="auto"/>
        <w:bottom w:val="none" w:sz="0" w:space="0" w:color="auto"/>
        <w:right w:val="none" w:sz="0" w:space="0" w:color="auto"/>
      </w:divBdr>
    </w:div>
    <w:div w:id="762653200">
      <w:bodyDiv w:val="1"/>
      <w:marLeft w:val="0"/>
      <w:marRight w:val="0"/>
      <w:marTop w:val="0"/>
      <w:marBottom w:val="0"/>
      <w:divBdr>
        <w:top w:val="none" w:sz="0" w:space="0" w:color="auto"/>
        <w:left w:val="none" w:sz="0" w:space="0" w:color="auto"/>
        <w:bottom w:val="none" w:sz="0" w:space="0" w:color="auto"/>
        <w:right w:val="none" w:sz="0" w:space="0" w:color="auto"/>
      </w:divBdr>
    </w:div>
    <w:div w:id="764886264">
      <w:bodyDiv w:val="1"/>
      <w:marLeft w:val="0"/>
      <w:marRight w:val="0"/>
      <w:marTop w:val="0"/>
      <w:marBottom w:val="0"/>
      <w:divBdr>
        <w:top w:val="none" w:sz="0" w:space="0" w:color="auto"/>
        <w:left w:val="none" w:sz="0" w:space="0" w:color="auto"/>
        <w:bottom w:val="none" w:sz="0" w:space="0" w:color="auto"/>
        <w:right w:val="none" w:sz="0" w:space="0" w:color="auto"/>
      </w:divBdr>
    </w:div>
    <w:div w:id="766971624">
      <w:bodyDiv w:val="1"/>
      <w:marLeft w:val="0"/>
      <w:marRight w:val="0"/>
      <w:marTop w:val="0"/>
      <w:marBottom w:val="0"/>
      <w:divBdr>
        <w:top w:val="none" w:sz="0" w:space="0" w:color="auto"/>
        <w:left w:val="none" w:sz="0" w:space="0" w:color="auto"/>
        <w:bottom w:val="none" w:sz="0" w:space="0" w:color="auto"/>
        <w:right w:val="none" w:sz="0" w:space="0" w:color="auto"/>
      </w:divBdr>
    </w:div>
    <w:div w:id="771630355">
      <w:bodyDiv w:val="1"/>
      <w:marLeft w:val="0"/>
      <w:marRight w:val="0"/>
      <w:marTop w:val="0"/>
      <w:marBottom w:val="0"/>
      <w:divBdr>
        <w:top w:val="none" w:sz="0" w:space="0" w:color="auto"/>
        <w:left w:val="none" w:sz="0" w:space="0" w:color="auto"/>
        <w:bottom w:val="none" w:sz="0" w:space="0" w:color="auto"/>
        <w:right w:val="none" w:sz="0" w:space="0" w:color="auto"/>
      </w:divBdr>
    </w:div>
    <w:div w:id="772363278">
      <w:bodyDiv w:val="1"/>
      <w:marLeft w:val="0"/>
      <w:marRight w:val="0"/>
      <w:marTop w:val="0"/>
      <w:marBottom w:val="0"/>
      <w:divBdr>
        <w:top w:val="none" w:sz="0" w:space="0" w:color="auto"/>
        <w:left w:val="none" w:sz="0" w:space="0" w:color="auto"/>
        <w:bottom w:val="none" w:sz="0" w:space="0" w:color="auto"/>
        <w:right w:val="none" w:sz="0" w:space="0" w:color="auto"/>
      </w:divBdr>
    </w:div>
    <w:div w:id="777064044">
      <w:bodyDiv w:val="1"/>
      <w:marLeft w:val="0"/>
      <w:marRight w:val="0"/>
      <w:marTop w:val="0"/>
      <w:marBottom w:val="0"/>
      <w:divBdr>
        <w:top w:val="none" w:sz="0" w:space="0" w:color="auto"/>
        <w:left w:val="none" w:sz="0" w:space="0" w:color="auto"/>
        <w:bottom w:val="none" w:sz="0" w:space="0" w:color="auto"/>
        <w:right w:val="none" w:sz="0" w:space="0" w:color="auto"/>
      </w:divBdr>
    </w:div>
    <w:div w:id="779568096">
      <w:bodyDiv w:val="1"/>
      <w:marLeft w:val="0"/>
      <w:marRight w:val="0"/>
      <w:marTop w:val="0"/>
      <w:marBottom w:val="0"/>
      <w:divBdr>
        <w:top w:val="none" w:sz="0" w:space="0" w:color="auto"/>
        <w:left w:val="none" w:sz="0" w:space="0" w:color="auto"/>
        <w:bottom w:val="none" w:sz="0" w:space="0" w:color="auto"/>
        <w:right w:val="none" w:sz="0" w:space="0" w:color="auto"/>
      </w:divBdr>
    </w:div>
    <w:div w:id="781803288">
      <w:bodyDiv w:val="1"/>
      <w:marLeft w:val="0"/>
      <w:marRight w:val="0"/>
      <w:marTop w:val="0"/>
      <w:marBottom w:val="0"/>
      <w:divBdr>
        <w:top w:val="none" w:sz="0" w:space="0" w:color="auto"/>
        <w:left w:val="none" w:sz="0" w:space="0" w:color="auto"/>
        <w:bottom w:val="none" w:sz="0" w:space="0" w:color="auto"/>
        <w:right w:val="none" w:sz="0" w:space="0" w:color="auto"/>
      </w:divBdr>
    </w:div>
    <w:div w:id="798449386">
      <w:bodyDiv w:val="1"/>
      <w:marLeft w:val="0"/>
      <w:marRight w:val="0"/>
      <w:marTop w:val="0"/>
      <w:marBottom w:val="0"/>
      <w:divBdr>
        <w:top w:val="none" w:sz="0" w:space="0" w:color="auto"/>
        <w:left w:val="none" w:sz="0" w:space="0" w:color="auto"/>
        <w:bottom w:val="none" w:sz="0" w:space="0" w:color="auto"/>
        <w:right w:val="none" w:sz="0" w:space="0" w:color="auto"/>
      </w:divBdr>
    </w:div>
    <w:div w:id="805390561">
      <w:bodyDiv w:val="1"/>
      <w:marLeft w:val="0"/>
      <w:marRight w:val="0"/>
      <w:marTop w:val="0"/>
      <w:marBottom w:val="0"/>
      <w:divBdr>
        <w:top w:val="none" w:sz="0" w:space="0" w:color="auto"/>
        <w:left w:val="none" w:sz="0" w:space="0" w:color="auto"/>
        <w:bottom w:val="none" w:sz="0" w:space="0" w:color="auto"/>
        <w:right w:val="none" w:sz="0" w:space="0" w:color="auto"/>
      </w:divBdr>
    </w:div>
    <w:div w:id="805585447">
      <w:bodyDiv w:val="1"/>
      <w:marLeft w:val="0"/>
      <w:marRight w:val="0"/>
      <w:marTop w:val="0"/>
      <w:marBottom w:val="0"/>
      <w:divBdr>
        <w:top w:val="none" w:sz="0" w:space="0" w:color="auto"/>
        <w:left w:val="none" w:sz="0" w:space="0" w:color="auto"/>
        <w:bottom w:val="none" w:sz="0" w:space="0" w:color="auto"/>
        <w:right w:val="none" w:sz="0" w:space="0" w:color="auto"/>
      </w:divBdr>
    </w:div>
    <w:div w:id="808788284">
      <w:bodyDiv w:val="1"/>
      <w:marLeft w:val="0"/>
      <w:marRight w:val="0"/>
      <w:marTop w:val="0"/>
      <w:marBottom w:val="0"/>
      <w:divBdr>
        <w:top w:val="none" w:sz="0" w:space="0" w:color="auto"/>
        <w:left w:val="none" w:sz="0" w:space="0" w:color="auto"/>
        <w:bottom w:val="none" w:sz="0" w:space="0" w:color="auto"/>
        <w:right w:val="none" w:sz="0" w:space="0" w:color="auto"/>
      </w:divBdr>
    </w:div>
    <w:div w:id="810905985">
      <w:bodyDiv w:val="1"/>
      <w:marLeft w:val="0"/>
      <w:marRight w:val="0"/>
      <w:marTop w:val="0"/>
      <w:marBottom w:val="0"/>
      <w:divBdr>
        <w:top w:val="none" w:sz="0" w:space="0" w:color="auto"/>
        <w:left w:val="none" w:sz="0" w:space="0" w:color="auto"/>
        <w:bottom w:val="none" w:sz="0" w:space="0" w:color="auto"/>
        <w:right w:val="none" w:sz="0" w:space="0" w:color="auto"/>
      </w:divBdr>
    </w:div>
    <w:div w:id="817957066">
      <w:bodyDiv w:val="1"/>
      <w:marLeft w:val="0"/>
      <w:marRight w:val="0"/>
      <w:marTop w:val="0"/>
      <w:marBottom w:val="0"/>
      <w:divBdr>
        <w:top w:val="none" w:sz="0" w:space="0" w:color="auto"/>
        <w:left w:val="none" w:sz="0" w:space="0" w:color="auto"/>
        <w:bottom w:val="none" w:sz="0" w:space="0" w:color="auto"/>
        <w:right w:val="none" w:sz="0" w:space="0" w:color="auto"/>
      </w:divBdr>
    </w:div>
    <w:div w:id="819807734">
      <w:bodyDiv w:val="1"/>
      <w:marLeft w:val="0"/>
      <w:marRight w:val="0"/>
      <w:marTop w:val="0"/>
      <w:marBottom w:val="0"/>
      <w:divBdr>
        <w:top w:val="none" w:sz="0" w:space="0" w:color="auto"/>
        <w:left w:val="none" w:sz="0" w:space="0" w:color="auto"/>
        <w:bottom w:val="none" w:sz="0" w:space="0" w:color="auto"/>
        <w:right w:val="none" w:sz="0" w:space="0" w:color="auto"/>
      </w:divBdr>
    </w:div>
    <w:div w:id="820075220">
      <w:bodyDiv w:val="1"/>
      <w:marLeft w:val="0"/>
      <w:marRight w:val="0"/>
      <w:marTop w:val="0"/>
      <w:marBottom w:val="0"/>
      <w:divBdr>
        <w:top w:val="none" w:sz="0" w:space="0" w:color="auto"/>
        <w:left w:val="none" w:sz="0" w:space="0" w:color="auto"/>
        <w:bottom w:val="none" w:sz="0" w:space="0" w:color="auto"/>
        <w:right w:val="none" w:sz="0" w:space="0" w:color="auto"/>
      </w:divBdr>
    </w:div>
    <w:div w:id="838040314">
      <w:bodyDiv w:val="1"/>
      <w:marLeft w:val="0"/>
      <w:marRight w:val="0"/>
      <w:marTop w:val="0"/>
      <w:marBottom w:val="0"/>
      <w:divBdr>
        <w:top w:val="none" w:sz="0" w:space="0" w:color="auto"/>
        <w:left w:val="none" w:sz="0" w:space="0" w:color="auto"/>
        <w:bottom w:val="none" w:sz="0" w:space="0" w:color="auto"/>
        <w:right w:val="none" w:sz="0" w:space="0" w:color="auto"/>
      </w:divBdr>
    </w:div>
    <w:div w:id="850342107">
      <w:bodyDiv w:val="1"/>
      <w:marLeft w:val="0"/>
      <w:marRight w:val="0"/>
      <w:marTop w:val="0"/>
      <w:marBottom w:val="0"/>
      <w:divBdr>
        <w:top w:val="none" w:sz="0" w:space="0" w:color="auto"/>
        <w:left w:val="none" w:sz="0" w:space="0" w:color="auto"/>
        <w:bottom w:val="none" w:sz="0" w:space="0" w:color="auto"/>
        <w:right w:val="none" w:sz="0" w:space="0" w:color="auto"/>
      </w:divBdr>
    </w:div>
    <w:div w:id="851841637">
      <w:bodyDiv w:val="1"/>
      <w:marLeft w:val="0"/>
      <w:marRight w:val="0"/>
      <w:marTop w:val="0"/>
      <w:marBottom w:val="0"/>
      <w:divBdr>
        <w:top w:val="none" w:sz="0" w:space="0" w:color="auto"/>
        <w:left w:val="none" w:sz="0" w:space="0" w:color="auto"/>
        <w:bottom w:val="none" w:sz="0" w:space="0" w:color="auto"/>
        <w:right w:val="none" w:sz="0" w:space="0" w:color="auto"/>
      </w:divBdr>
    </w:div>
    <w:div w:id="878981288">
      <w:bodyDiv w:val="1"/>
      <w:marLeft w:val="0"/>
      <w:marRight w:val="0"/>
      <w:marTop w:val="0"/>
      <w:marBottom w:val="0"/>
      <w:divBdr>
        <w:top w:val="none" w:sz="0" w:space="0" w:color="auto"/>
        <w:left w:val="none" w:sz="0" w:space="0" w:color="auto"/>
        <w:bottom w:val="none" w:sz="0" w:space="0" w:color="auto"/>
        <w:right w:val="none" w:sz="0" w:space="0" w:color="auto"/>
      </w:divBdr>
    </w:div>
    <w:div w:id="896627671">
      <w:bodyDiv w:val="1"/>
      <w:marLeft w:val="0"/>
      <w:marRight w:val="0"/>
      <w:marTop w:val="0"/>
      <w:marBottom w:val="0"/>
      <w:divBdr>
        <w:top w:val="none" w:sz="0" w:space="0" w:color="auto"/>
        <w:left w:val="none" w:sz="0" w:space="0" w:color="auto"/>
        <w:bottom w:val="none" w:sz="0" w:space="0" w:color="auto"/>
        <w:right w:val="none" w:sz="0" w:space="0" w:color="auto"/>
      </w:divBdr>
    </w:div>
    <w:div w:id="909003862">
      <w:bodyDiv w:val="1"/>
      <w:marLeft w:val="0"/>
      <w:marRight w:val="0"/>
      <w:marTop w:val="0"/>
      <w:marBottom w:val="0"/>
      <w:divBdr>
        <w:top w:val="none" w:sz="0" w:space="0" w:color="auto"/>
        <w:left w:val="none" w:sz="0" w:space="0" w:color="auto"/>
        <w:bottom w:val="none" w:sz="0" w:space="0" w:color="auto"/>
        <w:right w:val="none" w:sz="0" w:space="0" w:color="auto"/>
      </w:divBdr>
      <w:divsChild>
        <w:div w:id="766850375">
          <w:marLeft w:val="0"/>
          <w:marRight w:val="0"/>
          <w:marTop w:val="0"/>
          <w:marBottom w:val="0"/>
          <w:divBdr>
            <w:top w:val="none" w:sz="0" w:space="0" w:color="auto"/>
            <w:left w:val="none" w:sz="0" w:space="0" w:color="auto"/>
            <w:bottom w:val="none" w:sz="0" w:space="0" w:color="auto"/>
            <w:right w:val="none" w:sz="0" w:space="0" w:color="auto"/>
          </w:divBdr>
        </w:div>
        <w:div w:id="1090196664">
          <w:marLeft w:val="0"/>
          <w:marRight w:val="0"/>
          <w:marTop w:val="0"/>
          <w:marBottom w:val="0"/>
          <w:divBdr>
            <w:top w:val="none" w:sz="0" w:space="0" w:color="auto"/>
            <w:left w:val="none" w:sz="0" w:space="0" w:color="auto"/>
            <w:bottom w:val="none" w:sz="0" w:space="0" w:color="auto"/>
            <w:right w:val="none" w:sz="0" w:space="0" w:color="auto"/>
          </w:divBdr>
        </w:div>
        <w:div w:id="1427386103">
          <w:marLeft w:val="0"/>
          <w:marRight w:val="0"/>
          <w:marTop w:val="0"/>
          <w:marBottom w:val="0"/>
          <w:divBdr>
            <w:top w:val="none" w:sz="0" w:space="0" w:color="auto"/>
            <w:left w:val="none" w:sz="0" w:space="0" w:color="auto"/>
            <w:bottom w:val="none" w:sz="0" w:space="0" w:color="auto"/>
            <w:right w:val="none" w:sz="0" w:space="0" w:color="auto"/>
          </w:divBdr>
        </w:div>
        <w:div w:id="1481268614">
          <w:marLeft w:val="0"/>
          <w:marRight w:val="0"/>
          <w:marTop w:val="0"/>
          <w:marBottom w:val="0"/>
          <w:divBdr>
            <w:top w:val="none" w:sz="0" w:space="0" w:color="auto"/>
            <w:left w:val="none" w:sz="0" w:space="0" w:color="auto"/>
            <w:bottom w:val="none" w:sz="0" w:space="0" w:color="auto"/>
            <w:right w:val="none" w:sz="0" w:space="0" w:color="auto"/>
          </w:divBdr>
        </w:div>
        <w:div w:id="1489518971">
          <w:marLeft w:val="0"/>
          <w:marRight w:val="0"/>
          <w:marTop w:val="0"/>
          <w:marBottom w:val="0"/>
          <w:divBdr>
            <w:top w:val="none" w:sz="0" w:space="0" w:color="auto"/>
            <w:left w:val="none" w:sz="0" w:space="0" w:color="auto"/>
            <w:bottom w:val="none" w:sz="0" w:space="0" w:color="auto"/>
            <w:right w:val="none" w:sz="0" w:space="0" w:color="auto"/>
          </w:divBdr>
        </w:div>
        <w:div w:id="2000452539">
          <w:marLeft w:val="0"/>
          <w:marRight w:val="0"/>
          <w:marTop w:val="0"/>
          <w:marBottom w:val="0"/>
          <w:divBdr>
            <w:top w:val="none" w:sz="0" w:space="0" w:color="auto"/>
            <w:left w:val="none" w:sz="0" w:space="0" w:color="auto"/>
            <w:bottom w:val="none" w:sz="0" w:space="0" w:color="auto"/>
            <w:right w:val="none" w:sz="0" w:space="0" w:color="auto"/>
          </w:divBdr>
        </w:div>
        <w:div w:id="2008091130">
          <w:marLeft w:val="0"/>
          <w:marRight w:val="0"/>
          <w:marTop w:val="0"/>
          <w:marBottom w:val="0"/>
          <w:divBdr>
            <w:top w:val="none" w:sz="0" w:space="0" w:color="auto"/>
            <w:left w:val="none" w:sz="0" w:space="0" w:color="auto"/>
            <w:bottom w:val="none" w:sz="0" w:space="0" w:color="auto"/>
            <w:right w:val="none" w:sz="0" w:space="0" w:color="auto"/>
          </w:divBdr>
        </w:div>
        <w:div w:id="2116047736">
          <w:marLeft w:val="0"/>
          <w:marRight w:val="0"/>
          <w:marTop w:val="0"/>
          <w:marBottom w:val="0"/>
          <w:divBdr>
            <w:top w:val="none" w:sz="0" w:space="0" w:color="auto"/>
            <w:left w:val="none" w:sz="0" w:space="0" w:color="auto"/>
            <w:bottom w:val="none" w:sz="0" w:space="0" w:color="auto"/>
            <w:right w:val="none" w:sz="0" w:space="0" w:color="auto"/>
          </w:divBdr>
        </w:div>
      </w:divsChild>
    </w:div>
    <w:div w:id="918519121">
      <w:bodyDiv w:val="1"/>
      <w:marLeft w:val="0"/>
      <w:marRight w:val="0"/>
      <w:marTop w:val="0"/>
      <w:marBottom w:val="0"/>
      <w:divBdr>
        <w:top w:val="none" w:sz="0" w:space="0" w:color="auto"/>
        <w:left w:val="none" w:sz="0" w:space="0" w:color="auto"/>
        <w:bottom w:val="none" w:sz="0" w:space="0" w:color="auto"/>
        <w:right w:val="none" w:sz="0" w:space="0" w:color="auto"/>
      </w:divBdr>
    </w:div>
    <w:div w:id="919172098">
      <w:bodyDiv w:val="1"/>
      <w:marLeft w:val="0"/>
      <w:marRight w:val="0"/>
      <w:marTop w:val="0"/>
      <w:marBottom w:val="0"/>
      <w:divBdr>
        <w:top w:val="none" w:sz="0" w:space="0" w:color="auto"/>
        <w:left w:val="none" w:sz="0" w:space="0" w:color="auto"/>
        <w:bottom w:val="none" w:sz="0" w:space="0" w:color="auto"/>
        <w:right w:val="none" w:sz="0" w:space="0" w:color="auto"/>
      </w:divBdr>
    </w:div>
    <w:div w:id="922030972">
      <w:bodyDiv w:val="1"/>
      <w:marLeft w:val="0"/>
      <w:marRight w:val="0"/>
      <w:marTop w:val="0"/>
      <w:marBottom w:val="0"/>
      <w:divBdr>
        <w:top w:val="none" w:sz="0" w:space="0" w:color="auto"/>
        <w:left w:val="none" w:sz="0" w:space="0" w:color="auto"/>
        <w:bottom w:val="none" w:sz="0" w:space="0" w:color="auto"/>
        <w:right w:val="none" w:sz="0" w:space="0" w:color="auto"/>
      </w:divBdr>
    </w:div>
    <w:div w:id="927157186">
      <w:bodyDiv w:val="1"/>
      <w:marLeft w:val="0"/>
      <w:marRight w:val="0"/>
      <w:marTop w:val="0"/>
      <w:marBottom w:val="0"/>
      <w:divBdr>
        <w:top w:val="none" w:sz="0" w:space="0" w:color="auto"/>
        <w:left w:val="none" w:sz="0" w:space="0" w:color="auto"/>
        <w:bottom w:val="none" w:sz="0" w:space="0" w:color="auto"/>
        <w:right w:val="none" w:sz="0" w:space="0" w:color="auto"/>
      </w:divBdr>
    </w:div>
    <w:div w:id="929697900">
      <w:bodyDiv w:val="1"/>
      <w:marLeft w:val="0"/>
      <w:marRight w:val="0"/>
      <w:marTop w:val="0"/>
      <w:marBottom w:val="0"/>
      <w:divBdr>
        <w:top w:val="none" w:sz="0" w:space="0" w:color="auto"/>
        <w:left w:val="none" w:sz="0" w:space="0" w:color="auto"/>
        <w:bottom w:val="none" w:sz="0" w:space="0" w:color="auto"/>
        <w:right w:val="none" w:sz="0" w:space="0" w:color="auto"/>
      </w:divBdr>
    </w:div>
    <w:div w:id="931282983">
      <w:bodyDiv w:val="1"/>
      <w:marLeft w:val="0"/>
      <w:marRight w:val="0"/>
      <w:marTop w:val="0"/>
      <w:marBottom w:val="0"/>
      <w:divBdr>
        <w:top w:val="none" w:sz="0" w:space="0" w:color="auto"/>
        <w:left w:val="none" w:sz="0" w:space="0" w:color="auto"/>
        <w:bottom w:val="none" w:sz="0" w:space="0" w:color="auto"/>
        <w:right w:val="none" w:sz="0" w:space="0" w:color="auto"/>
      </w:divBdr>
    </w:div>
    <w:div w:id="947546857">
      <w:bodyDiv w:val="1"/>
      <w:marLeft w:val="0"/>
      <w:marRight w:val="0"/>
      <w:marTop w:val="0"/>
      <w:marBottom w:val="0"/>
      <w:divBdr>
        <w:top w:val="none" w:sz="0" w:space="0" w:color="auto"/>
        <w:left w:val="none" w:sz="0" w:space="0" w:color="auto"/>
        <w:bottom w:val="none" w:sz="0" w:space="0" w:color="auto"/>
        <w:right w:val="none" w:sz="0" w:space="0" w:color="auto"/>
      </w:divBdr>
    </w:div>
    <w:div w:id="948701955">
      <w:bodyDiv w:val="1"/>
      <w:marLeft w:val="0"/>
      <w:marRight w:val="0"/>
      <w:marTop w:val="0"/>
      <w:marBottom w:val="0"/>
      <w:divBdr>
        <w:top w:val="none" w:sz="0" w:space="0" w:color="auto"/>
        <w:left w:val="none" w:sz="0" w:space="0" w:color="auto"/>
        <w:bottom w:val="none" w:sz="0" w:space="0" w:color="auto"/>
        <w:right w:val="none" w:sz="0" w:space="0" w:color="auto"/>
      </w:divBdr>
    </w:div>
    <w:div w:id="955405716">
      <w:bodyDiv w:val="1"/>
      <w:marLeft w:val="0"/>
      <w:marRight w:val="0"/>
      <w:marTop w:val="0"/>
      <w:marBottom w:val="0"/>
      <w:divBdr>
        <w:top w:val="none" w:sz="0" w:space="0" w:color="auto"/>
        <w:left w:val="none" w:sz="0" w:space="0" w:color="auto"/>
        <w:bottom w:val="none" w:sz="0" w:space="0" w:color="auto"/>
        <w:right w:val="none" w:sz="0" w:space="0" w:color="auto"/>
      </w:divBdr>
    </w:div>
    <w:div w:id="966466656">
      <w:bodyDiv w:val="1"/>
      <w:marLeft w:val="0"/>
      <w:marRight w:val="0"/>
      <w:marTop w:val="0"/>
      <w:marBottom w:val="0"/>
      <w:divBdr>
        <w:top w:val="none" w:sz="0" w:space="0" w:color="auto"/>
        <w:left w:val="none" w:sz="0" w:space="0" w:color="auto"/>
        <w:bottom w:val="none" w:sz="0" w:space="0" w:color="auto"/>
        <w:right w:val="none" w:sz="0" w:space="0" w:color="auto"/>
      </w:divBdr>
    </w:div>
    <w:div w:id="1011832645">
      <w:bodyDiv w:val="1"/>
      <w:marLeft w:val="0"/>
      <w:marRight w:val="0"/>
      <w:marTop w:val="0"/>
      <w:marBottom w:val="0"/>
      <w:divBdr>
        <w:top w:val="none" w:sz="0" w:space="0" w:color="auto"/>
        <w:left w:val="none" w:sz="0" w:space="0" w:color="auto"/>
        <w:bottom w:val="none" w:sz="0" w:space="0" w:color="auto"/>
        <w:right w:val="none" w:sz="0" w:space="0" w:color="auto"/>
      </w:divBdr>
    </w:div>
    <w:div w:id="1016686786">
      <w:bodyDiv w:val="1"/>
      <w:marLeft w:val="0"/>
      <w:marRight w:val="0"/>
      <w:marTop w:val="0"/>
      <w:marBottom w:val="0"/>
      <w:divBdr>
        <w:top w:val="none" w:sz="0" w:space="0" w:color="auto"/>
        <w:left w:val="none" w:sz="0" w:space="0" w:color="auto"/>
        <w:bottom w:val="none" w:sz="0" w:space="0" w:color="auto"/>
        <w:right w:val="none" w:sz="0" w:space="0" w:color="auto"/>
      </w:divBdr>
    </w:div>
    <w:div w:id="1018964750">
      <w:bodyDiv w:val="1"/>
      <w:marLeft w:val="0"/>
      <w:marRight w:val="0"/>
      <w:marTop w:val="0"/>
      <w:marBottom w:val="0"/>
      <w:divBdr>
        <w:top w:val="none" w:sz="0" w:space="0" w:color="auto"/>
        <w:left w:val="none" w:sz="0" w:space="0" w:color="auto"/>
        <w:bottom w:val="none" w:sz="0" w:space="0" w:color="auto"/>
        <w:right w:val="none" w:sz="0" w:space="0" w:color="auto"/>
      </w:divBdr>
    </w:div>
    <w:div w:id="1035616944">
      <w:bodyDiv w:val="1"/>
      <w:marLeft w:val="0"/>
      <w:marRight w:val="0"/>
      <w:marTop w:val="0"/>
      <w:marBottom w:val="0"/>
      <w:divBdr>
        <w:top w:val="none" w:sz="0" w:space="0" w:color="auto"/>
        <w:left w:val="none" w:sz="0" w:space="0" w:color="auto"/>
        <w:bottom w:val="none" w:sz="0" w:space="0" w:color="auto"/>
        <w:right w:val="none" w:sz="0" w:space="0" w:color="auto"/>
      </w:divBdr>
    </w:div>
    <w:div w:id="1040783198">
      <w:bodyDiv w:val="1"/>
      <w:marLeft w:val="0"/>
      <w:marRight w:val="0"/>
      <w:marTop w:val="0"/>
      <w:marBottom w:val="0"/>
      <w:divBdr>
        <w:top w:val="none" w:sz="0" w:space="0" w:color="auto"/>
        <w:left w:val="none" w:sz="0" w:space="0" w:color="auto"/>
        <w:bottom w:val="none" w:sz="0" w:space="0" w:color="auto"/>
        <w:right w:val="none" w:sz="0" w:space="0" w:color="auto"/>
      </w:divBdr>
      <w:divsChild>
        <w:div w:id="397560358">
          <w:marLeft w:val="0"/>
          <w:marRight w:val="0"/>
          <w:marTop w:val="0"/>
          <w:marBottom w:val="0"/>
          <w:divBdr>
            <w:top w:val="none" w:sz="0" w:space="0" w:color="auto"/>
            <w:left w:val="none" w:sz="0" w:space="0" w:color="auto"/>
            <w:bottom w:val="none" w:sz="0" w:space="0" w:color="auto"/>
            <w:right w:val="none" w:sz="0" w:space="0" w:color="auto"/>
          </w:divBdr>
          <w:divsChild>
            <w:div w:id="41250095">
              <w:marLeft w:val="0"/>
              <w:marRight w:val="0"/>
              <w:marTop w:val="0"/>
              <w:marBottom w:val="0"/>
              <w:divBdr>
                <w:top w:val="none" w:sz="0" w:space="0" w:color="auto"/>
                <w:left w:val="none" w:sz="0" w:space="0" w:color="auto"/>
                <w:bottom w:val="none" w:sz="0" w:space="0" w:color="auto"/>
                <w:right w:val="none" w:sz="0" w:space="0" w:color="auto"/>
              </w:divBdr>
            </w:div>
            <w:div w:id="147405142">
              <w:marLeft w:val="0"/>
              <w:marRight w:val="0"/>
              <w:marTop w:val="0"/>
              <w:marBottom w:val="0"/>
              <w:divBdr>
                <w:top w:val="none" w:sz="0" w:space="0" w:color="auto"/>
                <w:left w:val="none" w:sz="0" w:space="0" w:color="auto"/>
                <w:bottom w:val="none" w:sz="0" w:space="0" w:color="auto"/>
                <w:right w:val="none" w:sz="0" w:space="0" w:color="auto"/>
              </w:divBdr>
            </w:div>
            <w:div w:id="185482496">
              <w:marLeft w:val="0"/>
              <w:marRight w:val="0"/>
              <w:marTop w:val="0"/>
              <w:marBottom w:val="0"/>
              <w:divBdr>
                <w:top w:val="none" w:sz="0" w:space="0" w:color="auto"/>
                <w:left w:val="none" w:sz="0" w:space="0" w:color="auto"/>
                <w:bottom w:val="none" w:sz="0" w:space="0" w:color="auto"/>
                <w:right w:val="none" w:sz="0" w:space="0" w:color="auto"/>
              </w:divBdr>
            </w:div>
            <w:div w:id="197940291">
              <w:marLeft w:val="0"/>
              <w:marRight w:val="0"/>
              <w:marTop w:val="0"/>
              <w:marBottom w:val="0"/>
              <w:divBdr>
                <w:top w:val="none" w:sz="0" w:space="0" w:color="auto"/>
                <w:left w:val="none" w:sz="0" w:space="0" w:color="auto"/>
                <w:bottom w:val="none" w:sz="0" w:space="0" w:color="auto"/>
                <w:right w:val="none" w:sz="0" w:space="0" w:color="auto"/>
              </w:divBdr>
            </w:div>
            <w:div w:id="201288606">
              <w:marLeft w:val="0"/>
              <w:marRight w:val="0"/>
              <w:marTop w:val="0"/>
              <w:marBottom w:val="0"/>
              <w:divBdr>
                <w:top w:val="none" w:sz="0" w:space="0" w:color="auto"/>
                <w:left w:val="none" w:sz="0" w:space="0" w:color="auto"/>
                <w:bottom w:val="none" w:sz="0" w:space="0" w:color="auto"/>
                <w:right w:val="none" w:sz="0" w:space="0" w:color="auto"/>
              </w:divBdr>
            </w:div>
            <w:div w:id="213466814">
              <w:marLeft w:val="0"/>
              <w:marRight w:val="0"/>
              <w:marTop w:val="0"/>
              <w:marBottom w:val="0"/>
              <w:divBdr>
                <w:top w:val="none" w:sz="0" w:space="0" w:color="auto"/>
                <w:left w:val="none" w:sz="0" w:space="0" w:color="auto"/>
                <w:bottom w:val="none" w:sz="0" w:space="0" w:color="auto"/>
                <w:right w:val="none" w:sz="0" w:space="0" w:color="auto"/>
              </w:divBdr>
            </w:div>
            <w:div w:id="259065707">
              <w:marLeft w:val="0"/>
              <w:marRight w:val="0"/>
              <w:marTop w:val="0"/>
              <w:marBottom w:val="0"/>
              <w:divBdr>
                <w:top w:val="none" w:sz="0" w:space="0" w:color="auto"/>
                <w:left w:val="none" w:sz="0" w:space="0" w:color="auto"/>
                <w:bottom w:val="none" w:sz="0" w:space="0" w:color="auto"/>
                <w:right w:val="none" w:sz="0" w:space="0" w:color="auto"/>
              </w:divBdr>
            </w:div>
            <w:div w:id="310211133">
              <w:marLeft w:val="0"/>
              <w:marRight w:val="0"/>
              <w:marTop w:val="0"/>
              <w:marBottom w:val="0"/>
              <w:divBdr>
                <w:top w:val="none" w:sz="0" w:space="0" w:color="auto"/>
                <w:left w:val="none" w:sz="0" w:space="0" w:color="auto"/>
                <w:bottom w:val="none" w:sz="0" w:space="0" w:color="auto"/>
                <w:right w:val="none" w:sz="0" w:space="0" w:color="auto"/>
              </w:divBdr>
            </w:div>
            <w:div w:id="351885133">
              <w:marLeft w:val="0"/>
              <w:marRight w:val="0"/>
              <w:marTop w:val="0"/>
              <w:marBottom w:val="0"/>
              <w:divBdr>
                <w:top w:val="none" w:sz="0" w:space="0" w:color="auto"/>
                <w:left w:val="none" w:sz="0" w:space="0" w:color="auto"/>
                <w:bottom w:val="none" w:sz="0" w:space="0" w:color="auto"/>
                <w:right w:val="none" w:sz="0" w:space="0" w:color="auto"/>
              </w:divBdr>
            </w:div>
            <w:div w:id="363486863">
              <w:marLeft w:val="0"/>
              <w:marRight w:val="0"/>
              <w:marTop w:val="0"/>
              <w:marBottom w:val="0"/>
              <w:divBdr>
                <w:top w:val="none" w:sz="0" w:space="0" w:color="auto"/>
                <w:left w:val="none" w:sz="0" w:space="0" w:color="auto"/>
                <w:bottom w:val="none" w:sz="0" w:space="0" w:color="auto"/>
                <w:right w:val="none" w:sz="0" w:space="0" w:color="auto"/>
              </w:divBdr>
            </w:div>
            <w:div w:id="471678499">
              <w:marLeft w:val="0"/>
              <w:marRight w:val="0"/>
              <w:marTop w:val="0"/>
              <w:marBottom w:val="0"/>
              <w:divBdr>
                <w:top w:val="none" w:sz="0" w:space="0" w:color="auto"/>
                <w:left w:val="none" w:sz="0" w:space="0" w:color="auto"/>
                <w:bottom w:val="none" w:sz="0" w:space="0" w:color="auto"/>
                <w:right w:val="none" w:sz="0" w:space="0" w:color="auto"/>
              </w:divBdr>
            </w:div>
            <w:div w:id="491682559">
              <w:marLeft w:val="0"/>
              <w:marRight w:val="0"/>
              <w:marTop w:val="0"/>
              <w:marBottom w:val="0"/>
              <w:divBdr>
                <w:top w:val="none" w:sz="0" w:space="0" w:color="auto"/>
                <w:left w:val="none" w:sz="0" w:space="0" w:color="auto"/>
                <w:bottom w:val="none" w:sz="0" w:space="0" w:color="auto"/>
                <w:right w:val="none" w:sz="0" w:space="0" w:color="auto"/>
              </w:divBdr>
            </w:div>
            <w:div w:id="588541357">
              <w:marLeft w:val="0"/>
              <w:marRight w:val="0"/>
              <w:marTop w:val="0"/>
              <w:marBottom w:val="0"/>
              <w:divBdr>
                <w:top w:val="none" w:sz="0" w:space="0" w:color="auto"/>
                <w:left w:val="none" w:sz="0" w:space="0" w:color="auto"/>
                <w:bottom w:val="none" w:sz="0" w:space="0" w:color="auto"/>
                <w:right w:val="none" w:sz="0" w:space="0" w:color="auto"/>
              </w:divBdr>
            </w:div>
            <w:div w:id="735397858">
              <w:marLeft w:val="0"/>
              <w:marRight w:val="0"/>
              <w:marTop w:val="0"/>
              <w:marBottom w:val="0"/>
              <w:divBdr>
                <w:top w:val="none" w:sz="0" w:space="0" w:color="auto"/>
                <w:left w:val="none" w:sz="0" w:space="0" w:color="auto"/>
                <w:bottom w:val="none" w:sz="0" w:space="0" w:color="auto"/>
                <w:right w:val="none" w:sz="0" w:space="0" w:color="auto"/>
              </w:divBdr>
            </w:div>
            <w:div w:id="780228303">
              <w:marLeft w:val="0"/>
              <w:marRight w:val="0"/>
              <w:marTop w:val="0"/>
              <w:marBottom w:val="0"/>
              <w:divBdr>
                <w:top w:val="none" w:sz="0" w:space="0" w:color="auto"/>
                <w:left w:val="none" w:sz="0" w:space="0" w:color="auto"/>
                <w:bottom w:val="none" w:sz="0" w:space="0" w:color="auto"/>
                <w:right w:val="none" w:sz="0" w:space="0" w:color="auto"/>
              </w:divBdr>
            </w:div>
            <w:div w:id="798915172">
              <w:marLeft w:val="0"/>
              <w:marRight w:val="0"/>
              <w:marTop w:val="0"/>
              <w:marBottom w:val="0"/>
              <w:divBdr>
                <w:top w:val="none" w:sz="0" w:space="0" w:color="auto"/>
                <w:left w:val="none" w:sz="0" w:space="0" w:color="auto"/>
                <w:bottom w:val="none" w:sz="0" w:space="0" w:color="auto"/>
                <w:right w:val="none" w:sz="0" w:space="0" w:color="auto"/>
              </w:divBdr>
            </w:div>
            <w:div w:id="857155011">
              <w:marLeft w:val="0"/>
              <w:marRight w:val="0"/>
              <w:marTop w:val="0"/>
              <w:marBottom w:val="0"/>
              <w:divBdr>
                <w:top w:val="none" w:sz="0" w:space="0" w:color="auto"/>
                <w:left w:val="none" w:sz="0" w:space="0" w:color="auto"/>
                <w:bottom w:val="none" w:sz="0" w:space="0" w:color="auto"/>
                <w:right w:val="none" w:sz="0" w:space="0" w:color="auto"/>
              </w:divBdr>
            </w:div>
            <w:div w:id="859899151">
              <w:marLeft w:val="0"/>
              <w:marRight w:val="0"/>
              <w:marTop w:val="0"/>
              <w:marBottom w:val="0"/>
              <w:divBdr>
                <w:top w:val="none" w:sz="0" w:space="0" w:color="auto"/>
                <w:left w:val="none" w:sz="0" w:space="0" w:color="auto"/>
                <w:bottom w:val="none" w:sz="0" w:space="0" w:color="auto"/>
                <w:right w:val="none" w:sz="0" w:space="0" w:color="auto"/>
              </w:divBdr>
            </w:div>
            <w:div w:id="912079496">
              <w:marLeft w:val="0"/>
              <w:marRight w:val="0"/>
              <w:marTop w:val="0"/>
              <w:marBottom w:val="0"/>
              <w:divBdr>
                <w:top w:val="none" w:sz="0" w:space="0" w:color="auto"/>
                <w:left w:val="none" w:sz="0" w:space="0" w:color="auto"/>
                <w:bottom w:val="none" w:sz="0" w:space="0" w:color="auto"/>
                <w:right w:val="none" w:sz="0" w:space="0" w:color="auto"/>
              </w:divBdr>
            </w:div>
            <w:div w:id="955673099">
              <w:marLeft w:val="0"/>
              <w:marRight w:val="0"/>
              <w:marTop w:val="0"/>
              <w:marBottom w:val="0"/>
              <w:divBdr>
                <w:top w:val="none" w:sz="0" w:space="0" w:color="auto"/>
                <w:left w:val="none" w:sz="0" w:space="0" w:color="auto"/>
                <w:bottom w:val="none" w:sz="0" w:space="0" w:color="auto"/>
                <w:right w:val="none" w:sz="0" w:space="0" w:color="auto"/>
              </w:divBdr>
            </w:div>
            <w:div w:id="976452177">
              <w:marLeft w:val="0"/>
              <w:marRight w:val="0"/>
              <w:marTop w:val="0"/>
              <w:marBottom w:val="0"/>
              <w:divBdr>
                <w:top w:val="none" w:sz="0" w:space="0" w:color="auto"/>
                <w:left w:val="none" w:sz="0" w:space="0" w:color="auto"/>
                <w:bottom w:val="none" w:sz="0" w:space="0" w:color="auto"/>
                <w:right w:val="none" w:sz="0" w:space="0" w:color="auto"/>
              </w:divBdr>
            </w:div>
            <w:div w:id="1046832072">
              <w:marLeft w:val="0"/>
              <w:marRight w:val="0"/>
              <w:marTop w:val="0"/>
              <w:marBottom w:val="0"/>
              <w:divBdr>
                <w:top w:val="none" w:sz="0" w:space="0" w:color="auto"/>
                <w:left w:val="none" w:sz="0" w:space="0" w:color="auto"/>
                <w:bottom w:val="none" w:sz="0" w:space="0" w:color="auto"/>
                <w:right w:val="none" w:sz="0" w:space="0" w:color="auto"/>
              </w:divBdr>
            </w:div>
            <w:div w:id="1069695064">
              <w:marLeft w:val="0"/>
              <w:marRight w:val="0"/>
              <w:marTop w:val="0"/>
              <w:marBottom w:val="0"/>
              <w:divBdr>
                <w:top w:val="none" w:sz="0" w:space="0" w:color="auto"/>
                <w:left w:val="none" w:sz="0" w:space="0" w:color="auto"/>
                <w:bottom w:val="none" w:sz="0" w:space="0" w:color="auto"/>
                <w:right w:val="none" w:sz="0" w:space="0" w:color="auto"/>
              </w:divBdr>
            </w:div>
            <w:div w:id="1094593671">
              <w:marLeft w:val="0"/>
              <w:marRight w:val="0"/>
              <w:marTop w:val="0"/>
              <w:marBottom w:val="0"/>
              <w:divBdr>
                <w:top w:val="none" w:sz="0" w:space="0" w:color="auto"/>
                <w:left w:val="none" w:sz="0" w:space="0" w:color="auto"/>
                <w:bottom w:val="none" w:sz="0" w:space="0" w:color="auto"/>
                <w:right w:val="none" w:sz="0" w:space="0" w:color="auto"/>
              </w:divBdr>
            </w:div>
            <w:div w:id="1105006015">
              <w:marLeft w:val="0"/>
              <w:marRight w:val="0"/>
              <w:marTop w:val="0"/>
              <w:marBottom w:val="0"/>
              <w:divBdr>
                <w:top w:val="none" w:sz="0" w:space="0" w:color="auto"/>
                <w:left w:val="none" w:sz="0" w:space="0" w:color="auto"/>
                <w:bottom w:val="none" w:sz="0" w:space="0" w:color="auto"/>
                <w:right w:val="none" w:sz="0" w:space="0" w:color="auto"/>
              </w:divBdr>
            </w:div>
            <w:div w:id="1166290045">
              <w:marLeft w:val="0"/>
              <w:marRight w:val="0"/>
              <w:marTop w:val="0"/>
              <w:marBottom w:val="0"/>
              <w:divBdr>
                <w:top w:val="none" w:sz="0" w:space="0" w:color="auto"/>
                <w:left w:val="none" w:sz="0" w:space="0" w:color="auto"/>
                <w:bottom w:val="none" w:sz="0" w:space="0" w:color="auto"/>
                <w:right w:val="none" w:sz="0" w:space="0" w:color="auto"/>
              </w:divBdr>
            </w:div>
            <w:div w:id="1219634948">
              <w:marLeft w:val="0"/>
              <w:marRight w:val="0"/>
              <w:marTop w:val="0"/>
              <w:marBottom w:val="0"/>
              <w:divBdr>
                <w:top w:val="none" w:sz="0" w:space="0" w:color="auto"/>
                <w:left w:val="none" w:sz="0" w:space="0" w:color="auto"/>
                <w:bottom w:val="none" w:sz="0" w:space="0" w:color="auto"/>
                <w:right w:val="none" w:sz="0" w:space="0" w:color="auto"/>
              </w:divBdr>
            </w:div>
            <w:div w:id="1249071749">
              <w:marLeft w:val="0"/>
              <w:marRight w:val="0"/>
              <w:marTop w:val="0"/>
              <w:marBottom w:val="0"/>
              <w:divBdr>
                <w:top w:val="none" w:sz="0" w:space="0" w:color="auto"/>
                <w:left w:val="none" w:sz="0" w:space="0" w:color="auto"/>
                <w:bottom w:val="none" w:sz="0" w:space="0" w:color="auto"/>
                <w:right w:val="none" w:sz="0" w:space="0" w:color="auto"/>
              </w:divBdr>
            </w:div>
            <w:div w:id="1266107968">
              <w:marLeft w:val="0"/>
              <w:marRight w:val="0"/>
              <w:marTop w:val="0"/>
              <w:marBottom w:val="0"/>
              <w:divBdr>
                <w:top w:val="none" w:sz="0" w:space="0" w:color="auto"/>
                <w:left w:val="none" w:sz="0" w:space="0" w:color="auto"/>
                <w:bottom w:val="none" w:sz="0" w:space="0" w:color="auto"/>
                <w:right w:val="none" w:sz="0" w:space="0" w:color="auto"/>
              </w:divBdr>
            </w:div>
            <w:div w:id="1307709328">
              <w:marLeft w:val="0"/>
              <w:marRight w:val="0"/>
              <w:marTop w:val="0"/>
              <w:marBottom w:val="0"/>
              <w:divBdr>
                <w:top w:val="none" w:sz="0" w:space="0" w:color="auto"/>
                <w:left w:val="none" w:sz="0" w:space="0" w:color="auto"/>
                <w:bottom w:val="none" w:sz="0" w:space="0" w:color="auto"/>
                <w:right w:val="none" w:sz="0" w:space="0" w:color="auto"/>
              </w:divBdr>
            </w:div>
            <w:div w:id="1326477238">
              <w:marLeft w:val="0"/>
              <w:marRight w:val="0"/>
              <w:marTop w:val="0"/>
              <w:marBottom w:val="0"/>
              <w:divBdr>
                <w:top w:val="none" w:sz="0" w:space="0" w:color="auto"/>
                <w:left w:val="none" w:sz="0" w:space="0" w:color="auto"/>
                <w:bottom w:val="none" w:sz="0" w:space="0" w:color="auto"/>
                <w:right w:val="none" w:sz="0" w:space="0" w:color="auto"/>
              </w:divBdr>
            </w:div>
            <w:div w:id="1336685135">
              <w:marLeft w:val="0"/>
              <w:marRight w:val="0"/>
              <w:marTop w:val="0"/>
              <w:marBottom w:val="0"/>
              <w:divBdr>
                <w:top w:val="none" w:sz="0" w:space="0" w:color="auto"/>
                <w:left w:val="none" w:sz="0" w:space="0" w:color="auto"/>
                <w:bottom w:val="none" w:sz="0" w:space="0" w:color="auto"/>
                <w:right w:val="none" w:sz="0" w:space="0" w:color="auto"/>
              </w:divBdr>
            </w:div>
            <w:div w:id="1390106016">
              <w:marLeft w:val="0"/>
              <w:marRight w:val="0"/>
              <w:marTop w:val="0"/>
              <w:marBottom w:val="0"/>
              <w:divBdr>
                <w:top w:val="none" w:sz="0" w:space="0" w:color="auto"/>
                <w:left w:val="none" w:sz="0" w:space="0" w:color="auto"/>
                <w:bottom w:val="none" w:sz="0" w:space="0" w:color="auto"/>
                <w:right w:val="none" w:sz="0" w:space="0" w:color="auto"/>
              </w:divBdr>
            </w:div>
            <w:div w:id="1433042312">
              <w:marLeft w:val="0"/>
              <w:marRight w:val="0"/>
              <w:marTop w:val="0"/>
              <w:marBottom w:val="0"/>
              <w:divBdr>
                <w:top w:val="none" w:sz="0" w:space="0" w:color="auto"/>
                <w:left w:val="none" w:sz="0" w:space="0" w:color="auto"/>
                <w:bottom w:val="none" w:sz="0" w:space="0" w:color="auto"/>
                <w:right w:val="none" w:sz="0" w:space="0" w:color="auto"/>
              </w:divBdr>
            </w:div>
            <w:div w:id="1435055225">
              <w:marLeft w:val="0"/>
              <w:marRight w:val="0"/>
              <w:marTop w:val="0"/>
              <w:marBottom w:val="0"/>
              <w:divBdr>
                <w:top w:val="none" w:sz="0" w:space="0" w:color="auto"/>
                <w:left w:val="none" w:sz="0" w:space="0" w:color="auto"/>
                <w:bottom w:val="none" w:sz="0" w:space="0" w:color="auto"/>
                <w:right w:val="none" w:sz="0" w:space="0" w:color="auto"/>
              </w:divBdr>
            </w:div>
            <w:div w:id="1545171048">
              <w:marLeft w:val="0"/>
              <w:marRight w:val="0"/>
              <w:marTop w:val="0"/>
              <w:marBottom w:val="0"/>
              <w:divBdr>
                <w:top w:val="none" w:sz="0" w:space="0" w:color="auto"/>
                <w:left w:val="none" w:sz="0" w:space="0" w:color="auto"/>
                <w:bottom w:val="none" w:sz="0" w:space="0" w:color="auto"/>
                <w:right w:val="none" w:sz="0" w:space="0" w:color="auto"/>
              </w:divBdr>
            </w:div>
            <w:div w:id="1553228407">
              <w:marLeft w:val="0"/>
              <w:marRight w:val="0"/>
              <w:marTop w:val="0"/>
              <w:marBottom w:val="0"/>
              <w:divBdr>
                <w:top w:val="none" w:sz="0" w:space="0" w:color="auto"/>
                <w:left w:val="none" w:sz="0" w:space="0" w:color="auto"/>
                <w:bottom w:val="none" w:sz="0" w:space="0" w:color="auto"/>
                <w:right w:val="none" w:sz="0" w:space="0" w:color="auto"/>
              </w:divBdr>
            </w:div>
            <w:div w:id="1560897115">
              <w:marLeft w:val="0"/>
              <w:marRight w:val="0"/>
              <w:marTop w:val="0"/>
              <w:marBottom w:val="0"/>
              <w:divBdr>
                <w:top w:val="none" w:sz="0" w:space="0" w:color="auto"/>
                <w:left w:val="none" w:sz="0" w:space="0" w:color="auto"/>
                <w:bottom w:val="none" w:sz="0" w:space="0" w:color="auto"/>
                <w:right w:val="none" w:sz="0" w:space="0" w:color="auto"/>
              </w:divBdr>
            </w:div>
            <w:div w:id="1573348378">
              <w:marLeft w:val="0"/>
              <w:marRight w:val="0"/>
              <w:marTop w:val="0"/>
              <w:marBottom w:val="0"/>
              <w:divBdr>
                <w:top w:val="none" w:sz="0" w:space="0" w:color="auto"/>
                <w:left w:val="none" w:sz="0" w:space="0" w:color="auto"/>
                <w:bottom w:val="none" w:sz="0" w:space="0" w:color="auto"/>
                <w:right w:val="none" w:sz="0" w:space="0" w:color="auto"/>
              </w:divBdr>
            </w:div>
            <w:div w:id="1590701250">
              <w:marLeft w:val="0"/>
              <w:marRight w:val="0"/>
              <w:marTop w:val="0"/>
              <w:marBottom w:val="0"/>
              <w:divBdr>
                <w:top w:val="none" w:sz="0" w:space="0" w:color="auto"/>
                <w:left w:val="none" w:sz="0" w:space="0" w:color="auto"/>
                <w:bottom w:val="none" w:sz="0" w:space="0" w:color="auto"/>
                <w:right w:val="none" w:sz="0" w:space="0" w:color="auto"/>
              </w:divBdr>
            </w:div>
            <w:div w:id="1764957874">
              <w:marLeft w:val="0"/>
              <w:marRight w:val="0"/>
              <w:marTop w:val="0"/>
              <w:marBottom w:val="0"/>
              <w:divBdr>
                <w:top w:val="none" w:sz="0" w:space="0" w:color="auto"/>
                <w:left w:val="none" w:sz="0" w:space="0" w:color="auto"/>
                <w:bottom w:val="none" w:sz="0" w:space="0" w:color="auto"/>
                <w:right w:val="none" w:sz="0" w:space="0" w:color="auto"/>
              </w:divBdr>
            </w:div>
            <w:div w:id="1836262749">
              <w:marLeft w:val="0"/>
              <w:marRight w:val="0"/>
              <w:marTop w:val="0"/>
              <w:marBottom w:val="0"/>
              <w:divBdr>
                <w:top w:val="none" w:sz="0" w:space="0" w:color="auto"/>
                <w:left w:val="none" w:sz="0" w:space="0" w:color="auto"/>
                <w:bottom w:val="none" w:sz="0" w:space="0" w:color="auto"/>
                <w:right w:val="none" w:sz="0" w:space="0" w:color="auto"/>
              </w:divBdr>
            </w:div>
            <w:div w:id="1845893476">
              <w:marLeft w:val="0"/>
              <w:marRight w:val="0"/>
              <w:marTop w:val="0"/>
              <w:marBottom w:val="0"/>
              <w:divBdr>
                <w:top w:val="none" w:sz="0" w:space="0" w:color="auto"/>
                <w:left w:val="none" w:sz="0" w:space="0" w:color="auto"/>
                <w:bottom w:val="none" w:sz="0" w:space="0" w:color="auto"/>
                <w:right w:val="none" w:sz="0" w:space="0" w:color="auto"/>
              </w:divBdr>
            </w:div>
            <w:div w:id="1903787857">
              <w:marLeft w:val="0"/>
              <w:marRight w:val="0"/>
              <w:marTop w:val="0"/>
              <w:marBottom w:val="0"/>
              <w:divBdr>
                <w:top w:val="none" w:sz="0" w:space="0" w:color="auto"/>
                <w:left w:val="none" w:sz="0" w:space="0" w:color="auto"/>
                <w:bottom w:val="none" w:sz="0" w:space="0" w:color="auto"/>
                <w:right w:val="none" w:sz="0" w:space="0" w:color="auto"/>
              </w:divBdr>
            </w:div>
            <w:div w:id="1904758508">
              <w:marLeft w:val="0"/>
              <w:marRight w:val="0"/>
              <w:marTop w:val="0"/>
              <w:marBottom w:val="0"/>
              <w:divBdr>
                <w:top w:val="none" w:sz="0" w:space="0" w:color="auto"/>
                <w:left w:val="none" w:sz="0" w:space="0" w:color="auto"/>
                <w:bottom w:val="none" w:sz="0" w:space="0" w:color="auto"/>
                <w:right w:val="none" w:sz="0" w:space="0" w:color="auto"/>
              </w:divBdr>
            </w:div>
            <w:div w:id="19525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40175">
      <w:bodyDiv w:val="1"/>
      <w:marLeft w:val="0"/>
      <w:marRight w:val="0"/>
      <w:marTop w:val="0"/>
      <w:marBottom w:val="0"/>
      <w:divBdr>
        <w:top w:val="none" w:sz="0" w:space="0" w:color="auto"/>
        <w:left w:val="none" w:sz="0" w:space="0" w:color="auto"/>
        <w:bottom w:val="none" w:sz="0" w:space="0" w:color="auto"/>
        <w:right w:val="none" w:sz="0" w:space="0" w:color="auto"/>
      </w:divBdr>
    </w:div>
    <w:div w:id="1044871728">
      <w:bodyDiv w:val="1"/>
      <w:marLeft w:val="0"/>
      <w:marRight w:val="0"/>
      <w:marTop w:val="0"/>
      <w:marBottom w:val="0"/>
      <w:divBdr>
        <w:top w:val="none" w:sz="0" w:space="0" w:color="auto"/>
        <w:left w:val="none" w:sz="0" w:space="0" w:color="auto"/>
        <w:bottom w:val="none" w:sz="0" w:space="0" w:color="auto"/>
        <w:right w:val="none" w:sz="0" w:space="0" w:color="auto"/>
      </w:divBdr>
      <w:divsChild>
        <w:div w:id="213661035">
          <w:marLeft w:val="0"/>
          <w:marRight w:val="0"/>
          <w:marTop w:val="0"/>
          <w:marBottom w:val="0"/>
          <w:divBdr>
            <w:top w:val="none" w:sz="0" w:space="0" w:color="auto"/>
            <w:left w:val="none" w:sz="0" w:space="0" w:color="auto"/>
            <w:bottom w:val="none" w:sz="0" w:space="0" w:color="auto"/>
            <w:right w:val="none" w:sz="0" w:space="0" w:color="auto"/>
          </w:divBdr>
        </w:div>
        <w:div w:id="238560638">
          <w:marLeft w:val="0"/>
          <w:marRight w:val="0"/>
          <w:marTop w:val="0"/>
          <w:marBottom w:val="0"/>
          <w:divBdr>
            <w:top w:val="none" w:sz="0" w:space="0" w:color="auto"/>
            <w:left w:val="none" w:sz="0" w:space="0" w:color="auto"/>
            <w:bottom w:val="none" w:sz="0" w:space="0" w:color="auto"/>
            <w:right w:val="none" w:sz="0" w:space="0" w:color="auto"/>
          </w:divBdr>
        </w:div>
        <w:div w:id="594364447">
          <w:marLeft w:val="0"/>
          <w:marRight w:val="0"/>
          <w:marTop w:val="0"/>
          <w:marBottom w:val="0"/>
          <w:divBdr>
            <w:top w:val="none" w:sz="0" w:space="0" w:color="auto"/>
            <w:left w:val="none" w:sz="0" w:space="0" w:color="auto"/>
            <w:bottom w:val="none" w:sz="0" w:space="0" w:color="auto"/>
            <w:right w:val="none" w:sz="0" w:space="0" w:color="auto"/>
          </w:divBdr>
        </w:div>
        <w:div w:id="630020557">
          <w:marLeft w:val="0"/>
          <w:marRight w:val="0"/>
          <w:marTop w:val="0"/>
          <w:marBottom w:val="0"/>
          <w:divBdr>
            <w:top w:val="none" w:sz="0" w:space="0" w:color="auto"/>
            <w:left w:val="none" w:sz="0" w:space="0" w:color="auto"/>
            <w:bottom w:val="none" w:sz="0" w:space="0" w:color="auto"/>
            <w:right w:val="none" w:sz="0" w:space="0" w:color="auto"/>
          </w:divBdr>
        </w:div>
        <w:div w:id="1145974335">
          <w:marLeft w:val="0"/>
          <w:marRight w:val="0"/>
          <w:marTop w:val="0"/>
          <w:marBottom w:val="0"/>
          <w:divBdr>
            <w:top w:val="none" w:sz="0" w:space="0" w:color="auto"/>
            <w:left w:val="none" w:sz="0" w:space="0" w:color="auto"/>
            <w:bottom w:val="none" w:sz="0" w:space="0" w:color="auto"/>
            <w:right w:val="none" w:sz="0" w:space="0" w:color="auto"/>
          </w:divBdr>
        </w:div>
        <w:div w:id="1191720072">
          <w:marLeft w:val="0"/>
          <w:marRight w:val="0"/>
          <w:marTop w:val="0"/>
          <w:marBottom w:val="0"/>
          <w:divBdr>
            <w:top w:val="none" w:sz="0" w:space="0" w:color="auto"/>
            <w:left w:val="none" w:sz="0" w:space="0" w:color="auto"/>
            <w:bottom w:val="none" w:sz="0" w:space="0" w:color="auto"/>
            <w:right w:val="none" w:sz="0" w:space="0" w:color="auto"/>
          </w:divBdr>
        </w:div>
        <w:div w:id="1542129005">
          <w:marLeft w:val="0"/>
          <w:marRight w:val="0"/>
          <w:marTop w:val="0"/>
          <w:marBottom w:val="0"/>
          <w:divBdr>
            <w:top w:val="none" w:sz="0" w:space="0" w:color="auto"/>
            <w:left w:val="none" w:sz="0" w:space="0" w:color="auto"/>
            <w:bottom w:val="none" w:sz="0" w:space="0" w:color="auto"/>
            <w:right w:val="none" w:sz="0" w:space="0" w:color="auto"/>
          </w:divBdr>
        </w:div>
        <w:div w:id="1588492417">
          <w:marLeft w:val="0"/>
          <w:marRight w:val="0"/>
          <w:marTop w:val="0"/>
          <w:marBottom w:val="0"/>
          <w:divBdr>
            <w:top w:val="none" w:sz="0" w:space="0" w:color="auto"/>
            <w:left w:val="none" w:sz="0" w:space="0" w:color="auto"/>
            <w:bottom w:val="none" w:sz="0" w:space="0" w:color="auto"/>
            <w:right w:val="none" w:sz="0" w:space="0" w:color="auto"/>
          </w:divBdr>
        </w:div>
        <w:div w:id="1730423268">
          <w:marLeft w:val="0"/>
          <w:marRight w:val="0"/>
          <w:marTop w:val="0"/>
          <w:marBottom w:val="0"/>
          <w:divBdr>
            <w:top w:val="none" w:sz="0" w:space="0" w:color="auto"/>
            <w:left w:val="none" w:sz="0" w:space="0" w:color="auto"/>
            <w:bottom w:val="none" w:sz="0" w:space="0" w:color="auto"/>
            <w:right w:val="none" w:sz="0" w:space="0" w:color="auto"/>
          </w:divBdr>
        </w:div>
        <w:div w:id="1927760778">
          <w:marLeft w:val="0"/>
          <w:marRight w:val="0"/>
          <w:marTop w:val="0"/>
          <w:marBottom w:val="0"/>
          <w:divBdr>
            <w:top w:val="none" w:sz="0" w:space="0" w:color="auto"/>
            <w:left w:val="none" w:sz="0" w:space="0" w:color="auto"/>
            <w:bottom w:val="none" w:sz="0" w:space="0" w:color="auto"/>
            <w:right w:val="none" w:sz="0" w:space="0" w:color="auto"/>
          </w:divBdr>
        </w:div>
        <w:div w:id="1959677169">
          <w:marLeft w:val="0"/>
          <w:marRight w:val="0"/>
          <w:marTop w:val="0"/>
          <w:marBottom w:val="0"/>
          <w:divBdr>
            <w:top w:val="none" w:sz="0" w:space="0" w:color="auto"/>
            <w:left w:val="none" w:sz="0" w:space="0" w:color="auto"/>
            <w:bottom w:val="none" w:sz="0" w:space="0" w:color="auto"/>
            <w:right w:val="none" w:sz="0" w:space="0" w:color="auto"/>
          </w:divBdr>
        </w:div>
      </w:divsChild>
    </w:div>
    <w:div w:id="1057320173">
      <w:bodyDiv w:val="1"/>
      <w:marLeft w:val="0"/>
      <w:marRight w:val="0"/>
      <w:marTop w:val="0"/>
      <w:marBottom w:val="0"/>
      <w:divBdr>
        <w:top w:val="none" w:sz="0" w:space="0" w:color="auto"/>
        <w:left w:val="none" w:sz="0" w:space="0" w:color="auto"/>
        <w:bottom w:val="none" w:sz="0" w:space="0" w:color="auto"/>
        <w:right w:val="none" w:sz="0" w:space="0" w:color="auto"/>
      </w:divBdr>
    </w:div>
    <w:div w:id="1064186365">
      <w:bodyDiv w:val="1"/>
      <w:marLeft w:val="0"/>
      <w:marRight w:val="0"/>
      <w:marTop w:val="0"/>
      <w:marBottom w:val="0"/>
      <w:divBdr>
        <w:top w:val="none" w:sz="0" w:space="0" w:color="auto"/>
        <w:left w:val="none" w:sz="0" w:space="0" w:color="auto"/>
        <w:bottom w:val="none" w:sz="0" w:space="0" w:color="auto"/>
        <w:right w:val="none" w:sz="0" w:space="0" w:color="auto"/>
      </w:divBdr>
    </w:div>
    <w:div w:id="1067612348">
      <w:bodyDiv w:val="1"/>
      <w:marLeft w:val="0"/>
      <w:marRight w:val="0"/>
      <w:marTop w:val="0"/>
      <w:marBottom w:val="0"/>
      <w:divBdr>
        <w:top w:val="none" w:sz="0" w:space="0" w:color="auto"/>
        <w:left w:val="none" w:sz="0" w:space="0" w:color="auto"/>
        <w:bottom w:val="none" w:sz="0" w:space="0" w:color="auto"/>
        <w:right w:val="none" w:sz="0" w:space="0" w:color="auto"/>
      </w:divBdr>
    </w:div>
    <w:div w:id="1072001100">
      <w:bodyDiv w:val="1"/>
      <w:marLeft w:val="0"/>
      <w:marRight w:val="0"/>
      <w:marTop w:val="0"/>
      <w:marBottom w:val="0"/>
      <w:divBdr>
        <w:top w:val="none" w:sz="0" w:space="0" w:color="auto"/>
        <w:left w:val="none" w:sz="0" w:space="0" w:color="auto"/>
        <w:bottom w:val="none" w:sz="0" w:space="0" w:color="auto"/>
        <w:right w:val="none" w:sz="0" w:space="0" w:color="auto"/>
      </w:divBdr>
    </w:div>
    <w:div w:id="1081606277">
      <w:bodyDiv w:val="1"/>
      <w:marLeft w:val="0"/>
      <w:marRight w:val="0"/>
      <w:marTop w:val="0"/>
      <w:marBottom w:val="0"/>
      <w:divBdr>
        <w:top w:val="none" w:sz="0" w:space="0" w:color="auto"/>
        <w:left w:val="none" w:sz="0" w:space="0" w:color="auto"/>
        <w:bottom w:val="none" w:sz="0" w:space="0" w:color="auto"/>
        <w:right w:val="none" w:sz="0" w:space="0" w:color="auto"/>
      </w:divBdr>
    </w:div>
    <w:div w:id="1086460283">
      <w:bodyDiv w:val="1"/>
      <w:marLeft w:val="0"/>
      <w:marRight w:val="0"/>
      <w:marTop w:val="0"/>
      <w:marBottom w:val="0"/>
      <w:divBdr>
        <w:top w:val="none" w:sz="0" w:space="0" w:color="auto"/>
        <w:left w:val="none" w:sz="0" w:space="0" w:color="auto"/>
        <w:bottom w:val="none" w:sz="0" w:space="0" w:color="auto"/>
        <w:right w:val="none" w:sz="0" w:space="0" w:color="auto"/>
      </w:divBdr>
    </w:div>
    <w:div w:id="1092122087">
      <w:bodyDiv w:val="1"/>
      <w:marLeft w:val="0"/>
      <w:marRight w:val="0"/>
      <w:marTop w:val="0"/>
      <w:marBottom w:val="0"/>
      <w:divBdr>
        <w:top w:val="none" w:sz="0" w:space="0" w:color="auto"/>
        <w:left w:val="none" w:sz="0" w:space="0" w:color="auto"/>
        <w:bottom w:val="none" w:sz="0" w:space="0" w:color="auto"/>
        <w:right w:val="none" w:sz="0" w:space="0" w:color="auto"/>
      </w:divBdr>
    </w:div>
    <w:div w:id="1094404254">
      <w:bodyDiv w:val="1"/>
      <w:marLeft w:val="0"/>
      <w:marRight w:val="0"/>
      <w:marTop w:val="0"/>
      <w:marBottom w:val="0"/>
      <w:divBdr>
        <w:top w:val="none" w:sz="0" w:space="0" w:color="auto"/>
        <w:left w:val="none" w:sz="0" w:space="0" w:color="auto"/>
        <w:bottom w:val="none" w:sz="0" w:space="0" w:color="auto"/>
        <w:right w:val="none" w:sz="0" w:space="0" w:color="auto"/>
      </w:divBdr>
    </w:div>
    <w:div w:id="1101023266">
      <w:bodyDiv w:val="1"/>
      <w:marLeft w:val="0"/>
      <w:marRight w:val="0"/>
      <w:marTop w:val="0"/>
      <w:marBottom w:val="0"/>
      <w:divBdr>
        <w:top w:val="none" w:sz="0" w:space="0" w:color="auto"/>
        <w:left w:val="none" w:sz="0" w:space="0" w:color="auto"/>
        <w:bottom w:val="none" w:sz="0" w:space="0" w:color="auto"/>
        <w:right w:val="none" w:sz="0" w:space="0" w:color="auto"/>
      </w:divBdr>
    </w:div>
    <w:div w:id="1105997110">
      <w:bodyDiv w:val="1"/>
      <w:marLeft w:val="0"/>
      <w:marRight w:val="0"/>
      <w:marTop w:val="0"/>
      <w:marBottom w:val="0"/>
      <w:divBdr>
        <w:top w:val="none" w:sz="0" w:space="0" w:color="auto"/>
        <w:left w:val="none" w:sz="0" w:space="0" w:color="auto"/>
        <w:bottom w:val="none" w:sz="0" w:space="0" w:color="auto"/>
        <w:right w:val="none" w:sz="0" w:space="0" w:color="auto"/>
      </w:divBdr>
    </w:div>
    <w:div w:id="1109857091">
      <w:bodyDiv w:val="1"/>
      <w:marLeft w:val="0"/>
      <w:marRight w:val="0"/>
      <w:marTop w:val="0"/>
      <w:marBottom w:val="0"/>
      <w:divBdr>
        <w:top w:val="none" w:sz="0" w:space="0" w:color="auto"/>
        <w:left w:val="none" w:sz="0" w:space="0" w:color="auto"/>
        <w:bottom w:val="none" w:sz="0" w:space="0" w:color="auto"/>
        <w:right w:val="none" w:sz="0" w:space="0" w:color="auto"/>
      </w:divBdr>
    </w:div>
    <w:div w:id="1140417503">
      <w:bodyDiv w:val="1"/>
      <w:marLeft w:val="0"/>
      <w:marRight w:val="0"/>
      <w:marTop w:val="0"/>
      <w:marBottom w:val="0"/>
      <w:divBdr>
        <w:top w:val="none" w:sz="0" w:space="0" w:color="auto"/>
        <w:left w:val="none" w:sz="0" w:space="0" w:color="auto"/>
        <w:bottom w:val="none" w:sz="0" w:space="0" w:color="auto"/>
        <w:right w:val="none" w:sz="0" w:space="0" w:color="auto"/>
      </w:divBdr>
    </w:div>
    <w:div w:id="1177841494">
      <w:bodyDiv w:val="1"/>
      <w:marLeft w:val="0"/>
      <w:marRight w:val="0"/>
      <w:marTop w:val="0"/>
      <w:marBottom w:val="0"/>
      <w:divBdr>
        <w:top w:val="none" w:sz="0" w:space="0" w:color="auto"/>
        <w:left w:val="none" w:sz="0" w:space="0" w:color="auto"/>
        <w:bottom w:val="none" w:sz="0" w:space="0" w:color="auto"/>
        <w:right w:val="none" w:sz="0" w:space="0" w:color="auto"/>
      </w:divBdr>
    </w:div>
    <w:div w:id="1187670071">
      <w:bodyDiv w:val="1"/>
      <w:marLeft w:val="0"/>
      <w:marRight w:val="0"/>
      <w:marTop w:val="0"/>
      <w:marBottom w:val="0"/>
      <w:divBdr>
        <w:top w:val="none" w:sz="0" w:space="0" w:color="auto"/>
        <w:left w:val="none" w:sz="0" w:space="0" w:color="auto"/>
        <w:bottom w:val="none" w:sz="0" w:space="0" w:color="auto"/>
        <w:right w:val="none" w:sz="0" w:space="0" w:color="auto"/>
      </w:divBdr>
    </w:div>
    <w:div w:id="1187717109">
      <w:bodyDiv w:val="1"/>
      <w:marLeft w:val="0"/>
      <w:marRight w:val="0"/>
      <w:marTop w:val="0"/>
      <w:marBottom w:val="0"/>
      <w:divBdr>
        <w:top w:val="none" w:sz="0" w:space="0" w:color="auto"/>
        <w:left w:val="none" w:sz="0" w:space="0" w:color="auto"/>
        <w:bottom w:val="none" w:sz="0" w:space="0" w:color="auto"/>
        <w:right w:val="none" w:sz="0" w:space="0" w:color="auto"/>
      </w:divBdr>
    </w:div>
    <w:div w:id="1194808021">
      <w:bodyDiv w:val="1"/>
      <w:marLeft w:val="0"/>
      <w:marRight w:val="0"/>
      <w:marTop w:val="0"/>
      <w:marBottom w:val="0"/>
      <w:divBdr>
        <w:top w:val="none" w:sz="0" w:space="0" w:color="auto"/>
        <w:left w:val="none" w:sz="0" w:space="0" w:color="auto"/>
        <w:bottom w:val="none" w:sz="0" w:space="0" w:color="auto"/>
        <w:right w:val="none" w:sz="0" w:space="0" w:color="auto"/>
      </w:divBdr>
    </w:div>
    <w:div w:id="1195118172">
      <w:bodyDiv w:val="1"/>
      <w:marLeft w:val="0"/>
      <w:marRight w:val="0"/>
      <w:marTop w:val="0"/>
      <w:marBottom w:val="0"/>
      <w:divBdr>
        <w:top w:val="none" w:sz="0" w:space="0" w:color="auto"/>
        <w:left w:val="none" w:sz="0" w:space="0" w:color="auto"/>
        <w:bottom w:val="none" w:sz="0" w:space="0" w:color="auto"/>
        <w:right w:val="none" w:sz="0" w:space="0" w:color="auto"/>
      </w:divBdr>
    </w:div>
    <w:div w:id="1196499007">
      <w:bodyDiv w:val="1"/>
      <w:marLeft w:val="0"/>
      <w:marRight w:val="0"/>
      <w:marTop w:val="0"/>
      <w:marBottom w:val="0"/>
      <w:divBdr>
        <w:top w:val="none" w:sz="0" w:space="0" w:color="auto"/>
        <w:left w:val="none" w:sz="0" w:space="0" w:color="auto"/>
        <w:bottom w:val="none" w:sz="0" w:space="0" w:color="auto"/>
        <w:right w:val="none" w:sz="0" w:space="0" w:color="auto"/>
      </w:divBdr>
      <w:divsChild>
        <w:div w:id="134762747">
          <w:marLeft w:val="0"/>
          <w:marRight w:val="0"/>
          <w:marTop w:val="0"/>
          <w:marBottom w:val="0"/>
          <w:divBdr>
            <w:top w:val="none" w:sz="0" w:space="0" w:color="auto"/>
            <w:left w:val="none" w:sz="0" w:space="0" w:color="auto"/>
            <w:bottom w:val="none" w:sz="0" w:space="0" w:color="auto"/>
            <w:right w:val="none" w:sz="0" w:space="0" w:color="auto"/>
          </w:divBdr>
          <w:divsChild>
            <w:div w:id="60448121">
              <w:marLeft w:val="0"/>
              <w:marRight w:val="0"/>
              <w:marTop w:val="0"/>
              <w:marBottom w:val="0"/>
              <w:divBdr>
                <w:top w:val="none" w:sz="0" w:space="0" w:color="auto"/>
                <w:left w:val="none" w:sz="0" w:space="0" w:color="auto"/>
                <w:bottom w:val="none" w:sz="0" w:space="0" w:color="auto"/>
                <w:right w:val="none" w:sz="0" w:space="0" w:color="auto"/>
              </w:divBdr>
            </w:div>
            <w:div w:id="206382504">
              <w:marLeft w:val="0"/>
              <w:marRight w:val="0"/>
              <w:marTop w:val="0"/>
              <w:marBottom w:val="0"/>
              <w:divBdr>
                <w:top w:val="none" w:sz="0" w:space="0" w:color="auto"/>
                <w:left w:val="none" w:sz="0" w:space="0" w:color="auto"/>
                <w:bottom w:val="none" w:sz="0" w:space="0" w:color="auto"/>
                <w:right w:val="none" w:sz="0" w:space="0" w:color="auto"/>
              </w:divBdr>
            </w:div>
            <w:div w:id="264390695">
              <w:marLeft w:val="0"/>
              <w:marRight w:val="0"/>
              <w:marTop w:val="0"/>
              <w:marBottom w:val="0"/>
              <w:divBdr>
                <w:top w:val="none" w:sz="0" w:space="0" w:color="auto"/>
                <w:left w:val="none" w:sz="0" w:space="0" w:color="auto"/>
                <w:bottom w:val="none" w:sz="0" w:space="0" w:color="auto"/>
                <w:right w:val="none" w:sz="0" w:space="0" w:color="auto"/>
              </w:divBdr>
            </w:div>
            <w:div w:id="265962226">
              <w:marLeft w:val="0"/>
              <w:marRight w:val="0"/>
              <w:marTop w:val="0"/>
              <w:marBottom w:val="0"/>
              <w:divBdr>
                <w:top w:val="none" w:sz="0" w:space="0" w:color="auto"/>
                <w:left w:val="none" w:sz="0" w:space="0" w:color="auto"/>
                <w:bottom w:val="none" w:sz="0" w:space="0" w:color="auto"/>
                <w:right w:val="none" w:sz="0" w:space="0" w:color="auto"/>
              </w:divBdr>
            </w:div>
            <w:div w:id="662583036">
              <w:marLeft w:val="0"/>
              <w:marRight w:val="0"/>
              <w:marTop w:val="0"/>
              <w:marBottom w:val="0"/>
              <w:divBdr>
                <w:top w:val="none" w:sz="0" w:space="0" w:color="auto"/>
                <w:left w:val="none" w:sz="0" w:space="0" w:color="auto"/>
                <w:bottom w:val="none" w:sz="0" w:space="0" w:color="auto"/>
                <w:right w:val="none" w:sz="0" w:space="0" w:color="auto"/>
              </w:divBdr>
            </w:div>
            <w:div w:id="897135296">
              <w:marLeft w:val="0"/>
              <w:marRight w:val="0"/>
              <w:marTop w:val="0"/>
              <w:marBottom w:val="0"/>
              <w:divBdr>
                <w:top w:val="none" w:sz="0" w:space="0" w:color="auto"/>
                <w:left w:val="none" w:sz="0" w:space="0" w:color="auto"/>
                <w:bottom w:val="none" w:sz="0" w:space="0" w:color="auto"/>
                <w:right w:val="none" w:sz="0" w:space="0" w:color="auto"/>
              </w:divBdr>
            </w:div>
            <w:div w:id="1217665586">
              <w:marLeft w:val="0"/>
              <w:marRight w:val="0"/>
              <w:marTop w:val="0"/>
              <w:marBottom w:val="0"/>
              <w:divBdr>
                <w:top w:val="none" w:sz="0" w:space="0" w:color="auto"/>
                <w:left w:val="none" w:sz="0" w:space="0" w:color="auto"/>
                <w:bottom w:val="none" w:sz="0" w:space="0" w:color="auto"/>
                <w:right w:val="none" w:sz="0" w:space="0" w:color="auto"/>
              </w:divBdr>
            </w:div>
            <w:div w:id="1524630344">
              <w:marLeft w:val="0"/>
              <w:marRight w:val="0"/>
              <w:marTop w:val="0"/>
              <w:marBottom w:val="0"/>
              <w:divBdr>
                <w:top w:val="none" w:sz="0" w:space="0" w:color="auto"/>
                <w:left w:val="none" w:sz="0" w:space="0" w:color="auto"/>
                <w:bottom w:val="none" w:sz="0" w:space="0" w:color="auto"/>
                <w:right w:val="none" w:sz="0" w:space="0" w:color="auto"/>
              </w:divBdr>
            </w:div>
            <w:div w:id="1811088688">
              <w:marLeft w:val="0"/>
              <w:marRight w:val="0"/>
              <w:marTop w:val="0"/>
              <w:marBottom w:val="0"/>
              <w:divBdr>
                <w:top w:val="none" w:sz="0" w:space="0" w:color="auto"/>
                <w:left w:val="none" w:sz="0" w:space="0" w:color="auto"/>
                <w:bottom w:val="none" w:sz="0" w:space="0" w:color="auto"/>
                <w:right w:val="none" w:sz="0" w:space="0" w:color="auto"/>
              </w:divBdr>
            </w:div>
            <w:div w:id="1825075394">
              <w:marLeft w:val="0"/>
              <w:marRight w:val="0"/>
              <w:marTop w:val="0"/>
              <w:marBottom w:val="0"/>
              <w:divBdr>
                <w:top w:val="none" w:sz="0" w:space="0" w:color="auto"/>
                <w:left w:val="none" w:sz="0" w:space="0" w:color="auto"/>
                <w:bottom w:val="none" w:sz="0" w:space="0" w:color="auto"/>
                <w:right w:val="none" w:sz="0" w:space="0" w:color="auto"/>
              </w:divBdr>
            </w:div>
            <w:div w:id="2023165394">
              <w:marLeft w:val="0"/>
              <w:marRight w:val="0"/>
              <w:marTop w:val="0"/>
              <w:marBottom w:val="0"/>
              <w:divBdr>
                <w:top w:val="none" w:sz="0" w:space="0" w:color="auto"/>
                <w:left w:val="none" w:sz="0" w:space="0" w:color="auto"/>
                <w:bottom w:val="none" w:sz="0" w:space="0" w:color="auto"/>
                <w:right w:val="none" w:sz="0" w:space="0" w:color="auto"/>
              </w:divBdr>
            </w:div>
            <w:div w:id="2078740851">
              <w:marLeft w:val="0"/>
              <w:marRight w:val="0"/>
              <w:marTop w:val="0"/>
              <w:marBottom w:val="0"/>
              <w:divBdr>
                <w:top w:val="none" w:sz="0" w:space="0" w:color="auto"/>
                <w:left w:val="none" w:sz="0" w:space="0" w:color="auto"/>
                <w:bottom w:val="none" w:sz="0" w:space="0" w:color="auto"/>
                <w:right w:val="none" w:sz="0" w:space="0" w:color="auto"/>
              </w:divBdr>
            </w:div>
            <w:div w:id="2101176197">
              <w:marLeft w:val="0"/>
              <w:marRight w:val="0"/>
              <w:marTop w:val="0"/>
              <w:marBottom w:val="0"/>
              <w:divBdr>
                <w:top w:val="none" w:sz="0" w:space="0" w:color="auto"/>
                <w:left w:val="none" w:sz="0" w:space="0" w:color="auto"/>
                <w:bottom w:val="none" w:sz="0" w:space="0" w:color="auto"/>
                <w:right w:val="none" w:sz="0" w:space="0" w:color="auto"/>
              </w:divBdr>
            </w:div>
            <w:div w:id="214619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830843">
      <w:bodyDiv w:val="1"/>
      <w:marLeft w:val="0"/>
      <w:marRight w:val="0"/>
      <w:marTop w:val="0"/>
      <w:marBottom w:val="0"/>
      <w:divBdr>
        <w:top w:val="none" w:sz="0" w:space="0" w:color="auto"/>
        <w:left w:val="none" w:sz="0" w:space="0" w:color="auto"/>
        <w:bottom w:val="none" w:sz="0" w:space="0" w:color="auto"/>
        <w:right w:val="none" w:sz="0" w:space="0" w:color="auto"/>
      </w:divBdr>
    </w:div>
    <w:div w:id="1210649991">
      <w:bodyDiv w:val="1"/>
      <w:marLeft w:val="0"/>
      <w:marRight w:val="0"/>
      <w:marTop w:val="0"/>
      <w:marBottom w:val="0"/>
      <w:divBdr>
        <w:top w:val="none" w:sz="0" w:space="0" w:color="auto"/>
        <w:left w:val="none" w:sz="0" w:space="0" w:color="auto"/>
        <w:bottom w:val="none" w:sz="0" w:space="0" w:color="auto"/>
        <w:right w:val="none" w:sz="0" w:space="0" w:color="auto"/>
      </w:divBdr>
    </w:div>
    <w:div w:id="1218935343">
      <w:bodyDiv w:val="1"/>
      <w:marLeft w:val="0"/>
      <w:marRight w:val="0"/>
      <w:marTop w:val="0"/>
      <w:marBottom w:val="0"/>
      <w:divBdr>
        <w:top w:val="none" w:sz="0" w:space="0" w:color="auto"/>
        <w:left w:val="none" w:sz="0" w:space="0" w:color="auto"/>
        <w:bottom w:val="none" w:sz="0" w:space="0" w:color="auto"/>
        <w:right w:val="none" w:sz="0" w:space="0" w:color="auto"/>
      </w:divBdr>
    </w:div>
    <w:div w:id="1245995792">
      <w:bodyDiv w:val="1"/>
      <w:marLeft w:val="0"/>
      <w:marRight w:val="0"/>
      <w:marTop w:val="0"/>
      <w:marBottom w:val="0"/>
      <w:divBdr>
        <w:top w:val="none" w:sz="0" w:space="0" w:color="auto"/>
        <w:left w:val="none" w:sz="0" w:space="0" w:color="auto"/>
        <w:bottom w:val="none" w:sz="0" w:space="0" w:color="auto"/>
        <w:right w:val="none" w:sz="0" w:space="0" w:color="auto"/>
      </w:divBdr>
    </w:div>
    <w:div w:id="1282031169">
      <w:bodyDiv w:val="1"/>
      <w:marLeft w:val="0"/>
      <w:marRight w:val="0"/>
      <w:marTop w:val="0"/>
      <w:marBottom w:val="0"/>
      <w:divBdr>
        <w:top w:val="none" w:sz="0" w:space="0" w:color="auto"/>
        <w:left w:val="none" w:sz="0" w:space="0" w:color="auto"/>
        <w:bottom w:val="none" w:sz="0" w:space="0" w:color="auto"/>
        <w:right w:val="none" w:sz="0" w:space="0" w:color="auto"/>
      </w:divBdr>
    </w:div>
    <w:div w:id="1283147958">
      <w:bodyDiv w:val="1"/>
      <w:marLeft w:val="0"/>
      <w:marRight w:val="0"/>
      <w:marTop w:val="0"/>
      <w:marBottom w:val="0"/>
      <w:divBdr>
        <w:top w:val="none" w:sz="0" w:space="0" w:color="auto"/>
        <w:left w:val="none" w:sz="0" w:space="0" w:color="auto"/>
        <w:bottom w:val="none" w:sz="0" w:space="0" w:color="auto"/>
        <w:right w:val="none" w:sz="0" w:space="0" w:color="auto"/>
      </w:divBdr>
    </w:div>
    <w:div w:id="1289046052">
      <w:bodyDiv w:val="1"/>
      <w:marLeft w:val="0"/>
      <w:marRight w:val="0"/>
      <w:marTop w:val="0"/>
      <w:marBottom w:val="0"/>
      <w:divBdr>
        <w:top w:val="none" w:sz="0" w:space="0" w:color="auto"/>
        <w:left w:val="none" w:sz="0" w:space="0" w:color="auto"/>
        <w:bottom w:val="none" w:sz="0" w:space="0" w:color="auto"/>
        <w:right w:val="none" w:sz="0" w:space="0" w:color="auto"/>
      </w:divBdr>
    </w:div>
    <w:div w:id="1301152884">
      <w:bodyDiv w:val="1"/>
      <w:marLeft w:val="0"/>
      <w:marRight w:val="0"/>
      <w:marTop w:val="0"/>
      <w:marBottom w:val="0"/>
      <w:divBdr>
        <w:top w:val="none" w:sz="0" w:space="0" w:color="auto"/>
        <w:left w:val="none" w:sz="0" w:space="0" w:color="auto"/>
        <w:bottom w:val="none" w:sz="0" w:space="0" w:color="auto"/>
        <w:right w:val="none" w:sz="0" w:space="0" w:color="auto"/>
      </w:divBdr>
    </w:div>
    <w:div w:id="1305502481">
      <w:bodyDiv w:val="1"/>
      <w:marLeft w:val="0"/>
      <w:marRight w:val="0"/>
      <w:marTop w:val="0"/>
      <w:marBottom w:val="0"/>
      <w:divBdr>
        <w:top w:val="none" w:sz="0" w:space="0" w:color="auto"/>
        <w:left w:val="none" w:sz="0" w:space="0" w:color="auto"/>
        <w:bottom w:val="none" w:sz="0" w:space="0" w:color="auto"/>
        <w:right w:val="none" w:sz="0" w:space="0" w:color="auto"/>
      </w:divBdr>
    </w:div>
    <w:div w:id="1311134716">
      <w:bodyDiv w:val="1"/>
      <w:marLeft w:val="0"/>
      <w:marRight w:val="0"/>
      <w:marTop w:val="0"/>
      <w:marBottom w:val="0"/>
      <w:divBdr>
        <w:top w:val="none" w:sz="0" w:space="0" w:color="auto"/>
        <w:left w:val="none" w:sz="0" w:space="0" w:color="auto"/>
        <w:bottom w:val="none" w:sz="0" w:space="0" w:color="auto"/>
        <w:right w:val="none" w:sz="0" w:space="0" w:color="auto"/>
      </w:divBdr>
    </w:div>
    <w:div w:id="1314094427">
      <w:bodyDiv w:val="1"/>
      <w:marLeft w:val="0"/>
      <w:marRight w:val="0"/>
      <w:marTop w:val="0"/>
      <w:marBottom w:val="0"/>
      <w:divBdr>
        <w:top w:val="none" w:sz="0" w:space="0" w:color="auto"/>
        <w:left w:val="none" w:sz="0" w:space="0" w:color="auto"/>
        <w:bottom w:val="none" w:sz="0" w:space="0" w:color="auto"/>
        <w:right w:val="none" w:sz="0" w:space="0" w:color="auto"/>
      </w:divBdr>
    </w:div>
    <w:div w:id="1326088006">
      <w:bodyDiv w:val="1"/>
      <w:marLeft w:val="0"/>
      <w:marRight w:val="0"/>
      <w:marTop w:val="0"/>
      <w:marBottom w:val="0"/>
      <w:divBdr>
        <w:top w:val="none" w:sz="0" w:space="0" w:color="auto"/>
        <w:left w:val="none" w:sz="0" w:space="0" w:color="auto"/>
        <w:bottom w:val="none" w:sz="0" w:space="0" w:color="auto"/>
        <w:right w:val="none" w:sz="0" w:space="0" w:color="auto"/>
      </w:divBdr>
    </w:div>
    <w:div w:id="1327127102">
      <w:bodyDiv w:val="1"/>
      <w:marLeft w:val="0"/>
      <w:marRight w:val="0"/>
      <w:marTop w:val="0"/>
      <w:marBottom w:val="0"/>
      <w:divBdr>
        <w:top w:val="none" w:sz="0" w:space="0" w:color="auto"/>
        <w:left w:val="none" w:sz="0" w:space="0" w:color="auto"/>
        <w:bottom w:val="none" w:sz="0" w:space="0" w:color="auto"/>
        <w:right w:val="none" w:sz="0" w:space="0" w:color="auto"/>
      </w:divBdr>
    </w:div>
    <w:div w:id="1342586478">
      <w:bodyDiv w:val="1"/>
      <w:marLeft w:val="0"/>
      <w:marRight w:val="0"/>
      <w:marTop w:val="0"/>
      <w:marBottom w:val="0"/>
      <w:divBdr>
        <w:top w:val="none" w:sz="0" w:space="0" w:color="auto"/>
        <w:left w:val="none" w:sz="0" w:space="0" w:color="auto"/>
        <w:bottom w:val="none" w:sz="0" w:space="0" w:color="auto"/>
        <w:right w:val="none" w:sz="0" w:space="0" w:color="auto"/>
      </w:divBdr>
    </w:div>
    <w:div w:id="1342781877">
      <w:bodyDiv w:val="1"/>
      <w:marLeft w:val="0"/>
      <w:marRight w:val="0"/>
      <w:marTop w:val="0"/>
      <w:marBottom w:val="0"/>
      <w:divBdr>
        <w:top w:val="none" w:sz="0" w:space="0" w:color="auto"/>
        <w:left w:val="none" w:sz="0" w:space="0" w:color="auto"/>
        <w:bottom w:val="none" w:sz="0" w:space="0" w:color="auto"/>
        <w:right w:val="none" w:sz="0" w:space="0" w:color="auto"/>
      </w:divBdr>
      <w:divsChild>
        <w:div w:id="65879984">
          <w:marLeft w:val="0"/>
          <w:marRight w:val="0"/>
          <w:marTop w:val="0"/>
          <w:marBottom w:val="0"/>
          <w:divBdr>
            <w:top w:val="none" w:sz="0" w:space="0" w:color="auto"/>
            <w:left w:val="none" w:sz="0" w:space="0" w:color="auto"/>
            <w:bottom w:val="none" w:sz="0" w:space="0" w:color="auto"/>
            <w:right w:val="none" w:sz="0" w:space="0" w:color="auto"/>
          </w:divBdr>
        </w:div>
        <w:div w:id="236744661">
          <w:marLeft w:val="0"/>
          <w:marRight w:val="0"/>
          <w:marTop w:val="0"/>
          <w:marBottom w:val="0"/>
          <w:divBdr>
            <w:top w:val="none" w:sz="0" w:space="0" w:color="auto"/>
            <w:left w:val="none" w:sz="0" w:space="0" w:color="auto"/>
            <w:bottom w:val="none" w:sz="0" w:space="0" w:color="auto"/>
            <w:right w:val="none" w:sz="0" w:space="0" w:color="auto"/>
          </w:divBdr>
        </w:div>
        <w:div w:id="371854841">
          <w:marLeft w:val="0"/>
          <w:marRight w:val="0"/>
          <w:marTop w:val="0"/>
          <w:marBottom w:val="0"/>
          <w:divBdr>
            <w:top w:val="none" w:sz="0" w:space="0" w:color="auto"/>
            <w:left w:val="none" w:sz="0" w:space="0" w:color="auto"/>
            <w:bottom w:val="none" w:sz="0" w:space="0" w:color="auto"/>
            <w:right w:val="none" w:sz="0" w:space="0" w:color="auto"/>
          </w:divBdr>
        </w:div>
        <w:div w:id="391270701">
          <w:marLeft w:val="0"/>
          <w:marRight w:val="0"/>
          <w:marTop w:val="0"/>
          <w:marBottom w:val="0"/>
          <w:divBdr>
            <w:top w:val="none" w:sz="0" w:space="0" w:color="auto"/>
            <w:left w:val="none" w:sz="0" w:space="0" w:color="auto"/>
            <w:bottom w:val="none" w:sz="0" w:space="0" w:color="auto"/>
            <w:right w:val="none" w:sz="0" w:space="0" w:color="auto"/>
          </w:divBdr>
        </w:div>
        <w:div w:id="545486733">
          <w:marLeft w:val="0"/>
          <w:marRight w:val="0"/>
          <w:marTop w:val="0"/>
          <w:marBottom w:val="0"/>
          <w:divBdr>
            <w:top w:val="none" w:sz="0" w:space="0" w:color="auto"/>
            <w:left w:val="none" w:sz="0" w:space="0" w:color="auto"/>
            <w:bottom w:val="none" w:sz="0" w:space="0" w:color="auto"/>
            <w:right w:val="none" w:sz="0" w:space="0" w:color="auto"/>
          </w:divBdr>
        </w:div>
        <w:div w:id="976881236">
          <w:marLeft w:val="0"/>
          <w:marRight w:val="0"/>
          <w:marTop w:val="0"/>
          <w:marBottom w:val="0"/>
          <w:divBdr>
            <w:top w:val="none" w:sz="0" w:space="0" w:color="auto"/>
            <w:left w:val="none" w:sz="0" w:space="0" w:color="auto"/>
            <w:bottom w:val="none" w:sz="0" w:space="0" w:color="auto"/>
            <w:right w:val="none" w:sz="0" w:space="0" w:color="auto"/>
          </w:divBdr>
        </w:div>
        <w:div w:id="1120419813">
          <w:marLeft w:val="0"/>
          <w:marRight w:val="0"/>
          <w:marTop w:val="0"/>
          <w:marBottom w:val="0"/>
          <w:divBdr>
            <w:top w:val="none" w:sz="0" w:space="0" w:color="auto"/>
            <w:left w:val="none" w:sz="0" w:space="0" w:color="auto"/>
            <w:bottom w:val="none" w:sz="0" w:space="0" w:color="auto"/>
            <w:right w:val="none" w:sz="0" w:space="0" w:color="auto"/>
          </w:divBdr>
        </w:div>
        <w:div w:id="1169558827">
          <w:marLeft w:val="0"/>
          <w:marRight w:val="0"/>
          <w:marTop w:val="0"/>
          <w:marBottom w:val="0"/>
          <w:divBdr>
            <w:top w:val="none" w:sz="0" w:space="0" w:color="auto"/>
            <w:left w:val="none" w:sz="0" w:space="0" w:color="auto"/>
            <w:bottom w:val="none" w:sz="0" w:space="0" w:color="auto"/>
            <w:right w:val="none" w:sz="0" w:space="0" w:color="auto"/>
          </w:divBdr>
        </w:div>
        <w:div w:id="1234466204">
          <w:marLeft w:val="0"/>
          <w:marRight w:val="0"/>
          <w:marTop w:val="0"/>
          <w:marBottom w:val="0"/>
          <w:divBdr>
            <w:top w:val="none" w:sz="0" w:space="0" w:color="auto"/>
            <w:left w:val="none" w:sz="0" w:space="0" w:color="auto"/>
            <w:bottom w:val="none" w:sz="0" w:space="0" w:color="auto"/>
            <w:right w:val="none" w:sz="0" w:space="0" w:color="auto"/>
          </w:divBdr>
        </w:div>
        <w:div w:id="1317370210">
          <w:marLeft w:val="0"/>
          <w:marRight w:val="0"/>
          <w:marTop w:val="0"/>
          <w:marBottom w:val="0"/>
          <w:divBdr>
            <w:top w:val="none" w:sz="0" w:space="0" w:color="auto"/>
            <w:left w:val="none" w:sz="0" w:space="0" w:color="auto"/>
            <w:bottom w:val="none" w:sz="0" w:space="0" w:color="auto"/>
            <w:right w:val="none" w:sz="0" w:space="0" w:color="auto"/>
          </w:divBdr>
        </w:div>
        <w:div w:id="1582182383">
          <w:marLeft w:val="0"/>
          <w:marRight w:val="0"/>
          <w:marTop w:val="0"/>
          <w:marBottom w:val="0"/>
          <w:divBdr>
            <w:top w:val="none" w:sz="0" w:space="0" w:color="auto"/>
            <w:left w:val="none" w:sz="0" w:space="0" w:color="auto"/>
            <w:bottom w:val="none" w:sz="0" w:space="0" w:color="auto"/>
            <w:right w:val="none" w:sz="0" w:space="0" w:color="auto"/>
          </w:divBdr>
        </w:div>
        <w:div w:id="1872766482">
          <w:marLeft w:val="0"/>
          <w:marRight w:val="0"/>
          <w:marTop w:val="0"/>
          <w:marBottom w:val="0"/>
          <w:divBdr>
            <w:top w:val="none" w:sz="0" w:space="0" w:color="auto"/>
            <w:left w:val="none" w:sz="0" w:space="0" w:color="auto"/>
            <w:bottom w:val="none" w:sz="0" w:space="0" w:color="auto"/>
            <w:right w:val="none" w:sz="0" w:space="0" w:color="auto"/>
          </w:divBdr>
        </w:div>
        <w:div w:id="1969429288">
          <w:marLeft w:val="0"/>
          <w:marRight w:val="0"/>
          <w:marTop w:val="0"/>
          <w:marBottom w:val="0"/>
          <w:divBdr>
            <w:top w:val="none" w:sz="0" w:space="0" w:color="auto"/>
            <w:left w:val="none" w:sz="0" w:space="0" w:color="auto"/>
            <w:bottom w:val="none" w:sz="0" w:space="0" w:color="auto"/>
            <w:right w:val="none" w:sz="0" w:space="0" w:color="auto"/>
          </w:divBdr>
        </w:div>
      </w:divsChild>
    </w:div>
    <w:div w:id="1359116435">
      <w:bodyDiv w:val="1"/>
      <w:marLeft w:val="0"/>
      <w:marRight w:val="0"/>
      <w:marTop w:val="0"/>
      <w:marBottom w:val="0"/>
      <w:divBdr>
        <w:top w:val="none" w:sz="0" w:space="0" w:color="auto"/>
        <w:left w:val="none" w:sz="0" w:space="0" w:color="auto"/>
        <w:bottom w:val="none" w:sz="0" w:space="0" w:color="auto"/>
        <w:right w:val="none" w:sz="0" w:space="0" w:color="auto"/>
      </w:divBdr>
    </w:div>
    <w:div w:id="1359895372">
      <w:bodyDiv w:val="1"/>
      <w:marLeft w:val="0"/>
      <w:marRight w:val="0"/>
      <w:marTop w:val="0"/>
      <w:marBottom w:val="0"/>
      <w:divBdr>
        <w:top w:val="none" w:sz="0" w:space="0" w:color="auto"/>
        <w:left w:val="none" w:sz="0" w:space="0" w:color="auto"/>
        <w:bottom w:val="none" w:sz="0" w:space="0" w:color="auto"/>
        <w:right w:val="none" w:sz="0" w:space="0" w:color="auto"/>
      </w:divBdr>
    </w:div>
    <w:div w:id="1378820076">
      <w:bodyDiv w:val="1"/>
      <w:marLeft w:val="0"/>
      <w:marRight w:val="0"/>
      <w:marTop w:val="0"/>
      <w:marBottom w:val="0"/>
      <w:divBdr>
        <w:top w:val="none" w:sz="0" w:space="0" w:color="auto"/>
        <w:left w:val="none" w:sz="0" w:space="0" w:color="auto"/>
        <w:bottom w:val="none" w:sz="0" w:space="0" w:color="auto"/>
        <w:right w:val="none" w:sz="0" w:space="0" w:color="auto"/>
      </w:divBdr>
    </w:div>
    <w:div w:id="1382944978">
      <w:bodyDiv w:val="1"/>
      <w:marLeft w:val="0"/>
      <w:marRight w:val="0"/>
      <w:marTop w:val="0"/>
      <w:marBottom w:val="0"/>
      <w:divBdr>
        <w:top w:val="none" w:sz="0" w:space="0" w:color="auto"/>
        <w:left w:val="none" w:sz="0" w:space="0" w:color="auto"/>
        <w:bottom w:val="none" w:sz="0" w:space="0" w:color="auto"/>
        <w:right w:val="none" w:sz="0" w:space="0" w:color="auto"/>
      </w:divBdr>
    </w:div>
    <w:div w:id="1384910902">
      <w:bodyDiv w:val="1"/>
      <w:marLeft w:val="0"/>
      <w:marRight w:val="0"/>
      <w:marTop w:val="0"/>
      <w:marBottom w:val="0"/>
      <w:divBdr>
        <w:top w:val="none" w:sz="0" w:space="0" w:color="auto"/>
        <w:left w:val="none" w:sz="0" w:space="0" w:color="auto"/>
        <w:bottom w:val="none" w:sz="0" w:space="0" w:color="auto"/>
        <w:right w:val="none" w:sz="0" w:space="0" w:color="auto"/>
      </w:divBdr>
    </w:div>
    <w:div w:id="1392997424">
      <w:bodyDiv w:val="1"/>
      <w:marLeft w:val="0"/>
      <w:marRight w:val="0"/>
      <w:marTop w:val="0"/>
      <w:marBottom w:val="0"/>
      <w:divBdr>
        <w:top w:val="none" w:sz="0" w:space="0" w:color="auto"/>
        <w:left w:val="none" w:sz="0" w:space="0" w:color="auto"/>
        <w:bottom w:val="none" w:sz="0" w:space="0" w:color="auto"/>
        <w:right w:val="none" w:sz="0" w:space="0" w:color="auto"/>
      </w:divBdr>
    </w:div>
    <w:div w:id="1400979109">
      <w:bodyDiv w:val="1"/>
      <w:marLeft w:val="0"/>
      <w:marRight w:val="0"/>
      <w:marTop w:val="0"/>
      <w:marBottom w:val="0"/>
      <w:divBdr>
        <w:top w:val="none" w:sz="0" w:space="0" w:color="auto"/>
        <w:left w:val="none" w:sz="0" w:space="0" w:color="auto"/>
        <w:bottom w:val="none" w:sz="0" w:space="0" w:color="auto"/>
        <w:right w:val="none" w:sz="0" w:space="0" w:color="auto"/>
      </w:divBdr>
      <w:divsChild>
        <w:div w:id="575625484">
          <w:marLeft w:val="0"/>
          <w:marRight w:val="0"/>
          <w:marTop w:val="0"/>
          <w:marBottom w:val="0"/>
          <w:divBdr>
            <w:top w:val="none" w:sz="0" w:space="0" w:color="auto"/>
            <w:left w:val="none" w:sz="0" w:space="0" w:color="auto"/>
            <w:bottom w:val="none" w:sz="0" w:space="0" w:color="auto"/>
            <w:right w:val="none" w:sz="0" w:space="0" w:color="auto"/>
          </w:divBdr>
        </w:div>
      </w:divsChild>
    </w:div>
    <w:div w:id="1403067301">
      <w:bodyDiv w:val="1"/>
      <w:marLeft w:val="0"/>
      <w:marRight w:val="0"/>
      <w:marTop w:val="0"/>
      <w:marBottom w:val="0"/>
      <w:divBdr>
        <w:top w:val="none" w:sz="0" w:space="0" w:color="auto"/>
        <w:left w:val="none" w:sz="0" w:space="0" w:color="auto"/>
        <w:bottom w:val="none" w:sz="0" w:space="0" w:color="auto"/>
        <w:right w:val="none" w:sz="0" w:space="0" w:color="auto"/>
      </w:divBdr>
    </w:div>
    <w:div w:id="1419405572">
      <w:bodyDiv w:val="1"/>
      <w:marLeft w:val="0"/>
      <w:marRight w:val="0"/>
      <w:marTop w:val="0"/>
      <w:marBottom w:val="0"/>
      <w:divBdr>
        <w:top w:val="none" w:sz="0" w:space="0" w:color="auto"/>
        <w:left w:val="none" w:sz="0" w:space="0" w:color="auto"/>
        <w:bottom w:val="none" w:sz="0" w:space="0" w:color="auto"/>
        <w:right w:val="none" w:sz="0" w:space="0" w:color="auto"/>
      </w:divBdr>
    </w:div>
    <w:div w:id="1423182481">
      <w:bodyDiv w:val="1"/>
      <w:marLeft w:val="0"/>
      <w:marRight w:val="0"/>
      <w:marTop w:val="0"/>
      <w:marBottom w:val="0"/>
      <w:divBdr>
        <w:top w:val="none" w:sz="0" w:space="0" w:color="auto"/>
        <w:left w:val="none" w:sz="0" w:space="0" w:color="auto"/>
        <w:bottom w:val="none" w:sz="0" w:space="0" w:color="auto"/>
        <w:right w:val="none" w:sz="0" w:space="0" w:color="auto"/>
      </w:divBdr>
    </w:div>
    <w:div w:id="1426146759">
      <w:bodyDiv w:val="1"/>
      <w:marLeft w:val="0"/>
      <w:marRight w:val="0"/>
      <w:marTop w:val="0"/>
      <w:marBottom w:val="0"/>
      <w:divBdr>
        <w:top w:val="none" w:sz="0" w:space="0" w:color="auto"/>
        <w:left w:val="none" w:sz="0" w:space="0" w:color="auto"/>
        <w:bottom w:val="none" w:sz="0" w:space="0" w:color="auto"/>
        <w:right w:val="none" w:sz="0" w:space="0" w:color="auto"/>
      </w:divBdr>
    </w:div>
    <w:div w:id="1434353586">
      <w:bodyDiv w:val="1"/>
      <w:marLeft w:val="0"/>
      <w:marRight w:val="0"/>
      <w:marTop w:val="0"/>
      <w:marBottom w:val="0"/>
      <w:divBdr>
        <w:top w:val="none" w:sz="0" w:space="0" w:color="auto"/>
        <w:left w:val="none" w:sz="0" w:space="0" w:color="auto"/>
        <w:bottom w:val="none" w:sz="0" w:space="0" w:color="auto"/>
        <w:right w:val="none" w:sz="0" w:space="0" w:color="auto"/>
      </w:divBdr>
    </w:div>
    <w:div w:id="1441799306">
      <w:bodyDiv w:val="1"/>
      <w:marLeft w:val="0"/>
      <w:marRight w:val="0"/>
      <w:marTop w:val="0"/>
      <w:marBottom w:val="0"/>
      <w:divBdr>
        <w:top w:val="none" w:sz="0" w:space="0" w:color="auto"/>
        <w:left w:val="none" w:sz="0" w:space="0" w:color="auto"/>
        <w:bottom w:val="none" w:sz="0" w:space="0" w:color="auto"/>
        <w:right w:val="none" w:sz="0" w:space="0" w:color="auto"/>
      </w:divBdr>
    </w:div>
    <w:div w:id="1444416565">
      <w:bodyDiv w:val="1"/>
      <w:marLeft w:val="0"/>
      <w:marRight w:val="0"/>
      <w:marTop w:val="0"/>
      <w:marBottom w:val="0"/>
      <w:divBdr>
        <w:top w:val="none" w:sz="0" w:space="0" w:color="auto"/>
        <w:left w:val="none" w:sz="0" w:space="0" w:color="auto"/>
        <w:bottom w:val="none" w:sz="0" w:space="0" w:color="auto"/>
        <w:right w:val="none" w:sz="0" w:space="0" w:color="auto"/>
      </w:divBdr>
    </w:div>
    <w:div w:id="1448114209">
      <w:bodyDiv w:val="1"/>
      <w:marLeft w:val="0"/>
      <w:marRight w:val="0"/>
      <w:marTop w:val="0"/>
      <w:marBottom w:val="0"/>
      <w:divBdr>
        <w:top w:val="none" w:sz="0" w:space="0" w:color="auto"/>
        <w:left w:val="none" w:sz="0" w:space="0" w:color="auto"/>
        <w:bottom w:val="none" w:sz="0" w:space="0" w:color="auto"/>
        <w:right w:val="none" w:sz="0" w:space="0" w:color="auto"/>
      </w:divBdr>
    </w:div>
    <w:div w:id="1452170214">
      <w:bodyDiv w:val="1"/>
      <w:marLeft w:val="0"/>
      <w:marRight w:val="0"/>
      <w:marTop w:val="0"/>
      <w:marBottom w:val="0"/>
      <w:divBdr>
        <w:top w:val="none" w:sz="0" w:space="0" w:color="auto"/>
        <w:left w:val="none" w:sz="0" w:space="0" w:color="auto"/>
        <w:bottom w:val="none" w:sz="0" w:space="0" w:color="auto"/>
        <w:right w:val="none" w:sz="0" w:space="0" w:color="auto"/>
      </w:divBdr>
    </w:div>
    <w:div w:id="1465350576">
      <w:bodyDiv w:val="1"/>
      <w:marLeft w:val="0"/>
      <w:marRight w:val="0"/>
      <w:marTop w:val="0"/>
      <w:marBottom w:val="0"/>
      <w:divBdr>
        <w:top w:val="none" w:sz="0" w:space="0" w:color="auto"/>
        <w:left w:val="none" w:sz="0" w:space="0" w:color="auto"/>
        <w:bottom w:val="none" w:sz="0" w:space="0" w:color="auto"/>
        <w:right w:val="none" w:sz="0" w:space="0" w:color="auto"/>
      </w:divBdr>
    </w:div>
    <w:div w:id="1474985302">
      <w:bodyDiv w:val="1"/>
      <w:marLeft w:val="0"/>
      <w:marRight w:val="0"/>
      <w:marTop w:val="0"/>
      <w:marBottom w:val="0"/>
      <w:divBdr>
        <w:top w:val="none" w:sz="0" w:space="0" w:color="auto"/>
        <w:left w:val="none" w:sz="0" w:space="0" w:color="auto"/>
        <w:bottom w:val="none" w:sz="0" w:space="0" w:color="auto"/>
        <w:right w:val="none" w:sz="0" w:space="0" w:color="auto"/>
      </w:divBdr>
    </w:div>
    <w:div w:id="1475103775">
      <w:bodyDiv w:val="1"/>
      <w:marLeft w:val="0"/>
      <w:marRight w:val="0"/>
      <w:marTop w:val="0"/>
      <w:marBottom w:val="0"/>
      <w:divBdr>
        <w:top w:val="none" w:sz="0" w:space="0" w:color="auto"/>
        <w:left w:val="none" w:sz="0" w:space="0" w:color="auto"/>
        <w:bottom w:val="none" w:sz="0" w:space="0" w:color="auto"/>
        <w:right w:val="none" w:sz="0" w:space="0" w:color="auto"/>
      </w:divBdr>
    </w:div>
    <w:div w:id="1477141077">
      <w:bodyDiv w:val="1"/>
      <w:marLeft w:val="0"/>
      <w:marRight w:val="0"/>
      <w:marTop w:val="0"/>
      <w:marBottom w:val="0"/>
      <w:divBdr>
        <w:top w:val="none" w:sz="0" w:space="0" w:color="auto"/>
        <w:left w:val="none" w:sz="0" w:space="0" w:color="auto"/>
        <w:bottom w:val="none" w:sz="0" w:space="0" w:color="auto"/>
        <w:right w:val="none" w:sz="0" w:space="0" w:color="auto"/>
      </w:divBdr>
    </w:div>
    <w:div w:id="1485661401">
      <w:bodyDiv w:val="1"/>
      <w:marLeft w:val="0"/>
      <w:marRight w:val="0"/>
      <w:marTop w:val="0"/>
      <w:marBottom w:val="0"/>
      <w:divBdr>
        <w:top w:val="none" w:sz="0" w:space="0" w:color="auto"/>
        <w:left w:val="none" w:sz="0" w:space="0" w:color="auto"/>
        <w:bottom w:val="none" w:sz="0" w:space="0" w:color="auto"/>
        <w:right w:val="none" w:sz="0" w:space="0" w:color="auto"/>
      </w:divBdr>
    </w:div>
    <w:div w:id="1487671443">
      <w:bodyDiv w:val="1"/>
      <w:marLeft w:val="0"/>
      <w:marRight w:val="0"/>
      <w:marTop w:val="0"/>
      <w:marBottom w:val="0"/>
      <w:divBdr>
        <w:top w:val="none" w:sz="0" w:space="0" w:color="auto"/>
        <w:left w:val="none" w:sz="0" w:space="0" w:color="auto"/>
        <w:bottom w:val="none" w:sz="0" w:space="0" w:color="auto"/>
        <w:right w:val="none" w:sz="0" w:space="0" w:color="auto"/>
      </w:divBdr>
    </w:div>
    <w:div w:id="1489637924">
      <w:bodyDiv w:val="1"/>
      <w:marLeft w:val="0"/>
      <w:marRight w:val="0"/>
      <w:marTop w:val="0"/>
      <w:marBottom w:val="0"/>
      <w:divBdr>
        <w:top w:val="none" w:sz="0" w:space="0" w:color="auto"/>
        <w:left w:val="none" w:sz="0" w:space="0" w:color="auto"/>
        <w:bottom w:val="none" w:sz="0" w:space="0" w:color="auto"/>
        <w:right w:val="none" w:sz="0" w:space="0" w:color="auto"/>
      </w:divBdr>
    </w:div>
    <w:div w:id="1492602550">
      <w:bodyDiv w:val="1"/>
      <w:marLeft w:val="0"/>
      <w:marRight w:val="0"/>
      <w:marTop w:val="0"/>
      <w:marBottom w:val="0"/>
      <w:divBdr>
        <w:top w:val="none" w:sz="0" w:space="0" w:color="auto"/>
        <w:left w:val="none" w:sz="0" w:space="0" w:color="auto"/>
        <w:bottom w:val="none" w:sz="0" w:space="0" w:color="auto"/>
        <w:right w:val="none" w:sz="0" w:space="0" w:color="auto"/>
      </w:divBdr>
    </w:div>
    <w:div w:id="1503622585">
      <w:bodyDiv w:val="1"/>
      <w:marLeft w:val="0"/>
      <w:marRight w:val="0"/>
      <w:marTop w:val="0"/>
      <w:marBottom w:val="0"/>
      <w:divBdr>
        <w:top w:val="none" w:sz="0" w:space="0" w:color="auto"/>
        <w:left w:val="none" w:sz="0" w:space="0" w:color="auto"/>
        <w:bottom w:val="none" w:sz="0" w:space="0" w:color="auto"/>
        <w:right w:val="none" w:sz="0" w:space="0" w:color="auto"/>
      </w:divBdr>
    </w:div>
    <w:div w:id="1505632334">
      <w:bodyDiv w:val="1"/>
      <w:marLeft w:val="0"/>
      <w:marRight w:val="0"/>
      <w:marTop w:val="0"/>
      <w:marBottom w:val="0"/>
      <w:divBdr>
        <w:top w:val="none" w:sz="0" w:space="0" w:color="auto"/>
        <w:left w:val="none" w:sz="0" w:space="0" w:color="auto"/>
        <w:bottom w:val="none" w:sz="0" w:space="0" w:color="auto"/>
        <w:right w:val="none" w:sz="0" w:space="0" w:color="auto"/>
      </w:divBdr>
    </w:div>
    <w:div w:id="1510562135">
      <w:bodyDiv w:val="1"/>
      <w:marLeft w:val="0"/>
      <w:marRight w:val="0"/>
      <w:marTop w:val="0"/>
      <w:marBottom w:val="0"/>
      <w:divBdr>
        <w:top w:val="none" w:sz="0" w:space="0" w:color="auto"/>
        <w:left w:val="none" w:sz="0" w:space="0" w:color="auto"/>
        <w:bottom w:val="none" w:sz="0" w:space="0" w:color="auto"/>
        <w:right w:val="none" w:sz="0" w:space="0" w:color="auto"/>
      </w:divBdr>
    </w:div>
    <w:div w:id="1513564317">
      <w:bodyDiv w:val="1"/>
      <w:marLeft w:val="0"/>
      <w:marRight w:val="0"/>
      <w:marTop w:val="0"/>
      <w:marBottom w:val="0"/>
      <w:divBdr>
        <w:top w:val="none" w:sz="0" w:space="0" w:color="auto"/>
        <w:left w:val="none" w:sz="0" w:space="0" w:color="auto"/>
        <w:bottom w:val="none" w:sz="0" w:space="0" w:color="auto"/>
        <w:right w:val="none" w:sz="0" w:space="0" w:color="auto"/>
      </w:divBdr>
    </w:div>
    <w:div w:id="1521974016">
      <w:bodyDiv w:val="1"/>
      <w:marLeft w:val="0"/>
      <w:marRight w:val="0"/>
      <w:marTop w:val="0"/>
      <w:marBottom w:val="0"/>
      <w:divBdr>
        <w:top w:val="none" w:sz="0" w:space="0" w:color="auto"/>
        <w:left w:val="none" w:sz="0" w:space="0" w:color="auto"/>
        <w:bottom w:val="none" w:sz="0" w:space="0" w:color="auto"/>
        <w:right w:val="none" w:sz="0" w:space="0" w:color="auto"/>
      </w:divBdr>
    </w:div>
    <w:div w:id="1525441914">
      <w:bodyDiv w:val="1"/>
      <w:marLeft w:val="0"/>
      <w:marRight w:val="0"/>
      <w:marTop w:val="0"/>
      <w:marBottom w:val="0"/>
      <w:divBdr>
        <w:top w:val="none" w:sz="0" w:space="0" w:color="auto"/>
        <w:left w:val="none" w:sz="0" w:space="0" w:color="auto"/>
        <w:bottom w:val="none" w:sz="0" w:space="0" w:color="auto"/>
        <w:right w:val="none" w:sz="0" w:space="0" w:color="auto"/>
      </w:divBdr>
    </w:div>
    <w:div w:id="1529755316">
      <w:bodyDiv w:val="1"/>
      <w:marLeft w:val="0"/>
      <w:marRight w:val="0"/>
      <w:marTop w:val="0"/>
      <w:marBottom w:val="0"/>
      <w:divBdr>
        <w:top w:val="none" w:sz="0" w:space="0" w:color="auto"/>
        <w:left w:val="none" w:sz="0" w:space="0" w:color="auto"/>
        <w:bottom w:val="none" w:sz="0" w:space="0" w:color="auto"/>
        <w:right w:val="none" w:sz="0" w:space="0" w:color="auto"/>
      </w:divBdr>
    </w:div>
    <w:div w:id="1533499731">
      <w:bodyDiv w:val="1"/>
      <w:marLeft w:val="0"/>
      <w:marRight w:val="0"/>
      <w:marTop w:val="0"/>
      <w:marBottom w:val="0"/>
      <w:divBdr>
        <w:top w:val="none" w:sz="0" w:space="0" w:color="auto"/>
        <w:left w:val="none" w:sz="0" w:space="0" w:color="auto"/>
        <w:bottom w:val="none" w:sz="0" w:space="0" w:color="auto"/>
        <w:right w:val="none" w:sz="0" w:space="0" w:color="auto"/>
      </w:divBdr>
    </w:div>
    <w:div w:id="1534538966">
      <w:bodyDiv w:val="1"/>
      <w:marLeft w:val="0"/>
      <w:marRight w:val="0"/>
      <w:marTop w:val="0"/>
      <w:marBottom w:val="0"/>
      <w:divBdr>
        <w:top w:val="none" w:sz="0" w:space="0" w:color="auto"/>
        <w:left w:val="none" w:sz="0" w:space="0" w:color="auto"/>
        <w:bottom w:val="none" w:sz="0" w:space="0" w:color="auto"/>
        <w:right w:val="none" w:sz="0" w:space="0" w:color="auto"/>
      </w:divBdr>
    </w:div>
    <w:div w:id="1534658735">
      <w:bodyDiv w:val="1"/>
      <w:marLeft w:val="0"/>
      <w:marRight w:val="0"/>
      <w:marTop w:val="0"/>
      <w:marBottom w:val="0"/>
      <w:divBdr>
        <w:top w:val="none" w:sz="0" w:space="0" w:color="auto"/>
        <w:left w:val="none" w:sz="0" w:space="0" w:color="auto"/>
        <w:bottom w:val="none" w:sz="0" w:space="0" w:color="auto"/>
        <w:right w:val="none" w:sz="0" w:space="0" w:color="auto"/>
      </w:divBdr>
    </w:div>
    <w:div w:id="1538421550">
      <w:bodyDiv w:val="1"/>
      <w:marLeft w:val="0"/>
      <w:marRight w:val="0"/>
      <w:marTop w:val="0"/>
      <w:marBottom w:val="0"/>
      <w:divBdr>
        <w:top w:val="none" w:sz="0" w:space="0" w:color="auto"/>
        <w:left w:val="none" w:sz="0" w:space="0" w:color="auto"/>
        <w:bottom w:val="none" w:sz="0" w:space="0" w:color="auto"/>
        <w:right w:val="none" w:sz="0" w:space="0" w:color="auto"/>
      </w:divBdr>
    </w:div>
    <w:div w:id="1540194150">
      <w:bodyDiv w:val="1"/>
      <w:marLeft w:val="0"/>
      <w:marRight w:val="0"/>
      <w:marTop w:val="0"/>
      <w:marBottom w:val="0"/>
      <w:divBdr>
        <w:top w:val="none" w:sz="0" w:space="0" w:color="auto"/>
        <w:left w:val="none" w:sz="0" w:space="0" w:color="auto"/>
        <w:bottom w:val="none" w:sz="0" w:space="0" w:color="auto"/>
        <w:right w:val="none" w:sz="0" w:space="0" w:color="auto"/>
      </w:divBdr>
    </w:div>
    <w:div w:id="1546213411">
      <w:bodyDiv w:val="1"/>
      <w:marLeft w:val="0"/>
      <w:marRight w:val="0"/>
      <w:marTop w:val="0"/>
      <w:marBottom w:val="0"/>
      <w:divBdr>
        <w:top w:val="none" w:sz="0" w:space="0" w:color="auto"/>
        <w:left w:val="none" w:sz="0" w:space="0" w:color="auto"/>
        <w:bottom w:val="none" w:sz="0" w:space="0" w:color="auto"/>
        <w:right w:val="none" w:sz="0" w:space="0" w:color="auto"/>
      </w:divBdr>
    </w:div>
    <w:div w:id="1553033285">
      <w:bodyDiv w:val="1"/>
      <w:marLeft w:val="0"/>
      <w:marRight w:val="0"/>
      <w:marTop w:val="0"/>
      <w:marBottom w:val="0"/>
      <w:divBdr>
        <w:top w:val="none" w:sz="0" w:space="0" w:color="auto"/>
        <w:left w:val="none" w:sz="0" w:space="0" w:color="auto"/>
        <w:bottom w:val="none" w:sz="0" w:space="0" w:color="auto"/>
        <w:right w:val="none" w:sz="0" w:space="0" w:color="auto"/>
      </w:divBdr>
    </w:div>
    <w:div w:id="1558010570">
      <w:bodyDiv w:val="1"/>
      <w:marLeft w:val="0"/>
      <w:marRight w:val="0"/>
      <w:marTop w:val="0"/>
      <w:marBottom w:val="0"/>
      <w:divBdr>
        <w:top w:val="none" w:sz="0" w:space="0" w:color="auto"/>
        <w:left w:val="none" w:sz="0" w:space="0" w:color="auto"/>
        <w:bottom w:val="none" w:sz="0" w:space="0" w:color="auto"/>
        <w:right w:val="none" w:sz="0" w:space="0" w:color="auto"/>
      </w:divBdr>
    </w:div>
    <w:div w:id="1568757804">
      <w:bodyDiv w:val="1"/>
      <w:marLeft w:val="0"/>
      <w:marRight w:val="0"/>
      <w:marTop w:val="0"/>
      <w:marBottom w:val="0"/>
      <w:divBdr>
        <w:top w:val="none" w:sz="0" w:space="0" w:color="auto"/>
        <w:left w:val="none" w:sz="0" w:space="0" w:color="auto"/>
        <w:bottom w:val="none" w:sz="0" w:space="0" w:color="auto"/>
        <w:right w:val="none" w:sz="0" w:space="0" w:color="auto"/>
      </w:divBdr>
    </w:div>
    <w:div w:id="1592549164">
      <w:bodyDiv w:val="1"/>
      <w:marLeft w:val="0"/>
      <w:marRight w:val="0"/>
      <w:marTop w:val="0"/>
      <w:marBottom w:val="0"/>
      <w:divBdr>
        <w:top w:val="none" w:sz="0" w:space="0" w:color="auto"/>
        <w:left w:val="none" w:sz="0" w:space="0" w:color="auto"/>
        <w:bottom w:val="none" w:sz="0" w:space="0" w:color="auto"/>
        <w:right w:val="none" w:sz="0" w:space="0" w:color="auto"/>
      </w:divBdr>
    </w:div>
    <w:div w:id="1603024704">
      <w:bodyDiv w:val="1"/>
      <w:marLeft w:val="0"/>
      <w:marRight w:val="0"/>
      <w:marTop w:val="0"/>
      <w:marBottom w:val="0"/>
      <w:divBdr>
        <w:top w:val="none" w:sz="0" w:space="0" w:color="auto"/>
        <w:left w:val="none" w:sz="0" w:space="0" w:color="auto"/>
        <w:bottom w:val="none" w:sz="0" w:space="0" w:color="auto"/>
        <w:right w:val="none" w:sz="0" w:space="0" w:color="auto"/>
      </w:divBdr>
    </w:div>
    <w:div w:id="1604075532">
      <w:bodyDiv w:val="1"/>
      <w:marLeft w:val="0"/>
      <w:marRight w:val="0"/>
      <w:marTop w:val="0"/>
      <w:marBottom w:val="0"/>
      <w:divBdr>
        <w:top w:val="none" w:sz="0" w:space="0" w:color="auto"/>
        <w:left w:val="none" w:sz="0" w:space="0" w:color="auto"/>
        <w:bottom w:val="none" w:sz="0" w:space="0" w:color="auto"/>
        <w:right w:val="none" w:sz="0" w:space="0" w:color="auto"/>
      </w:divBdr>
    </w:div>
    <w:div w:id="1633556616">
      <w:bodyDiv w:val="1"/>
      <w:marLeft w:val="0"/>
      <w:marRight w:val="0"/>
      <w:marTop w:val="0"/>
      <w:marBottom w:val="0"/>
      <w:divBdr>
        <w:top w:val="none" w:sz="0" w:space="0" w:color="auto"/>
        <w:left w:val="none" w:sz="0" w:space="0" w:color="auto"/>
        <w:bottom w:val="none" w:sz="0" w:space="0" w:color="auto"/>
        <w:right w:val="none" w:sz="0" w:space="0" w:color="auto"/>
      </w:divBdr>
    </w:div>
    <w:div w:id="1636914405">
      <w:bodyDiv w:val="1"/>
      <w:marLeft w:val="0"/>
      <w:marRight w:val="0"/>
      <w:marTop w:val="0"/>
      <w:marBottom w:val="0"/>
      <w:divBdr>
        <w:top w:val="none" w:sz="0" w:space="0" w:color="auto"/>
        <w:left w:val="none" w:sz="0" w:space="0" w:color="auto"/>
        <w:bottom w:val="none" w:sz="0" w:space="0" w:color="auto"/>
        <w:right w:val="none" w:sz="0" w:space="0" w:color="auto"/>
      </w:divBdr>
    </w:div>
    <w:div w:id="1648969798">
      <w:bodyDiv w:val="1"/>
      <w:marLeft w:val="0"/>
      <w:marRight w:val="0"/>
      <w:marTop w:val="0"/>
      <w:marBottom w:val="0"/>
      <w:divBdr>
        <w:top w:val="none" w:sz="0" w:space="0" w:color="auto"/>
        <w:left w:val="none" w:sz="0" w:space="0" w:color="auto"/>
        <w:bottom w:val="none" w:sz="0" w:space="0" w:color="auto"/>
        <w:right w:val="none" w:sz="0" w:space="0" w:color="auto"/>
      </w:divBdr>
    </w:div>
    <w:div w:id="1660498764">
      <w:bodyDiv w:val="1"/>
      <w:marLeft w:val="0"/>
      <w:marRight w:val="0"/>
      <w:marTop w:val="0"/>
      <w:marBottom w:val="0"/>
      <w:divBdr>
        <w:top w:val="none" w:sz="0" w:space="0" w:color="auto"/>
        <w:left w:val="none" w:sz="0" w:space="0" w:color="auto"/>
        <w:bottom w:val="none" w:sz="0" w:space="0" w:color="auto"/>
        <w:right w:val="none" w:sz="0" w:space="0" w:color="auto"/>
      </w:divBdr>
    </w:div>
    <w:div w:id="1672828921">
      <w:bodyDiv w:val="1"/>
      <w:marLeft w:val="0"/>
      <w:marRight w:val="0"/>
      <w:marTop w:val="0"/>
      <w:marBottom w:val="0"/>
      <w:divBdr>
        <w:top w:val="none" w:sz="0" w:space="0" w:color="auto"/>
        <w:left w:val="none" w:sz="0" w:space="0" w:color="auto"/>
        <w:bottom w:val="none" w:sz="0" w:space="0" w:color="auto"/>
        <w:right w:val="none" w:sz="0" w:space="0" w:color="auto"/>
      </w:divBdr>
    </w:div>
    <w:div w:id="1675063214">
      <w:bodyDiv w:val="1"/>
      <w:marLeft w:val="0"/>
      <w:marRight w:val="0"/>
      <w:marTop w:val="0"/>
      <w:marBottom w:val="0"/>
      <w:divBdr>
        <w:top w:val="none" w:sz="0" w:space="0" w:color="auto"/>
        <w:left w:val="none" w:sz="0" w:space="0" w:color="auto"/>
        <w:bottom w:val="none" w:sz="0" w:space="0" w:color="auto"/>
        <w:right w:val="none" w:sz="0" w:space="0" w:color="auto"/>
      </w:divBdr>
    </w:div>
    <w:div w:id="1688628838">
      <w:bodyDiv w:val="1"/>
      <w:marLeft w:val="0"/>
      <w:marRight w:val="0"/>
      <w:marTop w:val="0"/>
      <w:marBottom w:val="0"/>
      <w:divBdr>
        <w:top w:val="none" w:sz="0" w:space="0" w:color="auto"/>
        <w:left w:val="none" w:sz="0" w:space="0" w:color="auto"/>
        <w:bottom w:val="none" w:sz="0" w:space="0" w:color="auto"/>
        <w:right w:val="none" w:sz="0" w:space="0" w:color="auto"/>
      </w:divBdr>
    </w:div>
    <w:div w:id="1691682303">
      <w:bodyDiv w:val="1"/>
      <w:marLeft w:val="0"/>
      <w:marRight w:val="0"/>
      <w:marTop w:val="0"/>
      <w:marBottom w:val="0"/>
      <w:divBdr>
        <w:top w:val="none" w:sz="0" w:space="0" w:color="auto"/>
        <w:left w:val="none" w:sz="0" w:space="0" w:color="auto"/>
        <w:bottom w:val="none" w:sz="0" w:space="0" w:color="auto"/>
        <w:right w:val="none" w:sz="0" w:space="0" w:color="auto"/>
      </w:divBdr>
    </w:div>
    <w:div w:id="1692946962">
      <w:bodyDiv w:val="1"/>
      <w:marLeft w:val="0"/>
      <w:marRight w:val="0"/>
      <w:marTop w:val="0"/>
      <w:marBottom w:val="0"/>
      <w:divBdr>
        <w:top w:val="none" w:sz="0" w:space="0" w:color="auto"/>
        <w:left w:val="none" w:sz="0" w:space="0" w:color="auto"/>
        <w:bottom w:val="none" w:sz="0" w:space="0" w:color="auto"/>
        <w:right w:val="none" w:sz="0" w:space="0" w:color="auto"/>
      </w:divBdr>
    </w:div>
    <w:div w:id="1701198702">
      <w:bodyDiv w:val="1"/>
      <w:marLeft w:val="0"/>
      <w:marRight w:val="0"/>
      <w:marTop w:val="0"/>
      <w:marBottom w:val="0"/>
      <w:divBdr>
        <w:top w:val="none" w:sz="0" w:space="0" w:color="auto"/>
        <w:left w:val="none" w:sz="0" w:space="0" w:color="auto"/>
        <w:bottom w:val="none" w:sz="0" w:space="0" w:color="auto"/>
        <w:right w:val="none" w:sz="0" w:space="0" w:color="auto"/>
      </w:divBdr>
      <w:divsChild>
        <w:div w:id="1330869572">
          <w:marLeft w:val="0"/>
          <w:marRight w:val="0"/>
          <w:marTop w:val="0"/>
          <w:marBottom w:val="0"/>
          <w:divBdr>
            <w:top w:val="none" w:sz="0" w:space="0" w:color="auto"/>
            <w:left w:val="none" w:sz="0" w:space="0" w:color="auto"/>
            <w:bottom w:val="none" w:sz="0" w:space="0" w:color="auto"/>
            <w:right w:val="none" w:sz="0" w:space="0" w:color="auto"/>
          </w:divBdr>
          <w:divsChild>
            <w:div w:id="43602132">
              <w:marLeft w:val="0"/>
              <w:marRight w:val="0"/>
              <w:marTop w:val="0"/>
              <w:marBottom w:val="0"/>
              <w:divBdr>
                <w:top w:val="none" w:sz="0" w:space="0" w:color="auto"/>
                <w:left w:val="none" w:sz="0" w:space="0" w:color="auto"/>
                <w:bottom w:val="none" w:sz="0" w:space="0" w:color="auto"/>
                <w:right w:val="none" w:sz="0" w:space="0" w:color="auto"/>
              </w:divBdr>
            </w:div>
            <w:div w:id="50617537">
              <w:marLeft w:val="0"/>
              <w:marRight w:val="0"/>
              <w:marTop w:val="0"/>
              <w:marBottom w:val="0"/>
              <w:divBdr>
                <w:top w:val="none" w:sz="0" w:space="0" w:color="auto"/>
                <w:left w:val="none" w:sz="0" w:space="0" w:color="auto"/>
                <w:bottom w:val="none" w:sz="0" w:space="0" w:color="auto"/>
                <w:right w:val="none" w:sz="0" w:space="0" w:color="auto"/>
              </w:divBdr>
            </w:div>
            <w:div w:id="58796962">
              <w:marLeft w:val="0"/>
              <w:marRight w:val="0"/>
              <w:marTop w:val="0"/>
              <w:marBottom w:val="0"/>
              <w:divBdr>
                <w:top w:val="none" w:sz="0" w:space="0" w:color="auto"/>
                <w:left w:val="none" w:sz="0" w:space="0" w:color="auto"/>
                <w:bottom w:val="none" w:sz="0" w:space="0" w:color="auto"/>
                <w:right w:val="none" w:sz="0" w:space="0" w:color="auto"/>
              </w:divBdr>
            </w:div>
            <w:div w:id="80491550">
              <w:marLeft w:val="0"/>
              <w:marRight w:val="0"/>
              <w:marTop w:val="0"/>
              <w:marBottom w:val="0"/>
              <w:divBdr>
                <w:top w:val="none" w:sz="0" w:space="0" w:color="auto"/>
                <w:left w:val="none" w:sz="0" w:space="0" w:color="auto"/>
                <w:bottom w:val="none" w:sz="0" w:space="0" w:color="auto"/>
                <w:right w:val="none" w:sz="0" w:space="0" w:color="auto"/>
              </w:divBdr>
            </w:div>
            <w:div w:id="84114815">
              <w:marLeft w:val="0"/>
              <w:marRight w:val="0"/>
              <w:marTop w:val="0"/>
              <w:marBottom w:val="0"/>
              <w:divBdr>
                <w:top w:val="none" w:sz="0" w:space="0" w:color="auto"/>
                <w:left w:val="none" w:sz="0" w:space="0" w:color="auto"/>
                <w:bottom w:val="none" w:sz="0" w:space="0" w:color="auto"/>
                <w:right w:val="none" w:sz="0" w:space="0" w:color="auto"/>
              </w:divBdr>
            </w:div>
            <w:div w:id="85006239">
              <w:marLeft w:val="0"/>
              <w:marRight w:val="0"/>
              <w:marTop w:val="0"/>
              <w:marBottom w:val="0"/>
              <w:divBdr>
                <w:top w:val="none" w:sz="0" w:space="0" w:color="auto"/>
                <w:left w:val="none" w:sz="0" w:space="0" w:color="auto"/>
                <w:bottom w:val="none" w:sz="0" w:space="0" w:color="auto"/>
                <w:right w:val="none" w:sz="0" w:space="0" w:color="auto"/>
              </w:divBdr>
            </w:div>
            <w:div w:id="103961542">
              <w:marLeft w:val="0"/>
              <w:marRight w:val="0"/>
              <w:marTop w:val="0"/>
              <w:marBottom w:val="0"/>
              <w:divBdr>
                <w:top w:val="none" w:sz="0" w:space="0" w:color="auto"/>
                <w:left w:val="none" w:sz="0" w:space="0" w:color="auto"/>
                <w:bottom w:val="none" w:sz="0" w:space="0" w:color="auto"/>
                <w:right w:val="none" w:sz="0" w:space="0" w:color="auto"/>
              </w:divBdr>
            </w:div>
            <w:div w:id="117651972">
              <w:marLeft w:val="0"/>
              <w:marRight w:val="0"/>
              <w:marTop w:val="0"/>
              <w:marBottom w:val="0"/>
              <w:divBdr>
                <w:top w:val="none" w:sz="0" w:space="0" w:color="auto"/>
                <w:left w:val="none" w:sz="0" w:space="0" w:color="auto"/>
                <w:bottom w:val="none" w:sz="0" w:space="0" w:color="auto"/>
                <w:right w:val="none" w:sz="0" w:space="0" w:color="auto"/>
              </w:divBdr>
            </w:div>
            <w:div w:id="228149412">
              <w:marLeft w:val="0"/>
              <w:marRight w:val="0"/>
              <w:marTop w:val="0"/>
              <w:marBottom w:val="0"/>
              <w:divBdr>
                <w:top w:val="none" w:sz="0" w:space="0" w:color="auto"/>
                <w:left w:val="none" w:sz="0" w:space="0" w:color="auto"/>
                <w:bottom w:val="none" w:sz="0" w:space="0" w:color="auto"/>
                <w:right w:val="none" w:sz="0" w:space="0" w:color="auto"/>
              </w:divBdr>
            </w:div>
            <w:div w:id="236401864">
              <w:marLeft w:val="0"/>
              <w:marRight w:val="0"/>
              <w:marTop w:val="0"/>
              <w:marBottom w:val="0"/>
              <w:divBdr>
                <w:top w:val="none" w:sz="0" w:space="0" w:color="auto"/>
                <w:left w:val="none" w:sz="0" w:space="0" w:color="auto"/>
                <w:bottom w:val="none" w:sz="0" w:space="0" w:color="auto"/>
                <w:right w:val="none" w:sz="0" w:space="0" w:color="auto"/>
              </w:divBdr>
            </w:div>
            <w:div w:id="241330585">
              <w:marLeft w:val="0"/>
              <w:marRight w:val="0"/>
              <w:marTop w:val="0"/>
              <w:marBottom w:val="0"/>
              <w:divBdr>
                <w:top w:val="none" w:sz="0" w:space="0" w:color="auto"/>
                <w:left w:val="none" w:sz="0" w:space="0" w:color="auto"/>
                <w:bottom w:val="none" w:sz="0" w:space="0" w:color="auto"/>
                <w:right w:val="none" w:sz="0" w:space="0" w:color="auto"/>
              </w:divBdr>
            </w:div>
            <w:div w:id="264272000">
              <w:marLeft w:val="0"/>
              <w:marRight w:val="0"/>
              <w:marTop w:val="0"/>
              <w:marBottom w:val="0"/>
              <w:divBdr>
                <w:top w:val="none" w:sz="0" w:space="0" w:color="auto"/>
                <w:left w:val="none" w:sz="0" w:space="0" w:color="auto"/>
                <w:bottom w:val="none" w:sz="0" w:space="0" w:color="auto"/>
                <w:right w:val="none" w:sz="0" w:space="0" w:color="auto"/>
              </w:divBdr>
            </w:div>
            <w:div w:id="267469030">
              <w:marLeft w:val="0"/>
              <w:marRight w:val="0"/>
              <w:marTop w:val="0"/>
              <w:marBottom w:val="0"/>
              <w:divBdr>
                <w:top w:val="none" w:sz="0" w:space="0" w:color="auto"/>
                <w:left w:val="none" w:sz="0" w:space="0" w:color="auto"/>
                <w:bottom w:val="none" w:sz="0" w:space="0" w:color="auto"/>
                <w:right w:val="none" w:sz="0" w:space="0" w:color="auto"/>
              </w:divBdr>
            </w:div>
            <w:div w:id="289478285">
              <w:marLeft w:val="0"/>
              <w:marRight w:val="0"/>
              <w:marTop w:val="0"/>
              <w:marBottom w:val="0"/>
              <w:divBdr>
                <w:top w:val="none" w:sz="0" w:space="0" w:color="auto"/>
                <w:left w:val="none" w:sz="0" w:space="0" w:color="auto"/>
                <w:bottom w:val="none" w:sz="0" w:space="0" w:color="auto"/>
                <w:right w:val="none" w:sz="0" w:space="0" w:color="auto"/>
              </w:divBdr>
            </w:div>
            <w:div w:id="413280311">
              <w:marLeft w:val="0"/>
              <w:marRight w:val="0"/>
              <w:marTop w:val="0"/>
              <w:marBottom w:val="0"/>
              <w:divBdr>
                <w:top w:val="none" w:sz="0" w:space="0" w:color="auto"/>
                <w:left w:val="none" w:sz="0" w:space="0" w:color="auto"/>
                <w:bottom w:val="none" w:sz="0" w:space="0" w:color="auto"/>
                <w:right w:val="none" w:sz="0" w:space="0" w:color="auto"/>
              </w:divBdr>
            </w:div>
            <w:div w:id="434403498">
              <w:marLeft w:val="0"/>
              <w:marRight w:val="0"/>
              <w:marTop w:val="0"/>
              <w:marBottom w:val="0"/>
              <w:divBdr>
                <w:top w:val="none" w:sz="0" w:space="0" w:color="auto"/>
                <w:left w:val="none" w:sz="0" w:space="0" w:color="auto"/>
                <w:bottom w:val="none" w:sz="0" w:space="0" w:color="auto"/>
                <w:right w:val="none" w:sz="0" w:space="0" w:color="auto"/>
              </w:divBdr>
            </w:div>
            <w:div w:id="500895505">
              <w:marLeft w:val="0"/>
              <w:marRight w:val="0"/>
              <w:marTop w:val="0"/>
              <w:marBottom w:val="0"/>
              <w:divBdr>
                <w:top w:val="none" w:sz="0" w:space="0" w:color="auto"/>
                <w:left w:val="none" w:sz="0" w:space="0" w:color="auto"/>
                <w:bottom w:val="none" w:sz="0" w:space="0" w:color="auto"/>
                <w:right w:val="none" w:sz="0" w:space="0" w:color="auto"/>
              </w:divBdr>
            </w:div>
            <w:div w:id="527521643">
              <w:marLeft w:val="0"/>
              <w:marRight w:val="0"/>
              <w:marTop w:val="0"/>
              <w:marBottom w:val="0"/>
              <w:divBdr>
                <w:top w:val="none" w:sz="0" w:space="0" w:color="auto"/>
                <w:left w:val="none" w:sz="0" w:space="0" w:color="auto"/>
                <w:bottom w:val="none" w:sz="0" w:space="0" w:color="auto"/>
                <w:right w:val="none" w:sz="0" w:space="0" w:color="auto"/>
              </w:divBdr>
            </w:div>
            <w:div w:id="607615973">
              <w:marLeft w:val="0"/>
              <w:marRight w:val="0"/>
              <w:marTop w:val="0"/>
              <w:marBottom w:val="0"/>
              <w:divBdr>
                <w:top w:val="none" w:sz="0" w:space="0" w:color="auto"/>
                <w:left w:val="none" w:sz="0" w:space="0" w:color="auto"/>
                <w:bottom w:val="none" w:sz="0" w:space="0" w:color="auto"/>
                <w:right w:val="none" w:sz="0" w:space="0" w:color="auto"/>
              </w:divBdr>
            </w:div>
            <w:div w:id="609705342">
              <w:marLeft w:val="0"/>
              <w:marRight w:val="0"/>
              <w:marTop w:val="0"/>
              <w:marBottom w:val="0"/>
              <w:divBdr>
                <w:top w:val="none" w:sz="0" w:space="0" w:color="auto"/>
                <w:left w:val="none" w:sz="0" w:space="0" w:color="auto"/>
                <w:bottom w:val="none" w:sz="0" w:space="0" w:color="auto"/>
                <w:right w:val="none" w:sz="0" w:space="0" w:color="auto"/>
              </w:divBdr>
            </w:div>
            <w:div w:id="710690047">
              <w:marLeft w:val="0"/>
              <w:marRight w:val="0"/>
              <w:marTop w:val="0"/>
              <w:marBottom w:val="0"/>
              <w:divBdr>
                <w:top w:val="none" w:sz="0" w:space="0" w:color="auto"/>
                <w:left w:val="none" w:sz="0" w:space="0" w:color="auto"/>
                <w:bottom w:val="none" w:sz="0" w:space="0" w:color="auto"/>
                <w:right w:val="none" w:sz="0" w:space="0" w:color="auto"/>
              </w:divBdr>
            </w:div>
            <w:div w:id="724839579">
              <w:marLeft w:val="0"/>
              <w:marRight w:val="0"/>
              <w:marTop w:val="0"/>
              <w:marBottom w:val="0"/>
              <w:divBdr>
                <w:top w:val="none" w:sz="0" w:space="0" w:color="auto"/>
                <w:left w:val="none" w:sz="0" w:space="0" w:color="auto"/>
                <w:bottom w:val="none" w:sz="0" w:space="0" w:color="auto"/>
                <w:right w:val="none" w:sz="0" w:space="0" w:color="auto"/>
              </w:divBdr>
            </w:div>
            <w:div w:id="756948717">
              <w:marLeft w:val="0"/>
              <w:marRight w:val="0"/>
              <w:marTop w:val="0"/>
              <w:marBottom w:val="0"/>
              <w:divBdr>
                <w:top w:val="none" w:sz="0" w:space="0" w:color="auto"/>
                <w:left w:val="none" w:sz="0" w:space="0" w:color="auto"/>
                <w:bottom w:val="none" w:sz="0" w:space="0" w:color="auto"/>
                <w:right w:val="none" w:sz="0" w:space="0" w:color="auto"/>
              </w:divBdr>
            </w:div>
            <w:div w:id="768620448">
              <w:marLeft w:val="0"/>
              <w:marRight w:val="0"/>
              <w:marTop w:val="0"/>
              <w:marBottom w:val="0"/>
              <w:divBdr>
                <w:top w:val="none" w:sz="0" w:space="0" w:color="auto"/>
                <w:left w:val="none" w:sz="0" w:space="0" w:color="auto"/>
                <w:bottom w:val="none" w:sz="0" w:space="0" w:color="auto"/>
                <w:right w:val="none" w:sz="0" w:space="0" w:color="auto"/>
              </w:divBdr>
            </w:div>
            <w:div w:id="783959601">
              <w:marLeft w:val="0"/>
              <w:marRight w:val="0"/>
              <w:marTop w:val="0"/>
              <w:marBottom w:val="0"/>
              <w:divBdr>
                <w:top w:val="none" w:sz="0" w:space="0" w:color="auto"/>
                <w:left w:val="none" w:sz="0" w:space="0" w:color="auto"/>
                <w:bottom w:val="none" w:sz="0" w:space="0" w:color="auto"/>
                <w:right w:val="none" w:sz="0" w:space="0" w:color="auto"/>
              </w:divBdr>
            </w:div>
            <w:div w:id="852497003">
              <w:marLeft w:val="0"/>
              <w:marRight w:val="0"/>
              <w:marTop w:val="0"/>
              <w:marBottom w:val="0"/>
              <w:divBdr>
                <w:top w:val="none" w:sz="0" w:space="0" w:color="auto"/>
                <w:left w:val="none" w:sz="0" w:space="0" w:color="auto"/>
                <w:bottom w:val="none" w:sz="0" w:space="0" w:color="auto"/>
                <w:right w:val="none" w:sz="0" w:space="0" w:color="auto"/>
              </w:divBdr>
            </w:div>
            <w:div w:id="864027216">
              <w:marLeft w:val="0"/>
              <w:marRight w:val="0"/>
              <w:marTop w:val="0"/>
              <w:marBottom w:val="0"/>
              <w:divBdr>
                <w:top w:val="none" w:sz="0" w:space="0" w:color="auto"/>
                <w:left w:val="none" w:sz="0" w:space="0" w:color="auto"/>
                <w:bottom w:val="none" w:sz="0" w:space="0" w:color="auto"/>
                <w:right w:val="none" w:sz="0" w:space="0" w:color="auto"/>
              </w:divBdr>
            </w:div>
            <w:div w:id="946930739">
              <w:marLeft w:val="0"/>
              <w:marRight w:val="0"/>
              <w:marTop w:val="0"/>
              <w:marBottom w:val="0"/>
              <w:divBdr>
                <w:top w:val="none" w:sz="0" w:space="0" w:color="auto"/>
                <w:left w:val="none" w:sz="0" w:space="0" w:color="auto"/>
                <w:bottom w:val="none" w:sz="0" w:space="0" w:color="auto"/>
                <w:right w:val="none" w:sz="0" w:space="0" w:color="auto"/>
              </w:divBdr>
            </w:div>
            <w:div w:id="966013769">
              <w:marLeft w:val="0"/>
              <w:marRight w:val="0"/>
              <w:marTop w:val="0"/>
              <w:marBottom w:val="0"/>
              <w:divBdr>
                <w:top w:val="none" w:sz="0" w:space="0" w:color="auto"/>
                <w:left w:val="none" w:sz="0" w:space="0" w:color="auto"/>
                <w:bottom w:val="none" w:sz="0" w:space="0" w:color="auto"/>
                <w:right w:val="none" w:sz="0" w:space="0" w:color="auto"/>
              </w:divBdr>
            </w:div>
            <w:div w:id="975063897">
              <w:marLeft w:val="0"/>
              <w:marRight w:val="0"/>
              <w:marTop w:val="0"/>
              <w:marBottom w:val="0"/>
              <w:divBdr>
                <w:top w:val="none" w:sz="0" w:space="0" w:color="auto"/>
                <w:left w:val="none" w:sz="0" w:space="0" w:color="auto"/>
                <w:bottom w:val="none" w:sz="0" w:space="0" w:color="auto"/>
                <w:right w:val="none" w:sz="0" w:space="0" w:color="auto"/>
              </w:divBdr>
            </w:div>
            <w:div w:id="983892569">
              <w:marLeft w:val="0"/>
              <w:marRight w:val="0"/>
              <w:marTop w:val="0"/>
              <w:marBottom w:val="0"/>
              <w:divBdr>
                <w:top w:val="none" w:sz="0" w:space="0" w:color="auto"/>
                <w:left w:val="none" w:sz="0" w:space="0" w:color="auto"/>
                <w:bottom w:val="none" w:sz="0" w:space="0" w:color="auto"/>
                <w:right w:val="none" w:sz="0" w:space="0" w:color="auto"/>
              </w:divBdr>
            </w:div>
            <w:div w:id="995841834">
              <w:marLeft w:val="0"/>
              <w:marRight w:val="0"/>
              <w:marTop w:val="0"/>
              <w:marBottom w:val="0"/>
              <w:divBdr>
                <w:top w:val="none" w:sz="0" w:space="0" w:color="auto"/>
                <w:left w:val="none" w:sz="0" w:space="0" w:color="auto"/>
                <w:bottom w:val="none" w:sz="0" w:space="0" w:color="auto"/>
                <w:right w:val="none" w:sz="0" w:space="0" w:color="auto"/>
              </w:divBdr>
            </w:div>
            <w:div w:id="1075011061">
              <w:marLeft w:val="0"/>
              <w:marRight w:val="0"/>
              <w:marTop w:val="0"/>
              <w:marBottom w:val="0"/>
              <w:divBdr>
                <w:top w:val="none" w:sz="0" w:space="0" w:color="auto"/>
                <w:left w:val="none" w:sz="0" w:space="0" w:color="auto"/>
                <w:bottom w:val="none" w:sz="0" w:space="0" w:color="auto"/>
                <w:right w:val="none" w:sz="0" w:space="0" w:color="auto"/>
              </w:divBdr>
            </w:div>
            <w:div w:id="1156991614">
              <w:marLeft w:val="0"/>
              <w:marRight w:val="0"/>
              <w:marTop w:val="0"/>
              <w:marBottom w:val="0"/>
              <w:divBdr>
                <w:top w:val="none" w:sz="0" w:space="0" w:color="auto"/>
                <w:left w:val="none" w:sz="0" w:space="0" w:color="auto"/>
                <w:bottom w:val="none" w:sz="0" w:space="0" w:color="auto"/>
                <w:right w:val="none" w:sz="0" w:space="0" w:color="auto"/>
              </w:divBdr>
            </w:div>
            <w:div w:id="1181966262">
              <w:marLeft w:val="0"/>
              <w:marRight w:val="0"/>
              <w:marTop w:val="0"/>
              <w:marBottom w:val="0"/>
              <w:divBdr>
                <w:top w:val="none" w:sz="0" w:space="0" w:color="auto"/>
                <w:left w:val="none" w:sz="0" w:space="0" w:color="auto"/>
                <w:bottom w:val="none" w:sz="0" w:space="0" w:color="auto"/>
                <w:right w:val="none" w:sz="0" w:space="0" w:color="auto"/>
              </w:divBdr>
            </w:div>
            <w:div w:id="1202400613">
              <w:marLeft w:val="0"/>
              <w:marRight w:val="0"/>
              <w:marTop w:val="0"/>
              <w:marBottom w:val="0"/>
              <w:divBdr>
                <w:top w:val="none" w:sz="0" w:space="0" w:color="auto"/>
                <w:left w:val="none" w:sz="0" w:space="0" w:color="auto"/>
                <w:bottom w:val="none" w:sz="0" w:space="0" w:color="auto"/>
                <w:right w:val="none" w:sz="0" w:space="0" w:color="auto"/>
              </w:divBdr>
            </w:div>
            <w:div w:id="1202940061">
              <w:marLeft w:val="0"/>
              <w:marRight w:val="0"/>
              <w:marTop w:val="0"/>
              <w:marBottom w:val="0"/>
              <w:divBdr>
                <w:top w:val="none" w:sz="0" w:space="0" w:color="auto"/>
                <w:left w:val="none" w:sz="0" w:space="0" w:color="auto"/>
                <w:bottom w:val="none" w:sz="0" w:space="0" w:color="auto"/>
                <w:right w:val="none" w:sz="0" w:space="0" w:color="auto"/>
              </w:divBdr>
            </w:div>
            <w:div w:id="1212153955">
              <w:marLeft w:val="0"/>
              <w:marRight w:val="0"/>
              <w:marTop w:val="0"/>
              <w:marBottom w:val="0"/>
              <w:divBdr>
                <w:top w:val="none" w:sz="0" w:space="0" w:color="auto"/>
                <w:left w:val="none" w:sz="0" w:space="0" w:color="auto"/>
                <w:bottom w:val="none" w:sz="0" w:space="0" w:color="auto"/>
                <w:right w:val="none" w:sz="0" w:space="0" w:color="auto"/>
              </w:divBdr>
            </w:div>
            <w:div w:id="1337685997">
              <w:marLeft w:val="0"/>
              <w:marRight w:val="0"/>
              <w:marTop w:val="0"/>
              <w:marBottom w:val="0"/>
              <w:divBdr>
                <w:top w:val="none" w:sz="0" w:space="0" w:color="auto"/>
                <w:left w:val="none" w:sz="0" w:space="0" w:color="auto"/>
                <w:bottom w:val="none" w:sz="0" w:space="0" w:color="auto"/>
                <w:right w:val="none" w:sz="0" w:space="0" w:color="auto"/>
              </w:divBdr>
            </w:div>
            <w:div w:id="1362972572">
              <w:marLeft w:val="0"/>
              <w:marRight w:val="0"/>
              <w:marTop w:val="0"/>
              <w:marBottom w:val="0"/>
              <w:divBdr>
                <w:top w:val="none" w:sz="0" w:space="0" w:color="auto"/>
                <w:left w:val="none" w:sz="0" w:space="0" w:color="auto"/>
                <w:bottom w:val="none" w:sz="0" w:space="0" w:color="auto"/>
                <w:right w:val="none" w:sz="0" w:space="0" w:color="auto"/>
              </w:divBdr>
            </w:div>
            <w:div w:id="1492024585">
              <w:marLeft w:val="0"/>
              <w:marRight w:val="0"/>
              <w:marTop w:val="0"/>
              <w:marBottom w:val="0"/>
              <w:divBdr>
                <w:top w:val="none" w:sz="0" w:space="0" w:color="auto"/>
                <w:left w:val="none" w:sz="0" w:space="0" w:color="auto"/>
                <w:bottom w:val="none" w:sz="0" w:space="0" w:color="auto"/>
                <w:right w:val="none" w:sz="0" w:space="0" w:color="auto"/>
              </w:divBdr>
            </w:div>
            <w:div w:id="1499157206">
              <w:marLeft w:val="0"/>
              <w:marRight w:val="0"/>
              <w:marTop w:val="0"/>
              <w:marBottom w:val="0"/>
              <w:divBdr>
                <w:top w:val="none" w:sz="0" w:space="0" w:color="auto"/>
                <w:left w:val="none" w:sz="0" w:space="0" w:color="auto"/>
                <w:bottom w:val="none" w:sz="0" w:space="0" w:color="auto"/>
                <w:right w:val="none" w:sz="0" w:space="0" w:color="auto"/>
              </w:divBdr>
            </w:div>
            <w:div w:id="1584879397">
              <w:marLeft w:val="0"/>
              <w:marRight w:val="0"/>
              <w:marTop w:val="0"/>
              <w:marBottom w:val="0"/>
              <w:divBdr>
                <w:top w:val="none" w:sz="0" w:space="0" w:color="auto"/>
                <w:left w:val="none" w:sz="0" w:space="0" w:color="auto"/>
                <w:bottom w:val="none" w:sz="0" w:space="0" w:color="auto"/>
                <w:right w:val="none" w:sz="0" w:space="0" w:color="auto"/>
              </w:divBdr>
            </w:div>
            <w:div w:id="1614248578">
              <w:marLeft w:val="0"/>
              <w:marRight w:val="0"/>
              <w:marTop w:val="0"/>
              <w:marBottom w:val="0"/>
              <w:divBdr>
                <w:top w:val="none" w:sz="0" w:space="0" w:color="auto"/>
                <w:left w:val="none" w:sz="0" w:space="0" w:color="auto"/>
                <w:bottom w:val="none" w:sz="0" w:space="0" w:color="auto"/>
                <w:right w:val="none" w:sz="0" w:space="0" w:color="auto"/>
              </w:divBdr>
            </w:div>
            <w:div w:id="1653366855">
              <w:marLeft w:val="0"/>
              <w:marRight w:val="0"/>
              <w:marTop w:val="0"/>
              <w:marBottom w:val="0"/>
              <w:divBdr>
                <w:top w:val="none" w:sz="0" w:space="0" w:color="auto"/>
                <w:left w:val="none" w:sz="0" w:space="0" w:color="auto"/>
                <w:bottom w:val="none" w:sz="0" w:space="0" w:color="auto"/>
                <w:right w:val="none" w:sz="0" w:space="0" w:color="auto"/>
              </w:divBdr>
            </w:div>
            <w:div w:id="1656572555">
              <w:marLeft w:val="0"/>
              <w:marRight w:val="0"/>
              <w:marTop w:val="0"/>
              <w:marBottom w:val="0"/>
              <w:divBdr>
                <w:top w:val="none" w:sz="0" w:space="0" w:color="auto"/>
                <w:left w:val="none" w:sz="0" w:space="0" w:color="auto"/>
                <w:bottom w:val="none" w:sz="0" w:space="0" w:color="auto"/>
                <w:right w:val="none" w:sz="0" w:space="0" w:color="auto"/>
              </w:divBdr>
            </w:div>
            <w:div w:id="1660882476">
              <w:marLeft w:val="0"/>
              <w:marRight w:val="0"/>
              <w:marTop w:val="0"/>
              <w:marBottom w:val="0"/>
              <w:divBdr>
                <w:top w:val="none" w:sz="0" w:space="0" w:color="auto"/>
                <w:left w:val="none" w:sz="0" w:space="0" w:color="auto"/>
                <w:bottom w:val="none" w:sz="0" w:space="0" w:color="auto"/>
                <w:right w:val="none" w:sz="0" w:space="0" w:color="auto"/>
              </w:divBdr>
            </w:div>
            <w:div w:id="1771386233">
              <w:marLeft w:val="0"/>
              <w:marRight w:val="0"/>
              <w:marTop w:val="0"/>
              <w:marBottom w:val="0"/>
              <w:divBdr>
                <w:top w:val="none" w:sz="0" w:space="0" w:color="auto"/>
                <w:left w:val="none" w:sz="0" w:space="0" w:color="auto"/>
                <w:bottom w:val="none" w:sz="0" w:space="0" w:color="auto"/>
                <w:right w:val="none" w:sz="0" w:space="0" w:color="auto"/>
              </w:divBdr>
            </w:div>
            <w:div w:id="1782725353">
              <w:marLeft w:val="0"/>
              <w:marRight w:val="0"/>
              <w:marTop w:val="0"/>
              <w:marBottom w:val="0"/>
              <w:divBdr>
                <w:top w:val="none" w:sz="0" w:space="0" w:color="auto"/>
                <w:left w:val="none" w:sz="0" w:space="0" w:color="auto"/>
                <w:bottom w:val="none" w:sz="0" w:space="0" w:color="auto"/>
                <w:right w:val="none" w:sz="0" w:space="0" w:color="auto"/>
              </w:divBdr>
            </w:div>
            <w:div w:id="1795324623">
              <w:marLeft w:val="0"/>
              <w:marRight w:val="0"/>
              <w:marTop w:val="0"/>
              <w:marBottom w:val="0"/>
              <w:divBdr>
                <w:top w:val="none" w:sz="0" w:space="0" w:color="auto"/>
                <w:left w:val="none" w:sz="0" w:space="0" w:color="auto"/>
                <w:bottom w:val="none" w:sz="0" w:space="0" w:color="auto"/>
                <w:right w:val="none" w:sz="0" w:space="0" w:color="auto"/>
              </w:divBdr>
            </w:div>
            <w:div w:id="1800881771">
              <w:marLeft w:val="0"/>
              <w:marRight w:val="0"/>
              <w:marTop w:val="0"/>
              <w:marBottom w:val="0"/>
              <w:divBdr>
                <w:top w:val="none" w:sz="0" w:space="0" w:color="auto"/>
                <w:left w:val="none" w:sz="0" w:space="0" w:color="auto"/>
                <w:bottom w:val="none" w:sz="0" w:space="0" w:color="auto"/>
                <w:right w:val="none" w:sz="0" w:space="0" w:color="auto"/>
              </w:divBdr>
            </w:div>
            <w:div w:id="1837722169">
              <w:marLeft w:val="0"/>
              <w:marRight w:val="0"/>
              <w:marTop w:val="0"/>
              <w:marBottom w:val="0"/>
              <w:divBdr>
                <w:top w:val="none" w:sz="0" w:space="0" w:color="auto"/>
                <w:left w:val="none" w:sz="0" w:space="0" w:color="auto"/>
                <w:bottom w:val="none" w:sz="0" w:space="0" w:color="auto"/>
                <w:right w:val="none" w:sz="0" w:space="0" w:color="auto"/>
              </w:divBdr>
            </w:div>
            <w:div w:id="1849098622">
              <w:marLeft w:val="0"/>
              <w:marRight w:val="0"/>
              <w:marTop w:val="0"/>
              <w:marBottom w:val="0"/>
              <w:divBdr>
                <w:top w:val="none" w:sz="0" w:space="0" w:color="auto"/>
                <w:left w:val="none" w:sz="0" w:space="0" w:color="auto"/>
                <w:bottom w:val="none" w:sz="0" w:space="0" w:color="auto"/>
                <w:right w:val="none" w:sz="0" w:space="0" w:color="auto"/>
              </w:divBdr>
            </w:div>
            <w:div w:id="1989047322">
              <w:marLeft w:val="0"/>
              <w:marRight w:val="0"/>
              <w:marTop w:val="0"/>
              <w:marBottom w:val="0"/>
              <w:divBdr>
                <w:top w:val="none" w:sz="0" w:space="0" w:color="auto"/>
                <w:left w:val="none" w:sz="0" w:space="0" w:color="auto"/>
                <w:bottom w:val="none" w:sz="0" w:space="0" w:color="auto"/>
                <w:right w:val="none" w:sz="0" w:space="0" w:color="auto"/>
              </w:divBdr>
            </w:div>
            <w:div w:id="2031297878">
              <w:marLeft w:val="0"/>
              <w:marRight w:val="0"/>
              <w:marTop w:val="0"/>
              <w:marBottom w:val="0"/>
              <w:divBdr>
                <w:top w:val="none" w:sz="0" w:space="0" w:color="auto"/>
                <w:left w:val="none" w:sz="0" w:space="0" w:color="auto"/>
                <w:bottom w:val="none" w:sz="0" w:space="0" w:color="auto"/>
                <w:right w:val="none" w:sz="0" w:space="0" w:color="auto"/>
              </w:divBdr>
            </w:div>
            <w:div w:id="2101026697">
              <w:marLeft w:val="0"/>
              <w:marRight w:val="0"/>
              <w:marTop w:val="0"/>
              <w:marBottom w:val="0"/>
              <w:divBdr>
                <w:top w:val="none" w:sz="0" w:space="0" w:color="auto"/>
                <w:left w:val="none" w:sz="0" w:space="0" w:color="auto"/>
                <w:bottom w:val="none" w:sz="0" w:space="0" w:color="auto"/>
                <w:right w:val="none" w:sz="0" w:space="0" w:color="auto"/>
              </w:divBdr>
            </w:div>
            <w:div w:id="2136408438">
              <w:marLeft w:val="0"/>
              <w:marRight w:val="0"/>
              <w:marTop w:val="0"/>
              <w:marBottom w:val="0"/>
              <w:divBdr>
                <w:top w:val="none" w:sz="0" w:space="0" w:color="auto"/>
                <w:left w:val="none" w:sz="0" w:space="0" w:color="auto"/>
                <w:bottom w:val="none" w:sz="0" w:space="0" w:color="auto"/>
                <w:right w:val="none" w:sz="0" w:space="0" w:color="auto"/>
              </w:divBdr>
            </w:div>
            <w:div w:id="214036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632129">
      <w:bodyDiv w:val="1"/>
      <w:marLeft w:val="0"/>
      <w:marRight w:val="0"/>
      <w:marTop w:val="0"/>
      <w:marBottom w:val="0"/>
      <w:divBdr>
        <w:top w:val="none" w:sz="0" w:space="0" w:color="auto"/>
        <w:left w:val="none" w:sz="0" w:space="0" w:color="auto"/>
        <w:bottom w:val="none" w:sz="0" w:space="0" w:color="auto"/>
        <w:right w:val="none" w:sz="0" w:space="0" w:color="auto"/>
      </w:divBdr>
    </w:div>
    <w:div w:id="1726946458">
      <w:bodyDiv w:val="1"/>
      <w:marLeft w:val="0"/>
      <w:marRight w:val="0"/>
      <w:marTop w:val="0"/>
      <w:marBottom w:val="0"/>
      <w:divBdr>
        <w:top w:val="none" w:sz="0" w:space="0" w:color="auto"/>
        <w:left w:val="none" w:sz="0" w:space="0" w:color="auto"/>
        <w:bottom w:val="none" w:sz="0" w:space="0" w:color="auto"/>
        <w:right w:val="none" w:sz="0" w:space="0" w:color="auto"/>
      </w:divBdr>
      <w:divsChild>
        <w:div w:id="19596768">
          <w:marLeft w:val="0"/>
          <w:marRight w:val="0"/>
          <w:marTop w:val="0"/>
          <w:marBottom w:val="0"/>
          <w:divBdr>
            <w:top w:val="none" w:sz="0" w:space="0" w:color="auto"/>
            <w:left w:val="none" w:sz="0" w:space="0" w:color="auto"/>
            <w:bottom w:val="none" w:sz="0" w:space="0" w:color="auto"/>
            <w:right w:val="none" w:sz="0" w:space="0" w:color="auto"/>
          </w:divBdr>
        </w:div>
        <w:div w:id="27683045">
          <w:marLeft w:val="0"/>
          <w:marRight w:val="0"/>
          <w:marTop w:val="0"/>
          <w:marBottom w:val="0"/>
          <w:divBdr>
            <w:top w:val="none" w:sz="0" w:space="0" w:color="auto"/>
            <w:left w:val="none" w:sz="0" w:space="0" w:color="auto"/>
            <w:bottom w:val="none" w:sz="0" w:space="0" w:color="auto"/>
            <w:right w:val="none" w:sz="0" w:space="0" w:color="auto"/>
          </w:divBdr>
        </w:div>
        <w:div w:id="59181696">
          <w:marLeft w:val="0"/>
          <w:marRight w:val="0"/>
          <w:marTop w:val="0"/>
          <w:marBottom w:val="0"/>
          <w:divBdr>
            <w:top w:val="none" w:sz="0" w:space="0" w:color="auto"/>
            <w:left w:val="none" w:sz="0" w:space="0" w:color="auto"/>
            <w:bottom w:val="none" w:sz="0" w:space="0" w:color="auto"/>
            <w:right w:val="none" w:sz="0" w:space="0" w:color="auto"/>
          </w:divBdr>
        </w:div>
        <w:div w:id="74518826">
          <w:marLeft w:val="0"/>
          <w:marRight w:val="0"/>
          <w:marTop w:val="0"/>
          <w:marBottom w:val="0"/>
          <w:divBdr>
            <w:top w:val="none" w:sz="0" w:space="0" w:color="auto"/>
            <w:left w:val="none" w:sz="0" w:space="0" w:color="auto"/>
            <w:bottom w:val="none" w:sz="0" w:space="0" w:color="auto"/>
            <w:right w:val="none" w:sz="0" w:space="0" w:color="auto"/>
          </w:divBdr>
        </w:div>
        <w:div w:id="129440012">
          <w:marLeft w:val="0"/>
          <w:marRight w:val="0"/>
          <w:marTop w:val="0"/>
          <w:marBottom w:val="0"/>
          <w:divBdr>
            <w:top w:val="none" w:sz="0" w:space="0" w:color="auto"/>
            <w:left w:val="none" w:sz="0" w:space="0" w:color="auto"/>
            <w:bottom w:val="none" w:sz="0" w:space="0" w:color="auto"/>
            <w:right w:val="none" w:sz="0" w:space="0" w:color="auto"/>
          </w:divBdr>
        </w:div>
        <w:div w:id="151524939">
          <w:marLeft w:val="0"/>
          <w:marRight w:val="0"/>
          <w:marTop w:val="0"/>
          <w:marBottom w:val="0"/>
          <w:divBdr>
            <w:top w:val="none" w:sz="0" w:space="0" w:color="auto"/>
            <w:left w:val="none" w:sz="0" w:space="0" w:color="auto"/>
            <w:bottom w:val="none" w:sz="0" w:space="0" w:color="auto"/>
            <w:right w:val="none" w:sz="0" w:space="0" w:color="auto"/>
          </w:divBdr>
        </w:div>
        <w:div w:id="153690620">
          <w:marLeft w:val="0"/>
          <w:marRight w:val="0"/>
          <w:marTop w:val="0"/>
          <w:marBottom w:val="0"/>
          <w:divBdr>
            <w:top w:val="none" w:sz="0" w:space="0" w:color="auto"/>
            <w:left w:val="none" w:sz="0" w:space="0" w:color="auto"/>
            <w:bottom w:val="none" w:sz="0" w:space="0" w:color="auto"/>
            <w:right w:val="none" w:sz="0" w:space="0" w:color="auto"/>
          </w:divBdr>
        </w:div>
        <w:div w:id="200435519">
          <w:marLeft w:val="0"/>
          <w:marRight w:val="0"/>
          <w:marTop w:val="0"/>
          <w:marBottom w:val="0"/>
          <w:divBdr>
            <w:top w:val="none" w:sz="0" w:space="0" w:color="auto"/>
            <w:left w:val="none" w:sz="0" w:space="0" w:color="auto"/>
            <w:bottom w:val="none" w:sz="0" w:space="0" w:color="auto"/>
            <w:right w:val="none" w:sz="0" w:space="0" w:color="auto"/>
          </w:divBdr>
        </w:div>
        <w:div w:id="202132334">
          <w:marLeft w:val="0"/>
          <w:marRight w:val="0"/>
          <w:marTop w:val="0"/>
          <w:marBottom w:val="0"/>
          <w:divBdr>
            <w:top w:val="none" w:sz="0" w:space="0" w:color="auto"/>
            <w:left w:val="none" w:sz="0" w:space="0" w:color="auto"/>
            <w:bottom w:val="none" w:sz="0" w:space="0" w:color="auto"/>
            <w:right w:val="none" w:sz="0" w:space="0" w:color="auto"/>
          </w:divBdr>
        </w:div>
        <w:div w:id="213591289">
          <w:marLeft w:val="0"/>
          <w:marRight w:val="0"/>
          <w:marTop w:val="0"/>
          <w:marBottom w:val="0"/>
          <w:divBdr>
            <w:top w:val="none" w:sz="0" w:space="0" w:color="auto"/>
            <w:left w:val="none" w:sz="0" w:space="0" w:color="auto"/>
            <w:bottom w:val="none" w:sz="0" w:space="0" w:color="auto"/>
            <w:right w:val="none" w:sz="0" w:space="0" w:color="auto"/>
          </w:divBdr>
        </w:div>
        <w:div w:id="241991347">
          <w:marLeft w:val="0"/>
          <w:marRight w:val="0"/>
          <w:marTop w:val="0"/>
          <w:marBottom w:val="0"/>
          <w:divBdr>
            <w:top w:val="none" w:sz="0" w:space="0" w:color="auto"/>
            <w:left w:val="none" w:sz="0" w:space="0" w:color="auto"/>
            <w:bottom w:val="none" w:sz="0" w:space="0" w:color="auto"/>
            <w:right w:val="none" w:sz="0" w:space="0" w:color="auto"/>
          </w:divBdr>
        </w:div>
        <w:div w:id="247621221">
          <w:marLeft w:val="0"/>
          <w:marRight w:val="0"/>
          <w:marTop w:val="0"/>
          <w:marBottom w:val="0"/>
          <w:divBdr>
            <w:top w:val="none" w:sz="0" w:space="0" w:color="auto"/>
            <w:left w:val="none" w:sz="0" w:space="0" w:color="auto"/>
            <w:bottom w:val="none" w:sz="0" w:space="0" w:color="auto"/>
            <w:right w:val="none" w:sz="0" w:space="0" w:color="auto"/>
          </w:divBdr>
        </w:div>
        <w:div w:id="252514799">
          <w:marLeft w:val="0"/>
          <w:marRight w:val="0"/>
          <w:marTop w:val="0"/>
          <w:marBottom w:val="0"/>
          <w:divBdr>
            <w:top w:val="none" w:sz="0" w:space="0" w:color="auto"/>
            <w:left w:val="none" w:sz="0" w:space="0" w:color="auto"/>
            <w:bottom w:val="none" w:sz="0" w:space="0" w:color="auto"/>
            <w:right w:val="none" w:sz="0" w:space="0" w:color="auto"/>
          </w:divBdr>
        </w:div>
        <w:div w:id="279145603">
          <w:marLeft w:val="0"/>
          <w:marRight w:val="0"/>
          <w:marTop w:val="0"/>
          <w:marBottom w:val="0"/>
          <w:divBdr>
            <w:top w:val="none" w:sz="0" w:space="0" w:color="auto"/>
            <w:left w:val="none" w:sz="0" w:space="0" w:color="auto"/>
            <w:bottom w:val="none" w:sz="0" w:space="0" w:color="auto"/>
            <w:right w:val="none" w:sz="0" w:space="0" w:color="auto"/>
          </w:divBdr>
        </w:div>
        <w:div w:id="327754876">
          <w:marLeft w:val="0"/>
          <w:marRight w:val="0"/>
          <w:marTop w:val="0"/>
          <w:marBottom w:val="0"/>
          <w:divBdr>
            <w:top w:val="none" w:sz="0" w:space="0" w:color="auto"/>
            <w:left w:val="none" w:sz="0" w:space="0" w:color="auto"/>
            <w:bottom w:val="none" w:sz="0" w:space="0" w:color="auto"/>
            <w:right w:val="none" w:sz="0" w:space="0" w:color="auto"/>
          </w:divBdr>
        </w:div>
        <w:div w:id="329842883">
          <w:marLeft w:val="0"/>
          <w:marRight w:val="0"/>
          <w:marTop w:val="0"/>
          <w:marBottom w:val="0"/>
          <w:divBdr>
            <w:top w:val="none" w:sz="0" w:space="0" w:color="auto"/>
            <w:left w:val="none" w:sz="0" w:space="0" w:color="auto"/>
            <w:bottom w:val="none" w:sz="0" w:space="0" w:color="auto"/>
            <w:right w:val="none" w:sz="0" w:space="0" w:color="auto"/>
          </w:divBdr>
        </w:div>
        <w:div w:id="344482931">
          <w:marLeft w:val="0"/>
          <w:marRight w:val="0"/>
          <w:marTop w:val="0"/>
          <w:marBottom w:val="0"/>
          <w:divBdr>
            <w:top w:val="none" w:sz="0" w:space="0" w:color="auto"/>
            <w:left w:val="none" w:sz="0" w:space="0" w:color="auto"/>
            <w:bottom w:val="none" w:sz="0" w:space="0" w:color="auto"/>
            <w:right w:val="none" w:sz="0" w:space="0" w:color="auto"/>
          </w:divBdr>
        </w:div>
        <w:div w:id="361976030">
          <w:marLeft w:val="0"/>
          <w:marRight w:val="0"/>
          <w:marTop w:val="0"/>
          <w:marBottom w:val="0"/>
          <w:divBdr>
            <w:top w:val="none" w:sz="0" w:space="0" w:color="auto"/>
            <w:left w:val="none" w:sz="0" w:space="0" w:color="auto"/>
            <w:bottom w:val="none" w:sz="0" w:space="0" w:color="auto"/>
            <w:right w:val="none" w:sz="0" w:space="0" w:color="auto"/>
          </w:divBdr>
        </w:div>
        <w:div w:id="372198133">
          <w:marLeft w:val="0"/>
          <w:marRight w:val="0"/>
          <w:marTop w:val="0"/>
          <w:marBottom w:val="0"/>
          <w:divBdr>
            <w:top w:val="none" w:sz="0" w:space="0" w:color="auto"/>
            <w:left w:val="none" w:sz="0" w:space="0" w:color="auto"/>
            <w:bottom w:val="none" w:sz="0" w:space="0" w:color="auto"/>
            <w:right w:val="none" w:sz="0" w:space="0" w:color="auto"/>
          </w:divBdr>
        </w:div>
        <w:div w:id="379331673">
          <w:marLeft w:val="0"/>
          <w:marRight w:val="0"/>
          <w:marTop w:val="0"/>
          <w:marBottom w:val="0"/>
          <w:divBdr>
            <w:top w:val="none" w:sz="0" w:space="0" w:color="auto"/>
            <w:left w:val="none" w:sz="0" w:space="0" w:color="auto"/>
            <w:bottom w:val="none" w:sz="0" w:space="0" w:color="auto"/>
            <w:right w:val="none" w:sz="0" w:space="0" w:color="auto"/>
          </w:divBdr>
        </w:div>
        <w:div w:id="394477687">
          <w:marLeft w:val="0"/>
          <w:marRight w:val="0"/>
          <w:marTop w:val="0"/>
          <w:marBottom w:val="0"/>
          <w:divBdr>
            <w:top w:val="none" w:sz="0" w:space="0" w:color="auto"/>
            <w:left w:val="none" w:sz="0" w:space="0" w:color="auto"/>
            <w:bottom w:val="none" w:sz="0" w:space="0" w:color="auto"/>
            <w:right w:val="none" w:sz="0" w:space="0" w:color="auto"/>
          </w:divBdr>
        </w:div>
        <w:div w:id="520437621">
          <w:marLeft w:val="0"/>
          <w:marRight w:val="0"/>
          <w:marTop w:val="0"/>
          <w:marBottom w:val="0"/>
          <w:divBdr>
            <w:top w:val="none" w:sz="0" w:space="0" w:color="auto"/>
            <w:left w:val="none" w:sz="0" w:space="0" w:color="auto"/>
            <w:bottom w:val="none" w:sz="0" w:space="0" w:color="auto"/>
            <w:right w:val="none" w:sz="0" w:space="0" w:color="auto"/>
          </w:divBdr>
        </w:div>
        <w:div w:id="523716896">
          <w:marLeft w:val="0"/>
          <w:marRight w:val="0"/>
          <w:marTop w:val="0"/>
          <w:marBottom w:val="0"/>
          <w:divBdr>
            <w:top w:val="none" w:sz="0" w:space="0" w:color="auto"/>
            <w:left w:val="none" w:sz="0" w:space="0" w:color="auto"/>
            <w:bottom w:val="none" w:sz="0" w:space="0" w:color="auto"/>
            <w:right w:val="none" w:sz="0" w:space="0" w:color="auto"/>
          </w:divBdr>
        </w:div>
        <w:div w:id="553321428">
          <w:marLeft w:val="0"/>
          <w:marRight w:val="0"/>
          <w:marTop w:val="0"/>
          <w:marBottom w:val="0"/>
          <w:divBdr>
            <w:top w:val="none" w:sz="0" w:space="0" w:color="auto"/>
            <w:left w:val="none" w:sz="0" w:space="0" w:color="auto"/>
            <w:bottom w:val="none" w:sz="0" w:space="0" w:color="auto"/>
            <w:right w:val="none" w:sz="0" w:space="0" w:color="auto"/>
          </w:divBdr>
        </w:div>
        <w:div w:id="590044476">
          <w:marLeft w:val="0"/>
          <w:marRight w:val="0"/>
          <w:marTop w:val="0"/>
          <w:marBottom w:val="0"/>
          <w:divBdr>
            <w:top w:val="none" w:sz="0" w:space="0" w:color="auto"/>
            <w:left w:val="none" w:sz="0" w:space="0" w:color="auto"/>
            <w:bottom w:val="none" w:sz="0" w:space="0" w:color="auto"/>
            <w:right w:val="none" w:sz="0" w:space="0" w:color="auto"/>
          </w:divBdr>
        </w:div>
        <w:div w:id="594675921">
          <w:marLeft w:val="0"/>
          <w:marRight w:val="0"/>
          <w:marTop w:val="0"/>
          <w:marBottom w:val="0"/>
          <w:divBdr>
            <w:top w:val="none" w:sz="0" w:space="0" w:color="auto"/>
            <w:left w:val="none" w:sz="0" w:space="0" w:color="auto"/>
            <w:bottom w:val="none" w:sz="0" w:space="0" w:color="auto"/>
            <w:right w:val="none" w:sz="0" w:space="0" w:color="auto"/>
          </w:divBdr>
        </w:div>
        <w:div w:id="617369877">
          <w:marLeft w:val="0"/>
          <w:marRight w:val="0"/>
          <w:marTop w:val="0"/>
          <w:marBottom w:val="0"/>
          <w:divBdr>
            <w:top w:val="none" w:sz="0" w:space="0" w:color="auto"/>
            <w:left w:val="none" w:sz="0" w:space="0" w:color="auto"/>
            <w:bottom w:val="none" w:sz="0" w:space="0" w:color="auto"/>
            <w:right w:val="none" w:sz="0" w:space="0" w:color="auto"/>
          </w:divBdr>
        </w:div>
        <w:div w:id="693268382">
          <w:marLeft w:val="0"/>
          <w:marRight w:val="0"/>
          <w:marTop w:val="0"/>
          <w:marBottom w:val="0"/>
          <w:divBdr>
            <w:top w:val="none" w:sz="0" w:space="0" w:color="auto"/>
            <w:left w:val="none" w:sz="0" w:space="0" w:color="auto"/>
            <w:bottom w:val="none" w:sz="0" w:space="0" w:color="auto"/>
            <w:right w:val="none" w:sz="0" w:space="0" w:color="auto"/>
          </w:divBdr>
        </w:div>
        <w:div w:id="711001937">
          <w:marLeft w:val="0"/>
          <w:marRight w:val="0"/>
          <w:marTop w:val="0"/>
          <w:marBottom w:val="0"/>
          <w:divBdr>
            <w:top w:val="none" w:sz="0" w:space="0" w:color="auto"/>
            <w:left w:val="none" w:sz="0" w:space="0" w:color="auto"/>
            <w:bottom w:val="none" w:sz="0" w:space="0" w:color="auto"/>
            <w:right w:val="none" w:sz="0" w:space="0" w:color="auto"/>
          </w:divBdr>
        </w:div>
        <w:div w:id="735006361">
          <w:marLeft w:val="0"/>
          <w:marRight w:val="0"/>
          <w:marTop w:val="0"/>
          <w:marBottom w:val="0"/>
          <w:divBdr>
            <w:top w:val="none" w:sz="0" w:space="0" w:color="auto"/>
            <w:left w:val="none" w:sz="0" w:space="0" w:color="auto"/>
            <w:bottom w:val="none" w:sz="0" w:space="0" w:color="auto"/>
            <w:right w:val="none" w:sz="0" w:space="0" w:color="auto"/>
          </w:divBdr>
        </w:div>
        <w:div w:id="756366050">
          <w:marLeft w:val="0"/>
          <w:marRight w:val="0"/>
          <w:marTop w:val="0"/>
          <w:marBottom w:val="0"/>
          <w:divBdr>
            <w:top w:val="none" w:sz="0" w:space="0" w:color="auto"/>
            <w:left w:val="none" w:sz="0" w:space="0" w:color="auto"/>
            <w:bottom w:val="none" w:sz="0" w:space="0" w:color="auto"/>
            <w:right w:val="none" w:sz="0" w:space="0" w:color="auto"/>
          </w:divBdr>
        </w:div>
        <w:div w:id="811756083">
          <w:marLeft w:val="0"/>
          <w:marRight w:val="0"/>
          <w:marTop w:val="0"/>
          <w:marBottom w:val="0"/>
          <w:divBdr>
            <w:top w:val="none" w:sz="0" w:space="0" w:color="auto"/>
            <w:left w:val="none" w:sz="0" w:space="0" w:color="auto"/>
            <w:bottom w:val="none" w:sz="0" w:space="0" w:color="auto"/>
            <w:right w:val="none" w:sz="0" w:space="0" w:color="auto"/>
          </w:divBdr>
        </w:div>
        <w:div w:id="828641465">
          <w:marLeft w:val="0"/>
          <w:marRight w:val="0"/>
          <w:marTop w:val="0"/>
          <w:marBottom w:val="0"/>
          <w:divBdr>
            <w:top w:val="none" w:sz="0" w:space="0" w:color="auto"/>
            <w:left w:val="none" w:sz="0" w:space="0" w:color="auto"/>
            <w:bottom w:val="none" w:sz="0" w:space="0" w:color="auto"/>
            <w:right w:val="none" w:sz="0" w:space="0" w:color="auto"/>
          </w:divBdr>
        </w:div>
        <w:div w:id="861286253">
          <w:marLeft w:val="0"/>
          <w:marRight w:val="0"/>
          <w:marTop w:val="0"/>
          <w:marBottom w:val="0"/>
          <w:divBdr>
            <w:top w:val="none" w:sz="0" w:space="0" w:color="auto"/>
            <w:left w:val="none" w:sz="0" w:space="0" w:color="auto"/>
            <w:bottom w:val="none" w:sz="0" w:space="0" w:color="auto"/>
            <w:right w:val="none" w:sz="0" w:space="0" w:color="auto"/>
          </w:divBdr>
        </w:div>
        <w:div w:id="865023070">
          <w:marLeft w:val="0"/>
          <w:marRight w:val="0"/>
          <w:marTop w:val="0"/>
          <w:marBottom w:val="0"/>
          <w:divBdr>
            <w:top w:val="none" w:sz="0" w:space="0" w:color="auto"/>
            <w:left w:val="none" w:sz="0" w:space="0" w:color="auto"/>
            <w:bottom w:val="none" w:sz="0" w:space="0" w:color="auto"/>
            <w:right w:val="none" w:sz="0" w:space="0" w:color="auto"/>
          </w:divBdr>
        </w:div>
        <w:div w:id="869800297">
          <w:marLeft w:val="0"/>
          <w:marRight w:val="0"/>
          <w:marTop w:val="0"/>
          <w:marBottom w:val="0"/>
          <w:divBdr>
            <w:top w:val="none" w:sz="0" w:space="0" w:color="auto"/>
            <w:left w:val="none" w:sz="0" w:space="0" w:color="auto"/>
            <w:bottom w:val="none" w:sz="0" w:space="0" w:color="auto"/>
            <w:right w:val="none" w:sz="0" w:space="0" w:color="auto"/>
          </w:divBdr>
        </w:div>
        <w:div w:id="889611946">
          <w:marLeft w:val="0"/>
          <w:marRight w:val="0"/>
          <w:marTop w:val="0"/>
          <w:marBottom w:val="0"/>
          <w:divBdr>
            <w:top w:val="none" w:sz="0" w:space="0" w:color="auto"/>
            <w:left w:val="none" w:sz="0" w:space="0" w:color="auto"/>
            <w:bottom w:val="none" w:sz="0" w:space="0" w:color="auto"/>
            <w:right w:val="none" w:sz="0" w:space="0" w:color="auto"/>
          </w:divBdr>
        </w:div>
        <w:div w:id="912396932">
          <w:marLeft w:val="0"/>
          <w:marRight w:val="0"/>
          <w:marTop w:val="0"/>
          <w:marBottom w:val="0"/>
          <w:divBdr>
            <w:top w:val="none" w:sz="0" w:space="0" w:color="auto"/>
            <w:left w:val="none" w:sz="0" w:space="0" w:color="auto"/>
            <w:bottom w:val="none" w:sz="0" w:space="0" w:color="auto"/>
            <w:right w:val="none" w:sz="0" w:space="0" w:color="auto"/>
          </w:divBdr>
        </w:div>
        <w:div w:id="913467879">
          <w:marLeft w:val="0"/>
          <w:marRight w:val="0"/>
          <w:marTop w:val="0"/>
          <w:marBottom w:val="0"/>
          <w:divBdr>
            <w:top w:val="none" w:sz="0" w:space="0" w:color="auto"/>
            <w:left w:val="none" w:sz="0" w:space="0" w:color="auto"/>
            <w:bottom w:val="none" w:sz="0" w:space="0" w:color="auto"/>
            <w:right w:val="none" w:sz="0" w:space="0" w:color="auto"/>
          </w:divBdr>
        </w:div>
        <w:div w:id="920721603">
          <w:marLeft w:val="0"/>
          <w:marRight w:val="0"/>
          <w:marTop w:val="0"/>
          <w:marBottom w:val="0"/>
          <w:divBdr>
            <w:top w:val="none" w:sz="0" w:space="0" w:color="auto"/>
            <w:left w:val="none" w:sz="0" w:space="0" w:color="auto"/>
            <w:bottom w:val="none" w:sz="0" w:space="0" w:color="auto"/>
            <w:right w:val="none" w:sz="0" w:space="0" w:color="auto"/>
          </w:divBdr>
        </w:div>
        <w:div w:id="939145779">
          <w:marLeft w:val="0"/>
          <w:marRight w:val="0"/>
          <w:marTop w:val="0"/>
          <w:marBottom w:val="0"/>
          <w:divBdr>
            <w:top w:val="none" w:sz="0" w:space="0" w:color="auto"/>
            <w:left w:val="none" w:sz="0" w:space="0" w:color="auto"/>
            <w:bottom w:val="none" w:sz="0" w:space="0" w:color="auto"/>
            <w:right w:val="none" w:sz="0" w:space="0" w:color="auto"/>
          </w:divBdr>
        </w:div>
        <w:div w:id="997221946">
          <w:marLeft w:val="0"/>
          <w:marRight w:val="0"/>
          <w:marTop w:val="0"/>
          <w:marBottom w:val="0"/>
          <w:divBdr>
            <w:top w:val="none" w:sz="0" w:space="0" w:color="auto"/>
            <w:left w:val="none" w:sz="0" w:space="0" w:color="auto"/>
            <w:bottom w:val="none" w:sz="0" w:space="0" w:color="auto"/>
            <w:right w:val="none" w:sz="0" w:space="0" w:color="auto"/>
          </w:divBdr>
        </w:div>
        <w:div w:id="1034232315">
          <w:marLeft w:val="0"/>
          <w:marRight w:val="0"/>
          <w:marTop w:val="0"/>
          <w:marBottom w:val="0"/>
          <w:divBdr>
            <w:top w:val="none" w:sz="0" w:space="0" w:color="auto"/>
            <w:left w:val="none" w:sz="0" w:space="0" w:color="auto"/>
            <w:bottom w:val="none" w:sz="0" w:space="0" w:color="auto"/>
            <w:right w:val="none" w:sz="0" w:space="0" w:color="auto"/>
          </w:divBdr>
        </w:div>
        <w:div w:id="1065689573">
          <w:marLeft w:val="0"/>
          <w:marRight w:val="0"/>
          <w:marTop w:val="0"/>
          <w:marBottom w:val="0"/>
          <w:divBdr>
            <w:top w:val="none" w:sz="0" w:space="0" w:color="auto"/>
            <w:left w:val="none" w:sz="0" w:space="0" w:color="auto"/>
            <w:bottom w:val="none" w:sz="0" w:space="0" w:color="auto"/>
            <w:right w:val="none" w:sz="0" w:space="0" w:color="auto"/>
          </w:divBdr>
        </w:div>
        <w:div w:id="1070075652">
          <w:marLeft w:val="0"/>
          <w:marRight w:val="0"/>
          <w:marTop w:val="0"/>
          <w:marBottom w:val="0"/>
          <w:divBdr>
            <w:top w:val="none" w:sz="0" w:space="0" w:color="auto"/>
            <w:left w:val="none" w:sz="0" w:space="0" w:color="auto"/>
            <w:bottom w:val="none" w:sz="0" w:space="0" w:color="auto"/>
            <w:right w:val="none" w:sz="0" w:space="0" w:color="auto"/>
          </w:divBdr>
        </w:div>
        <w:div w:id="1109353013">
          <w:marLeft w:val="0"/>
          <w:marRight w:val="0"/>
          <w:marTop w:val="0"/>
          <w:marBottom w:val="0"/>
          <w:divBdr>
            <w:top w:val="none" w:sz="0" w:space="0" w:color="auto"/>
            <w:left w:val="none" w:sz="0" w:space="0" w:color="auto"/>
            <w:bottom w:val="none" w:sz="0" w:space="0" w:color="auto"/>
            <w:right w:val="none" w:sz="0" w:space="0" w:color="auto"/>
          </w:divBdr>
        </w:div>
        <w:div w:id="1121920663">
          <w:marLeft w:val="0"/>
          <w:marRight w:val="0"/>
          <w:marTop w:val="0"/>
          <w:marBottom w:val="0"/>
          <w:divBdr>
            <w:top w:val="none" w:sz="0" w:space="0" w:color="auto"/>
            <w:left w:val="none" w:sz="0" w:space="0" w:color="auto"/>
            <w:bottom w:val="none" w:sz="0" w:space="0" w:color="auto"/>
            <w:right w:val="none" w:sz="0" w:space="0" w:color="auto"/>
          </w:divBdr>
        </w:div>
        <w:div w:id="1178350058">
          <w:marLeft w:val="0"/>
          <w:marRight w:val="0"/>
          <w:marTop w:val="0"/>
          <w:marBottom w:val="0"/>
          <w:divBdr>
            <w:top w:val="none" w:sz="0" w:space="0" w:color="auto"/>
            <w:left w:val="none" w:sz="0" w:space="0" w:color="auto"/>
            <w:bottom w:val="none" w:sz="0" w:space="0" w:color="auto"/>
            <w:right w:val="none" w:sz="0" w:space="0" w:color="auto"/>
          </w:divBdr>
        </w:div>
        <w:div w:id="1189837629">
          <w:marLeft w:val="0"/>
          <w:marRight w:val="0"/>
          <w:marTop w:val="0"/>
          <w:marBottom w:val="0"/>
          <w:divBdr>
            <w:top w:val="none" w:sz="0" w:space="0" w:color="auto"/>
            <w:left w:val="none" w:sz="0" w:space="0" w:color="auto"/>
            <w:bottom w:val="none" w:sz="0" w:space="0" w:color="auto"/>
            <w:right w:val="none" w:sz="0" w:space="0" w:color="auto"/>
          </w:divBdr>
        </w:div>
        <w:div w:id="1203788090">
          <w:marLeft w:val="0"/>
          <w:marRight w:val="0"/>
          <w:marTop w:val="0"/>
          <w:marBottom w:val="0"/>
          <w:divBdr>
            <w:top w:val="none" w:sz="0" w:space="0" w:color="auto"/>
            <w:left w:val="none" w:sz="0" w:space="0" w:color="auto"/>
            <w:bottom w:val="none" w:sz="0" w:space="0" w:color="auto"/>
            <w:right w:val="none" w:sz="0" w:space="0" w:color="auto"/>
          </w:divBdr>
        </w:div>
        <w:div w:id="1276868582">
          <w:marLeft w:val="0"/>
          <w:marRight w:val="0"/>
          <w:marTop w:val="0"/>
          <w:marBottom w:val="0"/>
          <w:divBdr>
            <w:top w:val="none" w:sz="0" w:space="0" w:color="auto"/>
            <w:left w:val="none" w:sz="0" w:space="0" w:color="auto"/>
            <w:bottom w:val="none" w:sz="0" w:space="0" w:color="auto"/>
            <w:right w:val="none" w:sz="0" w:space="0" w:color="auto"/>
          </w:divBdr>
        </w:div>
        <w:div w:id="1284844375">
          <w:marLeft w:val="0"/>
          <w:marRight w:val="0"/>
          <w:marTop w:val="0"/>
          <w:marBottom w:val="0"/>
          <w:divBdr>
            <w:top w:val="none" w:sz="0" w:space="0" w:color="auto"/>
            <w:left w:val="none" w:sz="0" w:space="0" w:color="auto"/>
            <w:bottom w:val="none" w:sz="0" w:space="0" w:color="auto"/>
            <w:right w:val="none" w:sz="0" w:space="0" w:color="auto"/>
          </w:divBdr>
        </w:div>
        <w:div w:id="1338922751">
          <w:marLeft w:val="0"/>
          <w:marRight w:val="0"/>
          <w:marTop w:val="0"/>
          <w:marBottom w:val="0"/>
          <w:divBdr>
            <w:top w:val="none" w:sz="0" w:space="0" w:color="auto"/>
            <w:left w:val="none" w:sz="0" w:space="0" w:color="auto"/>
            <w:bottom w:val="none" w:sz="0" w:space="0" w:color="auto"/>
            <w:right w:val="none" w:sz="0" w:space="0" w:color="auto"/>
          </w:divBdr>
        </w:div>
        <w:div w:id="1345092914">
          <w:marLeft w:val="0"/>
          <w:marRight w:val="0"/>
          <w:marTop w:val="0"/>
          <w:marBottom w:val="0"/>
          <w:divBdr>
            <w:top w:val="none" w:sz="0" w:space="0" w:color="auto"/>
            <w:left w:val="none" w:sz="0" w:space="0" w:color="auto"/>
            <w:bottom w:val="none" w:sz="0" w:space="0" w:color="auto"/>
            <w:right w:val="none" w:sz="0" w:space="0" w:color="auto"/>
          </w:divBdr>
        </w:div>
        <w:div w:id="1352033196">
          <w:marLeft w:val="0"/>
          <w:marRight w:val="0"/>
          <w:marTop w:val="0"/>
          <w:marBottom w:val="0"/>
          <w:divBdr>
            <w:top w:val="none" w:sz="0" w:space="0" w:color="auto"/>
            <w:left w:val="none" w:sz="0" w:space="0" w:color="auto"/>
            <w:bottom w:val="none" w:sz="0" w:space="0" w:color="auto"/>
            <w:right w:val="none" w:sz="0" w:space="0" w:color="auto"/>
          </w:divBdr>
        </w:div>
        <w:div w:id="1387992244">
          <w:marLeft w:val="0"/>
          <w:marRight w:val="0"/>
          <w:marTop w:val="0"/>
          <w:marBottom w:val="0"/>
          <w:divBdr>
            <w:top w:val="none" w:sz="0" w:space="0" w:color="auto"/>
            <w:left w:val="none" w:sz="0" w:space="0" w:color="auto"/>
            <w:bottom w:val="none" w:sz="0" w:space="0" w:color="auto"/>
            <w:right w:val="none" w:sz="0" w:space="0" w:color="auto"/>
          </w:divBdr>
        </w:div>
        <w:div w:id="1399015173">
          <w:marLeft w:val="0"/>
          <w:marRight w:val="0"/>
          <w:marTop w:val="0"/>
          <w:marBottom w:val="0"/>
          <w:divBdr>
            <w:top w:val="none" w:sz="0" w:space="0" w:color="auto"/>
            <w:left w:val="none" w:sz="0" w:space="0" w:color="auto"/>
            <w:bottom w:val="none" w:sz="0" w:space="0" w:color="auto"/>
            <w:right w:val="none" w:sz="0" w:space="0" w:color="auto"/>
          </w:divBdr>
        </w:div>
        <w:div w:id="1423526388">
          <w:marLeft w:val="0"/>
          <w:marRight w:val="0"/>
          <w:marTop w:val="0"/>
          <w:marBottom w:val="0"/>
          <w:divBdr>
            <w:top w:val="none" w:sz="0" w:space="0" w:color="auto"/>
            <w:left w:val="none" w:sz="0" w:space="0" w:color="auto"/>
            <w:bottom w:val="none" w:sz="0" w:space="0" w:color="auto"/>
            <w:right w:val="none" w:sz="0" w:space="0" w:color="auto"/>
          </w:divBdr>
        </w:div>
        <w:div w:id="1426804638">
          <w:marLeft w:val="0"/>
          <w:marRight w:val="0"/>
          <w:marTop w:val="0"/>
          <w:marBottom w:val="0"/>
          <w:divBdr>
            <w:top w:val="none" w:sz="0" w:space="0" w:color="auto"/>
            <w:left w:val="none" w:sz="0" w:space="0" w:color="auto"/>
            <w:bottom w:val="none" w:sz="0" w:space="0" w:color="auto"/>
            <w:right w:val="none" w:sz="0" w:space="0" w:color="auto"/>
          </w:divBdr>
        </w:div>
        <w:div w:id="1448814882">
          <w:marLeft w:val="0"/>
          <w:marRight w:val="0"/>
          <w:marTop w:val="0"/>
          <w:marBottom w:val="0"/>
          <w:divBdr>
            <w:top w:val="none" w:sz="0" w:space="0" w:color="auto"/>
            <w:left w:val="none" w:sz="0" w:space="0" w:color="auto"/>
            <w:bottom w:val="none" w:sz="0" w:space="0" w:color="auto"/>
            <w:right w:val="none" w:sz="0" w:space="0" w:color="auto"/>
          </w:divBdr>
        </w:div>
        <w:div w:id="1454597615">
          <w:marLeft w:val="0"/>
          <w:marRight w:val="0"/>
          <w:marTop w:val="0"/>
          <w:marBottom w:val="0"/>
          <w:divBdr>
            <w:top w:val="none" w:sz="0" w:space="0" w:color="auto"/>
            <w:left w:val="none" w:sz="0" w:space="0" w:color="auto"/>
            <w:bottom w:val="none" w:sz="0" w:space="0" w:color="auto"/>
            <w:right w:val="none" w:sz="0" w:space="0" w:color="auto"/>
          </w:divBdr>
        </w:div>
        <w:div w:id="1480726593">
          <w:marLeft w:val="0"/>
          <w:marRight w:val="0"/>
          <w:marTop w:val="0"/>
          <w:marBottom w:val="0"/>
          <w:divBdr>
            <w:top w:val="none" w:sz="0" w:space="0" w:color="auto"/>
            <w:left w:val="none" w:sz="0" w:space="0" w:color="auto"/>
            <w:bottom w:val="none" w:sz="0" w:space="0" w:color="auto"/>
            <w:right w:val="none" w:sz="0" w:space="0" w:color="auto"/>
          </w:divBdr>
        </w:div>
        <w:div w:id="1501580437">
          <w:marLeft w:val="0"/>
          <w:marRight w:val="0"/>
          <w:marTop w:val="0"/>
          <w:marBottom w:val="0"/>
          <w:divBdr>
            <w:top w:val="none" w:sz="0" w:space="0" w:color="auto"/>
            <w:left w:val="none" w:sz="0" w:space="0" w:color="auto"/>
            <w:bottom w:val="none" w:sz="0" w:space="0" w:color="auto"/>
            <w:right w:val="none" w:sz="0" w:space="0" w:color="auto"/>
          </w:divBdr>
        </w:div>
        <w:div w:id="1514346022">
          <w:marLeft w:val="0"/>
          <w:marRight w:val="0"/>
          <w:marTop w:val="0"/>
          <w:marBottom w:val="0"/>
          <w:divBdr>
            <w:top w:val="none" w:sz="0" w:space="0" w:color="auto"/>
            <w:left w:val="none" w:sz="0" w:space="0" w:color="auto"/>
            <w:bottom w:val="none" w:sz="0" w:space="0" w:color="auto"/>
            <w:right w:val="none" w:sz="0" w:space="0" w:color="auto"/>
          </w:divBdr>
        </w:div>
        <w:div w:id="1530676829">
          <w:marLeft w:val="0"/>
          <w:marRight w:val="0"/>
          <w:marTop w:val="0"/>
          <w:marBottom w:val="0"/>
          <w:divBdr>
            <w:top w:val="none" w:sz="0" w:space="0" w:color="auto"/>
            <w:left w:val="none" w:sz="0" w:space="0" w:color="auto"/>
            <w:bottom w:val="none" w:sz="0" w:space="0" w:color="auto"/>
            <w:right w:val="none" w:sz="0" w:space="0" w:color="auto"/>
          </w:divBdr>
        </w:div>
        <w:div w:id="1578052286">
          <w:marLeft w:val="0"/>
          <w:marRight w:val="0"/>
          <w:marTop w:val="0"/>
          <w:marBottom w:val="0"/>
          <w:divBdr>
            <w:top w:val="none" w:sz="0" w:space="0" w:color="auto"/>
            <w:left w:val="none" w:sz="0" w:space="0" w:color="auto"/>
            <w:bottom w:val="none" w:sz="0" w:space="0" w:color="auto"/>
            <w:right w:val="none" w:sz="0" w:space="0" w:color="auto"/>
          </w:divBdr>
        </w:div>
        <w:div w:id="1617522048">
          <w:marLeft w:val="0"/>
          <w:marRight w:val="0"/>
          <w:marTop w:val="0"/>
          <w:marBottom w:val="0"/>
          <w:divBdr>
            <w:top w:val="none" w:sz="0" w:space="0" w:color="auto"/>
            <w:left w:val="none" w:sz="0" w:space="0" w:color="auto"/>
            <w:bottom w:val="none" w:sz="0" w:space="0" w:color="auto"/>
            <w:right w:val="none" w:sz="0" w:space="0" w:color="auto"/>
          </w:divBdr>
        </w:div>
        <w:div w:id="1664701997">
          <w:marLeft w:val="0"/>
          <w:marRight w:val="0"/>
          <w:marTop w:val="0"/>
          <w:marBottom w:val="0"/>
          <w:divBdr>
            <w:top w:val="none" w:sz="0" w:space="0" w:color="auto"/>
            <w:left w:val="none" w:sz="0" w:space="0" w:color="auto"/>
            <w:bottom w:val="none" w:sz="0" w:space="0" w:color="auto"/>
            <w:right w:val="none" w:sz="0" w:space="0" w:color="auto"/>
          </w:divBdr>
        </w:div>
        <w:div w:id="1688406219">
          <w:marLeft w:val="0"/>
          <w:marRight w:val="0"/>
          <w:marTop w:val="0"/>
          <w:marBottom w:val="0"/>
          <w:divBdr>
            <w:top w:val="none" w:sz="0" w:space="0" w:color="auto"/>
            <w:left w:val="none" w:sz="0" w:space="0" w:color="auto"/>
            <w:bottom w:val="none" w:sz="0" w:space="0" w:color="auto"/>
            <w:right w:val="none" w:sz="0" w:space="0" w:color="auto"/>
          </w:divBdr>
        </w:div>
        <w:div w:id="1695885100">
          <w:marLeft w:val="0"/>
          <w:marRight w:val="0"/>
          <w:marTop w:val="0"/>
          <w:marBottom w:val="0"/>
          <w:divBdr>
            <w:top w:val="none" w:sz="0" w:space="0" w:color="auto"/>
            <w:left w:val="none" w:sz="0" w:space="0" w:color="auto"/>
            <w:bottom w:val="none" w:sz="0" w:space="0" w:color="auto"/>
            <w:right w:val="none" w:sz="0" w:space="0" w:color="auto"/>
          </w:divBdr>
        </w:div>
        <w:div w:id="1697466670">
          <w:marLeft w:val="0"/>
          <w:marRight w:val="0"/>
          <w:marTop w:val="0"/>
          <w:marBottom w:val="0"/>
          <w:divBdr>
            <w:top w:val="none" w:sz="0" w:space="0" w:color="auto"/>
            <w:left w:val="none" w:sz="0" w:space="0" w:color="auto"/>
            <w:bottom w:val="none" w:sz="0" w:space="0" w:color="auto"/>
            <w:right w:val="none" w:sz="0" w:space="0" w:color="auto"/>
          </w:divBdr>
        </w:div>
        <w:div w:id="1766657950">
          <w:marLeft w:val="0"/>
          <w:marRight w:val="0"/>
          <w:marTop w:val="0"/>
          <w:marBottom w:val="0"/>
          <w:divBdr>
            <w:top w:val="none" w:sz="0" w:space="0" w:color="auto"/>
            <w:left w:val="none" w:sz="0" w:space="0" w:color="auto"/>
            <w:bottom w:val="none" w:sz="0" w:space="0" w:color="auto"/>
            <w:right w:val="none" w:sz="0" w:space="0" w:color="auto"/>
          </w:divBdr>
        </w:div>
        <w:div w:id="1818911065">
          <w:marLeft w:val="0"/>
          <w:marRight w:val="0"/>
          <w:marTop w:val="0"/>
          <w:marBottom w:val="0"/>
          <w:divBdr>
            <w:top w:val="none" w:sz="0" w:space="0" w:color="auto"/>
            <w:left w:val="none" w:sz="0" w:space="0" w:color="auto"/>
            <w:bottom w:val="none" w:sz="0" w:space="0" w:color="auto"/>
            <w:right w:val="none" w:sz="0" w:space="0" w:color="auto"/>
          </w:divBdr>
        </w:div>
        <w:div w:id="1831480253">
          <w:marLeft w:val="0"/>
          <w:marRight w:val="0"/>
          <w:marTop w:val="0"/>
          <w:marBottom w:val="0"/>
          <w:divBdr>
            <w:top w:val="none" w:sz="0" w:space="0" w:color="auto"/>
            <w:left w:val="none" w:sz="0" w:space="0" w:color="auto"/>
            <w:bottom w:val="none" w:sz="0" w:space="0" w:color="auto"/>
            <w:right w:val="none" w:sz="0" w:space="0" w:color="auto"/>
          </w:divBdr>
        </w:div>
        <w:div w:id="1844127375">
          <w:marLeft w:val="0"/>
          <w:marRight w:val="0"/>
          <w:marTop w:val="0"/>
          <w:marBottom w:val="0"/>
          <w:divBdr>
            <w:top w:val="none" w:sz="0" w:space="0" w:color="auto"/>
            <w:left w:val="none" w:sz="0" w:space="0" w:color="auto"/>
            <w:bottom w:val="none" w:sz="0" w:space="0" w:color="auto"/>
            <w:right w:val="none" w:sz="0" w:space="0" w:color="auto"/>
          </w:divBdr>
        </w:div>
        <w:div w:id="1870022683">
          <w:marLeft w:val="0"/>
          <w:marRight w:val="0"/>
          <w:marTop w:val="0"/>
          <w:marBottom w:val="0"/>
          <w:divBdr>
            <w:top w:val="none" w:sz="0" w:space="0" w:color="auto"/>
            <w:left w:val="none" w:sz="0" w:space="0" w:color="auto"/>
            <w:bottom w:val="none" w:sz="0" w:space="0" w:color="auto"/>
            <w:right w:val="none" w:sz="0" w:space="0" w:color="auto"/>
          </w:divBdr>
        </w:div>
        <w:div w:id="1893805508">
          <w:marLeft w:val="0"/>
          <w:marRight w:val="0"/>
          <w:marTop w:val="0"/>
          <w:marBottom w:val="0"/>
          <w:divBdr>
            <w:top w:val="none" w:sz="0" w:space="0" w:color="auto"/>
            <w:left w:val="none" w:sz="0" w:space="0" w:color="auto"/>
            <w:bottom w:val="none" w:sz="0" w:space="0" w:color="auto"/>
            <w:right w:val="none" w:sz="0" w:space="0" w:color="auto"/>
          </w:divBdr>
        </w:div>
        <w:div w:id="1937784801">
          <w:marLeft w:val="0"/>
          <w:marRight w:val="0"/>
          <w:marTop w:val="0"/>
          <w:marBottom w:val="0"/>
          <w:divBdr>
            <w:top w:val="none" w:sz="0" w:space="0" w:color="auto"/>
            <w:left w:val="none" w:sz="0" w:space="0" w:color="auto"/>
            <w:bottom w:val="none" w:sz="0" w:space="0" w:color="auto"/>
            <w:right w:val="none" w:sz="0" w:space="0" w:color="auto"/>
          </w:divBdr>
        </w:div>
        <w:div w:id="1960183853">
          <w:marLeft w:val="0"/>
          <w:marRight w:val="0"/>
          <w:marTop w:val="0"/>
          <w:marBottom w:val="0"/>
          <w:divBdr>
            <w:top w:val="none" w:sz="0" w:space="0" w:color="auto"/>
            <w:left w:val="none" w:sz="0" w:space="0" w:color="auto"/>
            <w:bottom w:val="none" w:sz="0" w:space="0" w:color="auto"/>
            <w:right w:val="none" w:sz="0" w:space="0" w:color="auto"/>
          </w:divBdr>
        </w:div>
        <w:div w:id="1967002490">
          <w:marLeft w:val="0"/>
          <w:marRight w:val="0"/>
          <w:marTop w:val="0"/>
          <w:marBottom w:val="0"/>
          <w:divBdr>
            <w:top w:val="none" w:sz="0" w:space="0" w:color="auto"/>
            <w:left w:val="none" w:sz="0" w:space="0" w:color="auto"/>
            <w:bottom w:val="none" w:sz="0" w:space="0" w:color="auto"/>
            <w:right w:val="none" w:sz="0" w:space="0" w:color="auto"/>
          </w:divBdr>
        </w:div>
        <w:div w:id="1981422912">
          <w:marLeft w:val="0"/>
          <w:marRight w:val="0"/>
          <w:marTop w:val="0"/>
          <w:marBottom w:val="0"/>
          <w:divBdr>
            <w:top w:val="none" w:sz="0" w:space="0" w:color="auto"/>
            <w:left w:val="none" w:sz="0" w:space="0" w:color="auto"/>
            <w:bottom w:val="none" w:sz="0" w:space="0" w:color="auto"/>
            <w:right w:val="none" w:sz="0" w:space="0" w:color="auto"/>
          </w:divBdr>
        </w:div>
        <w:div w:id="1988238376">
          <w:marLeft w:val="0"/>
          <w:marRight w:val="0"/>
          <w:marTop w:val="0"/>
          <w:marBottom w:val="0"/>
          <w:divBdr>
            <w:top w:val="none" w:sz="0" w:space="0" w:color="auto"/>
            <w:left w:val="none" w:sz="0" w:space="0" w:color="auto"/>
            <w:bottom w:val="none" w:sz="0" w:space="0" w:color="auto"/>
            <w:right w:val="none" w:sz="0" w:space="0" w:color="auto"/>
          </w:divBdr>
        </w:div>
        <w:div w:id="2022664043">
          <w:marLeft w:val="0"/>
          <w:marRight w:val="0"/>
          <w:marTop w:val="0"/>
          <w:marBottom w:val="0"/>
          <w:divBdr>
            <w:top w:val="none" w:sz="0" w:space="0" w:color="auto"/>
            <w:left w:val="none" w:sz="0" w:space="0" w:color="auto"/>
            <w:bottom w:val="none" w:sz="0" w:space="0" w:color="auto"/>
            <w:right w:val="none" w:sz="0" w:space="0" w:color="auto"/>
          </w:divBdr>
        </w:div>
        <w:div w:id="2035617939">
          <w:marLeft w:val="0"/>
          <w:marRight w:val="0"/>
          <w:marTop w:val="0"/>
          <w:marBottom w:val="0"/>
          <w:divBdr>
            <w:top w:val="none" w:sz="0" w:space="0" w:color="auto"/>
            <w:left w:val="none" w:sz="0" w:space="0" w:color="auto"/>
            <w:bottom w:val="none" w:sz="0" w:space="0" w:color="auto"/>
            <w:right w:val="none" w:sz="0" w:space="0" w:color="auto"/>
          </w:divBdr>
        </w:div>
        <w:div w:id="2107189807">
          <w:marLeft w:val="0"/>
          <w:marRight w:val="0"/>
          <w:marTop w:val="0"/>
          <w:marBottom w:val="0"/>
          <w:divBdr>
            <w:top w:val="none" w:sz="0" w:space="0" w:color="auto"/>
            <w:left w:val="none" w:sz="0" w:space="0" w:color="auto"/>
            <w:bottom w:val="none" w:sz="0" w:space="0" w:color="auto"/>
            <w:right w:val="none" w:sz="0" w:space="0" w:color="auto"/>
          </w:divBdr>
        </w:div>
        <w:div w:id="2114744677">
          <w:marLeft w:val="0"/>
          <w:marRight w:val="0"/>
          <w:marTop w:val="0"/>
          <w:marBottom w:val="0"/>
          <w:divBdr>
            <w:top w:val="none" w:sz="0" w:space="0" w:color="auto"/>
            <w:left w:val="none" w:sz="0" w:space="0" w:color="auto"/>
            <w:bottom w:val="none" w:sz="0" w:space="0" w:color="auto"/>
            <w:right w:val="none" w:sz="0" w:space="0" w:color="auto"/>
          </w:divBdr>
        </w:div>
        <w:div w:id="2130051452">
          <w:marLeft w:val="0"/>
          <w:marRight w:val="0"/>
          <w:marTop w:val="0"/>
          <w:marBottom w:val="0"/>
          <w:divBdr>
            <w:top w:val="none" w:sz="0" w:space="0" w:color="auto"/>
            <w:left w:val="none" w:sz="0" w:space="0" w:color="auto"/>
            <w:bottom w:val="none" w:sz="0" w:space="0" w:color="auto"/>
            <w:right w:val="none" w:sz="0" w:space="0" w:color="auto"/>
          </w:divBdr>
        </w:div>
      </w:divsChild>
    </w:div>
    <w:div w:id="1729840585">
      <w:bodyDiv w:val="1"/>
      <w:marLeft w:val="0"/>
      <w:marRight w:val="0"/>
      <w:marTop w:val="0"/>
      <w:marBottom w:val="0"/>
      <w:divBdr>
        <w:top w:val="none" w:sz="0" w:space="0" w:color="auto"/>
        <w:left w:val="none" w:sz="0" w:space="0" w:color="auto"/>
        <w:bottom w:val="none" w:sz="0" w:space="0" w:color="auto"/>
        <w:right w:val="none" w:sz="0" w:space="0" w:color="auto"/>
      </w:divBdr>
    </w:div>
    <w:div w:id="1751466904">
      <w:bodyDiv w:val="1"/>
      <w:marLeft w:val="0"/>
      <w:marRight w:val="0"/>
      <w:marTop w:val="0"/>
      <w:marBottom w:val="0"/>
      <w:divBdr>
        <w:top w:val="none" w:sz="0" w:space="0" w:color="auto"/>
        <w:left w:val="none" w:sz="0" w:space="0" w:color="auto"/>
        <w:bottom w:val="none" w:sz="0" w:space="0" w:color="auto"/>
        <w:right w:val="none" w:sz="0" w:space="0" w:color="auto"/>
      </w:divBdr>
    </w:div>
    <w:div w:id="1754230966">
      <w:bodyDiv w:val="1"/>
      <w:marLeft w:val="0"/>
      <w:marRight w:val="0"/>
      <w:marTop w:val="0"/>
      <w:marBottom w:val="0"/>
      <w:divBdr>
        <w:top w:val="none" w:sz="0" w:space="0" w:color="auto"/>
        <w:left w:val="none" w:sz="0" w:space="0" w:color="auto"/>
        <w:bottom w:val="none" w:sz="0" w:space="0" w:color="auto"/>
        <w:right w:val="none" w:sz="0" w:space="0" w:color="auto"/>
      </w:divBdr>
      <w:divsChild>
        <w:div w:id="5207831">
          <w:marLeft w:val="0"/>
          <w:marRight w:val="0"/>
          <w:marTop w:val="0"/>
          <w:marBottom w:val="0"/>
          <w:divBdr>
            <w:top w:val="none" w:sz="0" w:space="0" w:color="auto"/>
            <w:left w:val="none" w:sz="0" w:space="0" w:color="auto"/>
            <w:bottom w:val="none" w:sz="0" w:space="0" w:color="auto"/>
            <w:right w:val="none" w:sz="0" w:space="0" w:color="auto"/>
          </w:divBdr>
        </w:div>
        <w:div w:id="9727029">
          <w:marLeft w:val="0"/>
          <w:marRight w:val="0"/>
          <w:marTop w:val="0"/>
          <w:marBottom w:val="0"/>
          <w:divBdr>
            <w:top w:val="none" w:sz="0" w:space="0" w:color="auto"/>
            <w:left w:val="none" w:sz="0" w:space="0" w:color="auto"/>
            <w:bottom w:val="none" w:sz="0" w:space="0" w:color="auto"/>
            <w:right w:val="none" w:sz="0" w:space="0" w:color="auto"/>
          </w:divBdr>
        </w:div>
        <w:div w:id="76102145">
          <w:marLeft w:val="0"/>
          <w:marRight w:val="0"/>
          <w:marTop w:val="0"/>
          <w:marBottom w:val="0"/>
          <w:divBdr>
            <w:top w:val="none" w:sz="0" w:space="0" w:color="auto"/>
            <w:left w:val="none" w:sz="0" w:space="0" w:color="auto"/>
            <w:bottom w:val="none" w:sz="0" w:space="0" w:color="auto"/>
            <w:right w:val="none" w:sz="0" w:space="0" w:color="auto"/>
          </w:divBdr>
        </w:div>
        <w:div w:id="98381016">
          <w:marLeft w:val="0"/>
          <w:marRight w:val="0"/>
          <w:marTop w:val="0"/>
          <w:marBottom w:val="0"/>
          <w:divBdr>
            <w:top w:val="none" w:sz="0" w:space="0" w:color="auto"/>
            <w:left w:val="none" w:sz="0" w:space="0" w:color="auto"/>
            <w:bottom w:val="none" w:sz="0" w:space="0" w:color="auto"/>
            <w:right w:val="none" w:sz="0" w:space="0" w:color="auto"/>
          </w:divBdr>
        </w:div>
        <w:div w:id="552274287">
          <w:marLeft w:val="0"/>
          <w:marRight w:val="0"/>
          <w:marTop w:val="0"/>
          <w:marBottom w:val="0"/>
          <w:divBdr>
            <w:top w:val="none" w:sz="0" w:space="0" w:color="auto"/>
            <w:left w:val="none" w:sz="0" w:space="0" w:color="auto"/>
            <w:bottom w:val="none" w:sz="0" w:space="0" w:color="auto"/>
            <w:right w:val="none" w:sz="0" w:space="0" w:color="auto"/>
          </w:divBdr>
        </w:div>
        <w:div w:id="660430603">
          <w:marLeft w:val="0"/>
          <w:marRight w:val="0"/>
          <w:marTop w:val="0"/>
          <w:marBottom w:val="0"/>
          <w:divBdr>
            <w:top w:val="none" w:sz="0" w:space="0" w:color="auto"/>
            <w:left w:val="none" w:sz="0" w:space="0" w:color="auto"/>
            <w:bottom w:val="none" w:sz="0" w:space="0" w:color="auto"/>
            <w:right w:val="none" w:sz="0" w:space="0" w:color="auto"/>
          </w:divBdr>
        </w:div>
        <w:div w:id="820469173">
          <w:marLeft w:val="0"/>
          <w:marRight w:val="0"/>
          <w:marTop w:val="0"/>
          <w:marBottom w:val="0"/>
          <w:divBdr>
            <w:top w:val="none" w:sz="0" w:space="0" w:color="auto"/>
            <w:left w:val="none" w:sz="0" w:space="0" w:color="auto"/>
            <w:bottom w:val="none" w:sz="0" w:space="0" w:color="auto"/>
            <w:right w:val="none" w:sz="0" w:space="0" w:color="auto"/>
          </w:divBdr>
        </w:div>
        <w:div w:id="1057701492">
          <w:marLeft w:val="0"/>
          <w:marRight w:val="0"/>
          <w:marTop w:val="0"/>
          <w:marBottom w:val="0"/>
          <w:divBdr>
            <w:top w:val="none" w:sz="0" w:space="0" w:color="auto"/>
            <w:left w:val="none" w:sz="0" w:space="0" w:color="auto"/>
            <w:bottom w:val="none" w:sz="0" w:space="0" w:color="auto"/>
            <w:right w:val="none" w:sz="0" w:space="0" w:color="auto"/>
          </w:divBdr>
        </w:div>
        <w:div w:id="1296569885">
          <w:marLeft w:val="0"/>
          <w:marRight w:val="0"/>
          <w:marTop w:val="0"/>
          <w:marBottom w:val="0"/>
          <w:divBdr>
            <w:top w:val="none" w:sz="0" w:space="0" w:color="auto"/>
            <w:left w:val="none" w:sz="0" w:space="0" w:color="auto"/>
            <w:bottom w:val="none" w:sz="0" w:space="0" w:color="auto"/>
            <w:right w:val="none" w:sz="0" w:space="0" w:color="auto"/>
          </w:divBdr>
        </w:div>
        <w:div w:id="1325010688">
          <w:marLeft w:val="0"/>
          <w:marRight w:val="0"/>
          <w:marTop w:val="0"/>
          <w:marBottom w:val="0"/>
          <w:divBdr>
            <w:top w:val="none" w:sz="0" w:space="0" w:color="auto"/>
            <w:left w:val="none" w:sz="0" w:space="0" w:color="auto"/>
            <w:bottom w:val="none" w:sz="0" w:space="0" w:color="auto"/>
            <w:right w:val="none" w:sz="0" w:space="0" w:color="auto"/>
          </w:divBdr>
        </w:div>
        <w:div w:id="1331063572">
          <w:marLeft w:val="0"/>
          <w:marRight w:val="0"/>
          <w:marTop w:val="0"/>
          <w:marBottom w:val="0"/>
          <w:divBdr>
            <w:top w:val="none" w:sz="0" w:space="0" w:color="auto"/>
            <w:left w:val="none" w:sz="0" w:space="0" w:color="auto"/>
            <w:bottom w:val="none" w:sz="0" w:space="0" w:color="auto"/>
            <w:right w:val="none" w:sz="0" w:space="0" w:color="auto"/>
          </w:divBdr>
        </w:div>
        <w:div w:id="1363942701">
          <w:marLeft w:val="0"/>
          <w:marRight w:val="0"/>
          <w:marTop w:val="0"/>
          <w:marBottom w:val="0"/>
          <w:divBdr>
            <w:top w:val="none" w:sz="0" w:space="0" w:color="auto"/>
            <w:left w:val="none" w:sz="0" w:space="0" w:color="auto"/>
            <w:bottom w:val="none" w:sz="0" w:space="0" w:color="auto"/>
            <w:right w:val="none" w:sz="0" w:space="0" w:color="auto"/>
          </w:divBdr>
        </w:div>
        <w:div w:id="1476724389">
          <w:marLeft w:val="0"/>
          <w:marRight w:val="0"/>
          <w:marTop w:val="0"/>
          <w:marBottom w:val="0"/>
          <w:divBdr>
            <w:top w:val="none" w:sz="0" w:space="0" w:color="auto"/>
            <w:left w:val="none" w:sz="0" w:space="0" w:color="auto"/>
            <w:bottom w:val="none" w:sz="0" w:space="0" w:color="auto"/>
            <w:right w:val="none" w:sz="0" w:space="0" w:color="auto"/>
          </w:divBdr>
        </w:div>
        <w:div w:id="1546604718">
          <w:marLeft w:val="0"/>
          <w:marRight w:val="0"/>
          <w:marTop w:val="0"/>
          <w:marBottom w:val="0"/>
          <w:divBdr>
            <w:top w:val="none" w:sz="0" w:space="0" w:color="auto"/>
            <w:left w:val="none" w:sz="0" w:space="0" w:color="auto"/>
            <w:bottom w:val="none" w:sz="0" w:space="0" w:color="auto"/>
            <w:right w:val="none" w:sz="0" w:space="0" w:color="auto"/>
          </w:divBdr>
        </w:div>
        <w:div w:id="1600986143">
          <w:marLeft w:val="0"/>
          <w:marRight w:val="0"/>
          <w:marTop w:val="0"/>
          <w:marBottom w:val="0"/>
          <w:divBdr>
            <w:top w:val="none" w:sz="0" w:space="0" w:color="auto"/>
            <w:left w:val="none" w:sz="0" w:space="0" w:color="auto"/>
            <w:bottom w:val="none" w:sz="0" w:space="0" w:color="auto"/>
            <w:right w:val="none" w:sz="0" w:space="0" w:color="auto"/>
          </w:divBdr>
        </w:div>
        <w:div w:id="1665475983">
          <w:marLeft w:val="0"/>
          <w:marRight w:val="0"/>
          <w:marTop w:val="0"/>
          <w:marBottom w:val="0"/>
          <w:divBdr>
            <w:top w:val="none" w:sz="0" w:space="0" w:color="auto"/>
            <w:left w:val="none" w:sz="0" w:space="0" w:color="auto"/>
            <w:bottom w:val="none" w:sz="0" w:space="0" w:color="auto"/>
            <w:right w:val="none" w:sz="0" w:space="0" w:color="auto"/>
          </w:divBdr>
        </w:div>
        <w:div w:id="1696149915">
          <w:marLeft w:val="0"/>
          <w:marRight w:val="0"/>
          <w:marTop w:val="0"/>
          <w:marBottom w:val="0"/>
          <w:divBdr>
            <w:top w:val="none" w:sz="0" w:space="0" w:color="auto"/>
            <w:left w:val="none" w:sz="0" w:space="0" w:color="auto"/>
            <w:bottom w:val="none" w:sz="0" w:space="0" w:color="auto"/>
            <w:right w:val="none" w:sz="0" w:space="0" w:color="auto"/>
          </w:divBdr>
        </w:div>
        <w:div w:id="1765682508">
          <w:marLeft w:val="0"/>
          <w:marRight w:val="0"/>
          <w:marTop w:val="0"/>
          <w:marBottom w:val="0"/>
          <w:divBdr>
            <w:top w:val="none" w:sz="0" w:space="0" w:color="auto"/>
            <w:left w:val="none" w:sz="0" w:space="0" w:color="auto"/>
            <w:bottom w:val="none" w:sz="0" w:space="0" w:color="auto"/>
            <w:right w:val="none" w:sz="0" w:space="0" w:color="auto"/>
          </w:divBdr>
        </w:div>
        <w:div w:id="1873959074">
          <w:marLeft w:val="0"/>
          <w:marRight w:val="0"/>
          <w:marTop w:val="0"/>
          <w:marBottom w:val="0"/>
          <w:divBdr>
            <w:top w:val="none" w:sz="0" w:space="0" w:color="auto"/>
            <w:left w:val="none" w:sz="0" w:space="0" w:color="auto"/>
            <w:bottom w:val="none" w:sz="0" w:space="0" w:color="auto"/>
            <w:right w:val="none" w:sz="0" w:space="0" w:color="auto"/>
          </w:divBdr>
        </w:div>
        <w:div w:id="1899047395">
          <w:marLeft w:val="0"/>
          <w:marRight w:val="0"/>
          <w:marTop w:val="0"/>
          <w:marBottom w:val="0"/>
          <w:divBdr>
            <w:top w:val="none" w:sz="0" w:space="0" w:color="auto"/>
            <w:left w:val="none" w:sz="0" w:space="0" w:color="auto"/>
            <w:bottom w:val="none" w:sz="0" w:space="0" w:color="auto"/>
            <w:right w:val="none" w:sz="0" w:space="0" w:color="auto"/>
          </w:divBdr>
        </w:div>
        <w:div w:id="1981689201">
          <w:marLeft w:val="0"/>
          <w:marRight w:val="0"/>
          <w:marTop w:val="0"/>
          <w:marBottom w:val="0"/>
          <w:divBdr>
            <w:top w:val="none" w:sz="0" w:space="0" w:color="auto"/>
            <w:left w:val="none" w:sz="0" w:space="0" w:color="auto"/>
            <w:bottom w:val="none" w:sz="0" w:space="0" w:color="auto"/>
            <w:right w:val="none" w:sz="0" w:space="0" w:color="auto"/>
          </w:divBdr>
        </w:div>
        <w:div w:id="1998993756">
          <w:marLeft w:val="0"/>
          <w:marRight w:val="0"/>
          <w:marTop w:val="0"/>
          <w:marBottom w:val="0"/>
          <w:divBdr>
            <w:top w:val="none" w:sz="0" w:space="0" w:color="auto"/>
            <w:left w:val="none" w:sz="0" w:space="0" w:color="auto"/>
            <w:bottom w:val="none" w:sz="0" w:space="0" w:color="auto"/>
            <w:right w:val="none" w:sz="0" w:space="0" w:color="auto"/>
          </w:divBdr>
        </w:div>
      </w:divsChild>
    </w:div>
    <w:div w:id="1763456733">
      <w:bodyDiv w:val="1"/>
      <w:marLeft w:val="0"/>
      <w:marRight w:val="0"/>
      <w:marTop w:val="0"/>
      <w:marBottom w:val="0"/>
      <w:divBdr>
        <w:top w:val="none" w:sz="0" w:space="0" w:color="auto"/>
        <w:left w:val="none" w:sz="0" w:space="0" w:color="auto"/>
        <w:bottom w:val="none" w:sz="0" w:space="0" w:color="auto"/>
        <w:right w:val="none" w:sz="0" w:space="0" w:color="auto"/>
      </w:divBdr>
    </w:div>
    <w:div w:id="1779569757">
      <w:bodyDiv w:val="1"/>
      <w:marLeft w:val="0"/>
      <w:marRight w:val="0"/>
      <w:marTop w:val="0"/>
      <w:marBottom w:val="0"/>
      <w:divBdr>
        <w:top w:val="none" w:sz="0" w:space="0" w:color="auto"/>
        <w:left w:val="none" w:sz="0" w:space="0" w:color="auto"/>
        <w:bottom w:val="none" w:sz="0" w:space="0" w:color="auto"/>
        <w:right w:val="none" w:sz="0" w:space="0" w:color="auto"/>
      </w:divBdr>
    </w:div>
    <w:div w:id="1808087256">
      <w:bodyDiv w:val="1"/>
      <w:marLeft w:val="0"/>
      <w:marRight w:val="0"/>
      <w:marTop w:val="0"/>
      <w:marBottom w:val="0"/>
      <w:divBdr>
        <w:top w:val="none" w:sz="0" w:space="0" w:color="auto"/>
        <w:left w:val="none" w:sz="0" w:space="0" w:color="auto"/>
        <w:bottom w:val="none" w:sz="0" w:space="0" w:color="auto"/>
        <w:right w:val="none" w:sz="0" w:space="0" w:color="auto"/>
      </w:divBdr>
    </w:div>
    <w:div w:id="1813210744">
      <w:bodyDiv w:val="1"/>
      <w:marLeft w:val="0"/>
      <w:marRight w:val="0"/>
      <w:marTop w:val="0"/>
      <w:marBottom w:val="0"/>
      <w:divBdr>
        <w:top w:val="none" w:sz="0" w:space="0" w:color="auto"/>
        <w:left w:val="none" w:sz="0" w:space="0" w:color="auto"/>
        <w:bottom w:val="none" w:sz="0" w:space="0" w:color="auto"/>
        <w:right w:val="none" w:sz="0" w:space="0" w:color="auto"/>
      </w:divBdr>
    </w:div>
    <w:div w:id="1817068258">
      <w:bodyDiv w:val="1"/>
      <w:marLeft w:val="0"/>
      <w:marRight w:val="0"/>
      <w:marTop w:val="0"/>
      <w:marBottom w:val="0"/>
      <w:divBdr>
        <w:top w:val="none" w:sz="0" w:space="0" w:color="auto"/>
        <w:left w:val="none" w:sz="0" w:space="0" w:color="auto"/>
        <w:bottom w:val="none" w:sz="0" w:space="0" w:color="auto"/>
        <w:right w:val="none" w:sz="0" w:space="0" w:color="auto"/>
      </w:divBdr>
    </w:div>
    <w:div w:id="1837063729">
      <w:bodyDiv w:val="1"/>
      <w:marLeft w:val="0"/>
      <w:marRight w:val="0"/>
      <w:marTop w:val="0"/>
      <w:marBottom w:val="0"/>
      <w:divBdr>
        <w:top w:val="none" w:sz="0" w:space="0" w:color="auto"/>
        <w:left w:val="none" w:sz="0" w:space="0" w:color="auto"/>
        <w:bottom w:val="none" w:sz="0" w:space="0" w:color="auto"/>
        <w:right w:val="none" w:sz="0" w:space="0" w:color="auto"/>
      </w:divBdr>
    </w:div>
    <w:div w:id="1841309938">
      <w:bodyDiv w:val="1"/>
      <w:marLeft w:val="0"/>
      <w:marRight w:val="0"/>
      <w:marTop w:val="0"/>
      <w:marBottom w:val="0"/>
      <w:divBdr>
        <w:top w:val="none" w:sz="0" w:space="0" w:color="auto"/>
        <w:left w:val="none" w:sz="0" w:space="0" w:color="auto"/>
        <w:bottom w:val="none" w:sz="0" w:space="0" w:color="auto"/>
        <w:right w:val="none" w:sz="0" w:space="0" w:color="auto"/>
      </w:divBdr>
    </w:div>
    <w:div w:id="1848130339">
      <w:bodyDiv w:val="1"/>
      <w:marLeft w:val="0"/>
      <w:marRight w:val="0"/>
      <w:marTop w:val="0"/>
      <w:marBottom w:val="0"/>
      <w:divBdr>
        <w:top w:val="none" w:sz="0" w:space="0" w:color="auto"/>
        <w:left w:val="none" w:sz="0" w:space="0" w:color="auto"/>
        <w:bottom w:val="none" w:sz="0" w:space="0" w:color="auto"/>
        <w:right w:val="none" w:sz="0" w:space="0" w:color="auto"/>
      </w:divBdr>
    </w:div>
    <w:div w:id="1852253102">
      <w:bodyDiv w:val="1"/>
      <w:marLeft w:val="0"/>
      <w:marRight w:val="0"/>
      <w:marTop w:val="0"/>
      <w:marBottom w:val="0"/>
      <w:divBdr>
        <w:top w:val="none" w:sz="0" w:space="0" w:color="auto"/>
        <w:left w:val="none" w:sz="0" w:space="0" w:color="auto"/>
        <w:bottom w:val="none" w:sz="0" w:space="0" w:color="auto"/>
        <w:right w:val="none" w:sz="0" w:space="0" w:color="auto"/>
      </w:divBdr>
    </w:div>
    <w:div w:id="1866093371">
      <w:bodyDiv w:val="1"/>
      <w:marLeft w:val="0"/>
      <w:marRight w:val="0"/>
      <w:marTop w:val="0"/>
      <w:marBottom w:val="0"/>
      <w:divBdr>
        <w:top w:val="none" w:sz="0" w:space="0" w:color="auto"/>
        <w:left w:val="none" w:sz="0" w:space="0" w:color="auto"/>
        <w:bottom w:val="none" w:sz="0" w:space="0" w:color="auto"/>
        <w:right w:val="none" w:sz="0" w:space="0" w:color="auto"/>
      </w:divBdr>
    </w:div>
    <w:div w:id="1868833725">
      <w:bodyDiv w:val="1"/>
      <w:marLeft w:val="0"/>
      <w:marRight w:val="0"/>
      <w:marTop w:val="0"/>
      <w:marBottom w:val="0"/>
      <w:divBdr>
        <w:top w:val="none" w:sz="0" w:space="0" w:color="auto"/>
        <w:left w:val="none" w:sz="0" w:space="0" w:color="auto"/>
        <w:bottom w:val="none" w:sz="0" w:space="0" w:color="auto"/>
        <w:right w:val="none" w:sz="0" w:space="0" w:color="auto"/>
      </w:divBdr>
    </w:div>
    <w:div w:id="1898394234">
      <w:bodyDiv w:val="1"/>
      <w:marLeft w:val="0"/>
      <w:marRight w:val="0"/>
      <w:marTop w:val="0"/>
      <w:marBottom w:val="0"/>
      <w:divBdr>
        <w:top w:val="none" w:sz="0" w:space="0" w:color="auto"/>
        <w:left w:val="none" w:sz="0" w:space="0" w:color="auto"/>
        <w:bottom w:val="none" w:sz="0" w:space="0" w:color="auto"/>
        <w:right w:val="none" w:sz="0" w:space="0" w:color="auto"/>
      </w:divBdr>
    </w:div>
    <w:div w:id="1908146917">
      <w:bodyDiv w:val="1"/>
      <w:marLeft w:val="0"/>
      <w:marRight w:val="0"/>
      <w:marTop w:val="0"/>
      <w:marBottom w:val="0"/>
      <w:divBdr>
        <w:top w:val="none" w:sz="0" w:space="0" w:color="auto"/>
        <w:left w:val="none" w:sz="0" w:space="0" w:color="auto"/>
        <w:bottom w:val="none" w:sz="0" w:space="0" w:color="auto"/>
        <w:right w:val="none" w:sz="0" w:space="0" w:color="auto"/>
      </w:divBdr>
    </w:div>
    <w:div w:id="1908686438">
      <w:bodyDiv w:val="1"/>
      <w:marLeft w:val="0"/>
      <w:marRight w:val="0"/>
      <w:marTop w:val="0"/>
      <w:marBottom w:val="0"/>
      <w:divBdr>
        <w:top w:val="none" w:sz="0" w:space="0" w:color="auto"/>
        <w:left w:val="none" w:sz="0" w:space="0" w:color="auto"/>
        <w:bottom w:val="none" w:sz="0" w:space="0" w:color="auto"/>
        <w:right w:val="none" w:sz="0" w:space="0" w:color="auto"/>
      </w:divBdr>
    </w:div>
    <w:div w:id="1914849777">
      <w:bodyDiv w:val="1"/>
      <w:marLeft w:val="0"/>
      <w:marRight w:val="0"/>
      <w:marTop w:val="0"/>
      <w:marBottom w:val="0"/>
      <w:divBdr>
        <w:top w:val="none" w:sz="0" w:space="0" w:color="auto"/>
        <w:left w:val="none" w:sz="0" w:space="0" w:color="auto"/>
        <w:bottom w:val="none" w:sz="0" w:space="0" w:color="auto"/>
        <w:right w:val="none" w:sz="0" w:space="0" w:color="auto"/>
      </w:divBdr>
    </w:div>
    <w:div w:id="1929540638">
      <w:bodyDiv w:val="1"/>
      <w:marLeft w:val="0"/>
      <w:marRight w:val="0"/>
      <w:marTop w:val="0"/>
      <w:marBottom w:val="0"/>
      <w:divBdr>
        <w:top w:val="none" w:sz="0" w:space="0" w:color="auto"/>
        <w:left w:val="none" w:sz="0" w:space="0" w:color="auto"/>
        <w:bottom w:val="none" w:sz="0" w:space="0" w:color="auto"/>
        <w:right w:val="none" w:sz="0" w:space="0" w:color="auto"/>
      </w:divBdr>
    </w:div>
    <w:div w:id="1934512170">
      <w:bodyDiv w:val="1"/>
      <w:marLeft w:val="0"/>
      <w:marRight w:val="0"/>
      <w:marTop w:val="0"/>
      <w:marBottom w:val="0"/>
      <w:divBdr>
        <w:top w:val="none" w:sz="0" w:space="0" w:color="auto"/>
        <w:left w:val="none" w:sz="0" w:space="0" w:color="auto"/>
        <w:bottom w:val="none" w:sz="0" w:space="0" w:color="auto"/>
        <w:right w:val="none" w:sz="0" w:space="0" w:color="auto"/>
      </w:divBdr>
    </w:div>
    <w:div w:id="1935745941">
      <w:bodyDiv w:val="1"/>
      <w:marLeft w:val="0"/>
      <w:marRight w:val="0"/>
      <w:marTop w:val="0"/>
      <w:marBottom w:val="0"/>
      <w:divBdr>
        <w:top w:val="none" w:sz="0" w:space="0" w:color="auto"/>
        <w:left w:val="none" w:sz="0" w:space="0" w:color="auto"/>
        <w:bottom w:val="none" w:sz="0" w:space="0" w:color="auto"/>
        <w:right w:val="none" w:sz="0" w:space="0" w:color="auto"/>
      </w:divBdr>
    </w:div>
    <w:div w:id="1941914258">
      <w:bodyDiv w:val="1"/>
      <w:marLeft w:val="0"/>
      <w:marRight w:val="0"/>
      <w:marTop w:val="0"/>
      <w:marBottom w:val="0"/>
      <w:divBdr>
        <w:top w:val="none" w:sz="0" w:space="0" w:color="auto"/>
        <w:left w:val="none" w:sz="0" w:space="0" w:color="auto"/>
        <w:bottom w:val="none" w:sz="0" w:space="0" w:color="auto"/>
        <w:right w:val="none" w:sz="0" w:space="0" w:color="auto"/>
      </w:divBdr>
    </w:div>
    <w:div w:id="1956791590">
      <w:bodyDiv w:val="1"/>
      <w:marLeft w:val="0"/>
      <w:marRight w:val="0"/>
      <w:marTop w:val="0"/>
      <w:marBottom w:val="0"/>
      <w:divBdr>
        <w:top w:val="none" w:sz="0" w:space="0" w:color="auto"/>
        <w:left w:val="none" w:sz="0" w:space="0" w:color="auto"/>
        <w:bottom w:val="none" w:sz="0" w:space="0" w:color="auto"/>
        <w:right w:val="none" w:sz="0" w:space="0" w:color="auto"/>
      </w:divBdr>
    </w:div>
    <w:div w:id="1962690259">
      <w:bodyDiv w:val="1"/>
      <w:marLeft w:val="0"/>
      <w:marRight w:val="0"/>
      <w:marTop w:val="0"/>
      <w:marBottom w:val="0"/>
      <w:divBdr>
        <w:top w:val="none" w:sz="0" w:space="0" w:color="auto"/>
        <w:left w:val="none" w:sz="0" w:space="0" w:color="auto"/>
        <w:bottom w:val="none" w:sz="0" w:space="0" w:color="auto"/>
        <w:right w:val="none" w:sz="0" w:space="0" w:color="auto"/>
      </w:divBdr>
    </w:div>
    <w:div w:id="1965889214">
      <w:bodyDiv w:val="1"/>
      <w:marLeft w:val="0"/>
      <w:marRight w:val="0"/>
      <w:marTop w:val="0"/>
      <w:marBottom w:val="0"/>
      <w:divBdr>
        <w:top w:val="none" w:sz="0" w:space="0" w:color="auto"/>
        <w:left w:val="none" w:sz="0" w:space="0" w:color="auto"/>
        <w:bottom w:val="none" w:sz="0" w:space="0" w:color="auto"/>
        <w:right w:val="none" w:sz="0" w:space="0" w:color="auto"/>
      </w:divBdr>
    </w:div>
    <w:div w:id="1975985594">
      <w:bodyDiv w:val="1"/>
      <w:marLeft w:val="0"/>
      <w:marRight w:val="0"/>
      <w:marTop w:val="0"/>
      <w:marBottom w:val="0"/>
      <w:divBdr>
        <w:top w:val="none" w:sz="0" w:space="0" w:color="auto"/>
        <w:left w:val="none" w:sz="0" w:space="0" w:color="auto"/>
        <w:bottom w:val="none" w:sz="0" w:space="0" w:color="auto"/>
        <w:right w:val="none" w:sz="0" w:space="0" w:color="auto"/>
      </w:divBdr>
      <w:divsChild>
        <w:div w:id="431246806">
          <w:marLeft w:val="0"/>
          <w:marRight w:val="0"/>
          <w:marTop w:val="0"/>
          <w:marBottom w:val="0"/>
          <w:divBdr>
            <w:top w:val="none" w:sz="0" w:space="0" w:color="auto"/>
            <w:left w:val="none" w:sz="0" w:space="0" w:color="auto"/>
            <w:bottom w:val="none" w:sz="0" w:space="0" w:color="auto"/>
            <w:right w:val="none" w:sz="0" w:space="0" w:color="auto"/>
          </w:divBdr>
        </w:div>
        <w:div w:id="431822449">
          <w:marLeft w:val="0"/>
          <w:marRight w:val="0"/>
          <w:marTop w:val="0"/>
          <w:marBottom w:val="0"/>
          <w:divBdr>
            <w:top w:val="none" w:sz="0" w:space="0" w:color="auto"/>
            <w:left w:val="none" w:sz="0" w:space="0" w:color="auto"/>
            <w:bottom w:val="none" w:sz="0" w:space="0" w:color="auto"/>
            <w:right w:val="none" w:sz="0" w:space="0" w:color="auto"/>
          </w:divBdr>
        </w:div>
        <w:div w:id="517084472">
          <w:marLeft w:val="0"/>
          <w:marRight w:val="0"/>
          <w:marTop w:val="0"/>
          <w:marBottom w:val="0"/>
          <w:divBdr>
            <w:top w:val="none" w:sz="0" w:space="0" w:color="auto"/>
            <w:left w:val="none" w:sz="0" w:space="0" w:color="auto"/>
            <w:bottom w:val="none" w:sz="0" w:space="0" w:color="auto"/>
            <w:right w:val="none" w:sz="0" w:space="0" w:color="auto"/>
          </w:divBdr>
        </w:div>
        <w:div w:id="527065419">
          <w:marLeft w:val="0"/>
          <w:marRight w:val="0"/>
          <w:marTop w:val="0"/>
          <w:marBottom w:val="0"/>
          <w:divBdr>
            <w:top w:val="none" w:sz="0" w:space="0" w:color="auto"/>
            <w:left w:val="none" w:sz="0" w:space="0" w:color="auto"/>
            <w:bottom w:val="none" w:sz="0" w:space="0" w:color="auto"/>
            <w:right w:val="none" w:sz="0" w:space="0" w:color="auto"/>
          </w:divBdr>
        </w:div>
        <w:div w:id="587738429">
          <w:marLeft w:val="0"/>
          <w:marRight w:val="0"/>
          <w:marTop w:val="0"/>
          <w:marBottom w:val="0"/>
          <w:divBdr>
            <w:top w:val="none" w:sz="0" w:space="0" w:color="auto"/>
            <w:left w:val="none" w:sz="0" w:space="0" w:color="auto"/>
            <w:bottom w:val="none" w:sz="0" w:space="0" w:color="auto"/>
            <w:right w:val="none" w:sz="0" w:space="0" w:color="auto"/>
          </w:divBdr>
        </w:div>
        <w:div w:id="989747105">
          <w:marLeft w:val="0"/>
          <w:marRight w:val="0"/>
          <w:marTop w:val="0"/>
          <w:marBottom w:val="0"/>
          <w:divBdr>
            <w:top w:val="none" w:sz="0" w:space="0" w:color="auto"/>
            <w:left w:val="none" w:sz="0" w:space="0" w:color="auto"/>
            <w:bottom w:val="none" w:sz="0" w:space="0" w:color="auto"/>
            <w:right w:val="none" w:sz="0" w:space="0" w:color="auto"/>
          </w:divBdr>
        </w:div>
        <w:div w:id="1260602577">
          <w:marLeft w:val="0"/>
          <w:marRight w:val="0"/>
          <w:marTop w:val="0"/>
          <w:marBottom w:val="0"/>
          <w:divBdr>
            <w:top w:val="none" w:sz="0" w:space="0" w:color="auto"/>
            <w:left w:val="none" w:sz="0" w:space="0" w:color="auto"/>
            <w:bottom w:val="none" w:sz="0" w:space="0" w:color="auto"/>
            <w:right w:val="none" w:sz="0" w:space="0" w:color="auto"/>
          </w:divBdr>
        </w:div>
        <w:div w:id="2028018029">
          <w:marLeft w:val="0"/>
          <w:marRight w:val="0"/>
          <w:marTop w:val="0"/>
          <w:marBottom w:val="0"/>
          <w:divBdr>
            <w:top w:val="none" w:sz="0" w:space="0" w:color="auto"/>
            <w:left w:val="none" w:sz="0" w:space="0" w:color="auto"/>
            <w:bottom w:val="none" w:sz="0" w:space="0" w:color="auto"/>
            <w:right w:val="none" w:sz="0" w:space="0" w:color="auto"/>
          </w:divBdr>
        </w:div>
        <w:div w:id="2045326230">
          <w:marLeft w:val="0"/>
          <w:marRight w:val="0"/>
          <w:marTop w:val="0"/>
          <w:marBottom w:val="0"/>
          <w:divBdr>
            <w:top w:val="none" w:sz="0" w:space="0" w:color="auto"/>
            <w:left w:val="none" w:sz="0" w:space="0" w:color="auto"/>
            <w:bottom w:val="none" w:sz="0" w:space="0" w:color="auto"/>
            <w:right w:val="none" w:sz="0" w:space="0" w:color="auto"/>
          </w:divBdr>
        </w:div>
        <w:div w:id="2118941537">
          <w:marLeft w:val="0"/>
          <w:marRight w:val="0"/>
          <w:marTop w:val="0"/>
          <w:marBottom w:val="0"/>
          <w:divBdr>
            <w:top w:val="none" w:sz="0" w:space="0" w:color="auto"/>
            <w:left w:val="none" w:sz="0" w:space="0" w:color="auto"/>
            <w:bottom w:val="none" w:sz="0" w:space="0" w:color="auto"/>
            <w:right w:val="none" w:sz="0" w:space="0" w:color="auto"/>
          </w:divBdr>
        </w:div>
      </w:divsChild>
    </w:div>
    <w:div w:id="1977181604">
      <w:bodyDiv w:val="1"/>
      <w:marLeft w:val="0"/>
      <w:marRight w:val="0"/>
      <w:marTop w:val="0"/>
      <w:marBottom w:val="0"/>
      <w:divBdr>
        <w:top w:val="none" w:sz="0" w:space="0" w:color="auto"/>
        <w:left w:val="none" w:sz="0" w:space="0" w:color="auto"/>
        <w:bottom w:val="none" w:sz="0" w:space="0" w:color="auto"/>
        <w:right w:val="none" w:sz="0" w:space="0" w:color="auto"/>
      </w:divBdr>
    </w:div>
    <w:div w:id="1984432490">
      <w:bodyDiv w:val="1"/>
      <w:marLeft w:val="0"/>
      <w:marRight w:val="0"/>
      <w:marTop w:val="0"/>
      <w:marBottom w:val="0"/>
      <w:divBdr>
        <w:top w:val="none" w:sz="0" w:space="0" w:color="auto"/>
        <w:left w:val="none" w:sz="0" w:space="0" w:color="auto"/>
        <w:bottom w:val="none" w:sz="0" w:space="0" w:color="auto"/>
        <w:right w:val="none" w:sz="0" w:space="0" w:color="auto"/>
      </w:divBdr>
    </w:div>
    <w:div w:id="1990359345">
      <w:bodyDiv w:val="1"/>
      <w:marLeft w:val="0"/>
      <w:marRight w:val="0"/>
      <w:marTop w:val="0"/>
      <w:marBottom w:val="0"/>
      <w:divBdr>
        <w:top w:val="none" w:sz="0" w:space="0" w:color="auto"/>
        <w:left w:val="none" w:sz="0" w:space="0" w:color="auto"/>
        <w:bottom w:val="none" w:sz="0" w:space="0" w:color="auto"/>
        <w:right w:val="none" w:sz="0" w:space="0" w:color="auto"/>
      </w:divBdr>
    </w:div>
    <w:div w:id="1991054108">
      <w:bodyDiv w:val="1"/>
      <w:marLeft w:val="0"/>
      <w:marRight w:val="0"/>
      <w:marTop w:val="0"/>
      <w:marBottom w:val="0"/>
      <w:divBdr>
        <w:top w:val="none" w:sz="0" w:space="0" w:color="auto"/>
        <w:left w:val="none" w:sz="0" w:space="0" w:color="auto"/>
        <w:bottom w:val="none" w:sz="0" w:space="0" w:color="auto"/>
        <w:right w:val="none" w:sz="0" w:space="0" w:color="auto"/>
      </w:divBdr>
    </w:div>
    <w:div w:id="2004314618">
      <w:bodyDiv w:val="1"/>
      <w:marLeft w:val="0"/>
      <w:marRight w:val="0"/>
      <w:marTop w:val="0"/>
      <w:marBottom w:val="0"/>
      <w:divBdr>
        <w:top w:val="none" w:sz="0" w:space="0" w:color="auto"/>
        <w:left w:val="none" w:sz="0" w:space="0" w:color="auto"/>
        <w:bottom w:val="none" w:sz="0" w:space="0" w:color="auto"/>
        <w:right w:val="none" w:sz="0" w:space="0" w:color="auto"/>
      </w:divBdr>
    </w:div>
    <w:div w:id="2009599304">
      <w:bodyDiv w:val="1"/>
      <w:marLeft w:val="0"/>
      <w:marRight w:val="0"/>
      <w:marTop w:val="0"/>
      <w:marBottom w:val="0"/>
      <w:divBdr>
        <w:top w:val="none" w:sz="0" w:space="0" w:color="auto"/>
        <w:left w:val="none" w:sz="0" w:space="0" w:color="auto"/>
        <w:bottom w:val="none" w:sz="0" w:space="0" w:color="auto"/>
        <w:right w:val="none" w:sz="0" w:space="0" w:color="auto"/>
      </w:divBdr>
    </w:div>
    <w:div w:id="2017070024">
      <w:bodyDiv w:val="1"/>
      <w:marLeft w:val="0"/>
      <w:marRight w:val="0"/>
      <w:marTop w:val="0"/>
      <w:marBottom w:val="0"/>
      <w:divBdr>
        <w:top w:val="none" w:sz="0" w:space="0" w:color="auto"/>
        <w:left w:val="none" w:sz="0" w:space="0" w:color="auto"/>
        <w:bottom w:val="none" w:sz="0" w:space="0" w:color="auto"/>
        <w:right w:val="none" w:sz="0" w:space="0" w:color="auto"/>
      </w:divBdr>
    </w:div>
    <w:div w:id="2017264421">
      <w:bodyDiv w:val="1"/>
      <w:marLeft w:val="0"/>
      <w:marRight w:val="0"/>
      <w:marTop w:val="0"/>
      <w:marBottom w:val="0"/>
      <w:divBdr>
        <w:top w:val="none" w:sz="0" w:space="0" w:color="auto"/>
        <w:left w:val="none" w:sz="0" w:space="0" w:color="auto"/>
        <w:bottom w:val="none" w:sz="0" w:space="0" w:color="auto"/>
        <w:right w:val="none" w:sz="0" w:space="0" w:color="auto"/>
      </w:divBdr>
    </w:div>
    <w:div w:id="2033190406">
      <w:bodyDiv w:val="1"/>
      <w:marLeft w:val="0"/>
      <w:marRight w:val="0"/>
      <w:marTop w:val="0"/>
      <w:marBottom w:val="0"/>
      <w:divBdr>
        <w:top w:val="none" w:sz="0" w:space="0" w:color="auto"/>
        <w:left w:val="none" w:sz="0" w:space="0" w:color="auto"/>
        <w:bottom w:val="none" w:sz="0" w:space="0" w:color="auto"/>
        <w:right w:val="none" w:sz="0" w:space="0" w:color="auto"/>
      </w:divBdr>
    </w:div>
    <w:div w:id="2041739642">
      <w:bodyDiv w:val="1"/>
      <w:marLeft w:val="0"/>
      <w:marRight w:val="0"/>
      <w:marTop w:val="0"/>
      <w:marBottom w:val="0"/>
      <w:divBdr>
        <w:top w:val="none" w:sz="0" w:space="0" w:color="auto"/>
        <w:left w:val="none" w:sz="0" w:space="0" w:color="auto"/>
        <w:bottom w:val="none" w:sz="0" w:space="0" w:color="auto"/>
        <w:right w:val="none" w:sz="0" w:space="0" w:color="auto"/>
      </w:divBdr>
    </w:div>
    <w:div w:id="2047021005">
      <w:bodyDiv w:val="1"/>
      <w:marLeft w:val="0"/>
      <w:marRight w:val="0"/>
      <w:marTop w:val="0"/>
      <w:marBottom w:val="0"/>
      <w:divBdr>
        <w:top w:val="none" w:sz="0" w:space="0" w:color="auto"/>
        <w:left w:val="none" w:sz="0" w:space="0" w:color="auto"/>
        <w:bottom w:val="none" w:sz="0" w:space="0" w:color="auto"/>
        <w:right w:val="none" w:sz="0" w:space="0" w:color="auto"/>
      </w:divBdr>
    </w:div>
    <w:div w:id="2067215682">
      <w:bodyDiv w:val="1"/>
      <w:marLeft w:val="0"/>
      <w:marRight w:val="0"/>
      <w:marTop w:val="0"/>
      <w:marBottom w:val="0"/>
      <w:divBdr>
        <w:top w:val="none" w:sz="0" w:space="0" w:color="auto"/>
        <w:left w:val="none" w:sz="0" w:space="0" w:color="auto"/>
        <w:bottom w:val="none" w:sz="0" w:space="0" w:color="auto"/>
        <w:right w:val="none" w:sz="0" w:space="0" w:color="auto"/>
      </w:divBdr>
      <w:divsChild>
        <w:div w:id="255287235">
          <w:marLeft w:val="0"/>
          <w:marRight w:val="0"/>
          <w:marTop w:val="0"/>
          <w:marBottom w:val="0"/>
          <w:divBdr>
            <w:top w:val="none" w:sz="0" w:space="0" w:color="auto"/>
            <w:left w:val="none" w:sz="0" w:space="0" w:color="auto"/>
            <w:bottom w:val="none" w:sz="0" w:space="0" w:color="auto"/>
            <w:right w:val="none" w:sz="0" w:space="0" w:color="auto"/>
          </w:divBdr>
        </w:div>
        <w:div w:id="298730362">
          <w:marLeft w:val="0"/>
          <w:marRight w:val="0"/>
          <w:marTop w:val="0"/>
          <w:marBottom w:val="0"/>
          <w:divBdr>
            <w:top w:val="none" w:sz="0" w:space="0" w:color="auto"/>
            <w:left w:val="none" w:sz="0" w:space="0" w:color="auto"/>
            <w:bottom w:val="none" w:sz="0" w:space="0" w:color="auto"/>
            <w:right w:val="none" w:sz="0" w:space="0" w:color="auto"/>
          </w:divBdr>
        </w:div>
        <w:div w:id="1258562399">
          <w:marLeft w:val="0"/>
          <w:marRight w:val="0"/>
          <w:marTop w:val="0"/>
          <w:marBottom w:val="0"/>
          <w:divBdr>
            <w:top w:val="none" w:sz="0" w:space="0" w:color="auto"/>
            <w:left w:val="none" w:sz="0" w:space="0" w:color="auto"/>
            <w:bottom w:val="none" w:sz="0" w:space="0" w:color="auto"/>
            <w:right w:val="none" w:sz="0" w:space="0" w:color="auto"/>
          </w:divBdr>
        </w:div>
        <w:div w:id="1301308513">
          <w:marLeft w:val="0"/>
          <w:marRight w:val="0"/>
          <w:marTop w:val="0"/>
          <w:marBottom w:val="0"/>
          <w:divBdr>
            <w:top w:val="none" w:sz="0" w:space="0" w:color="auto"/>
            <w:left w:val="none" w:sz="0" w:space="0" w:color="auto"/>
            <w:bottom w:val="none" w:sz="0" w:space="0" w:color="auto"/>
            <w:right w:val="none" w:sz="0" w:space="0" w:color="auto"/>
          </w:divBdr>
        </w:div>
        <w:div w:id="1527674094">
          <w:marLeft w:val="0"/>
          <w:marRight w:val="0"/>
          <w:marTop w:val="0"/>
          <w:marBottom w:val="0"/>
          <w:divBdr>
            <w:top w:val="none" w:sz="0" w:space="0" w:color="auto"/>
            <w:left w:val="none" w:sz="0" w:space="0" w:color="auto"/>
            <w:bottom w:val="none" w:sz="0" w:space="0" w:color="auto"/>
            <w:right w:val="none" w:sz="0" w:space="0" w:color="auto"/>
          </w:divBdr>
        </w:div>
      </w:divsChild>
    </w:div>
    <w:div w:id="2069569916">
      <w:bodyDiv w:val="1"/>
      <w:marLeft w:val="0"/>
      <w:marRight w:val="0"/>
      <w:marTop w:val="0"/>
      <w:marBottom w:val="0"/>
      <w:divBdr>
        <w:top w:val="none" w:sz="0" w:space="0" w:color="auto"/>
        <w:left w:val="none" w:sz="0" w:space="0" w:color="auto"/>
        <w:bottom w:val="none" w:sz="0" w:space="0" w:color="auto"/>
        <w:right w:val="none" w:sz="0" w:space="0" w:color="auto"/>
      </w:divBdr>
    </w:div>
    <w:div w:id="2095127635">
      <w:bodyDiv w:val="1"/>
      <w:marLeft w:val="0"/>
      <w:marRight w:val="0"/>
      <w:marTop w:val="0"/>
      <w:marBottom w:val="0"/>
      <w:divBdr>
        <w:top w:val="none" w:sz="0" w:space="0" w:color="auto"/>
        <w:left w:val="none" w:sz="0" w:space="0" w:color="auto"/>
        <w:bottom w:val="none" w:sz="0" w:space="0" w:color="auto"/>
        <w:right w:val="none" w:sz="0" w:space="0" w:color="auto"/>
      </w:divBdr>
    </w:div>
    <w:div w:id="2105108227">
      <w:bodyDiv w:val="1"/>
      <w:marLeft w:val="0"/>
      <w:marRight w:val="0"/>
      <w:marTop w:val="0"/>
      <w:marBottom w:val="0"/>
      <w:divBdr>
        <w:top w:val="none" w:sz="0" w:space="0" w:color="auto"/>
        <w:left w:val="none" w:sz="0" w:space="0" w:color="auto"/>
        <w:bottom w:val="none" w:sz="0" w:space="0" w:color="auto"/>
        <w:right w:val="none" w:sz="0" w:space="0" w:color="auto"/>
      </w:divBdr>
    </w:div>
    <w:div w:id="2109278032">
      <w:bodyDiv w:val="1"/>
      <w:marLeft w:val="0"/>
      <w:marRight w:val="0"/>
      <w:marTop w:val="0"/>
      <w:marBottom w:val="0"/>
      <w:divBdr>
        <w:top w:val="none" w:sz="0" w:space="0" w:color="auto"/>
        <w:left w:val="none" w:sz="0" w:space="0" w:color="auto"/>
        <w:bottom w:val="none" w:sz="0" w:space="0" w:color="auto"/>
        <w:right w:val="none" w:sz="0" w:space="0" w:color="auto"/>
      </w:divBdr>
    </w:div>
    <w:div w:id="2112628702">
      <w:bodyDiv w:val="1"/>
      <w:marLeft w:val="0"/>
      <w:marRight w:val="0"/>
      <w:marTop w:val="0"/>
      <w:marBottom w:val="0"/>
      <w:divBdr>
        <w:top w:val="none" w:sz="0" w:space="0" w:color="auto"/>
        <w:left w:val="none" w:sz="0" w:space="0" w:color="auto"/>
        <w:bottom w:val="none" w:sz="0" w:space="0" w:color="auto"/>
        <w:right w:val="none" w:sz="0" w:space="0" w:color="auto"/>
      </w:divBdr>
    </w:div>
    <w:div w:id="2127651346">
      <w:bodyDiv w:val="1"/>
      <w:marLeft w:val="0"/>
      <w:marRight w:val="0"/>
      <w:marTop w:val="0"/>
      <w:marBottom w:val="0"/>
      <w:divBdr>
        <w:top w:val="none" w:sz="0" w:space="0" w:color="auto"/>
        <w:left w:val="none" w:sz="0" w:space="0" w:color="auto"/>
        <w:bottom w:val="none" w:sz="0" w:space="0" w:color="auto"/>
        <w:right w:val="none" w:sz="0" w:space="0" w:color="auto"/>
      </w:divBdr>
    </w:div>
    <w:div w:id="2129161344">
      <w:bodyDiv w:val="1"/>
      <w:marLeft w:val="0"/>
      <w:marRight w:val="0"/>
      <w:marTop w:val="0"/>
      <w:marBottom w:val="0"/>
      <w:divBdr>
        <w:top w:val="none" w:sz="0" w:space="0" w:color="auto"/>
        <w:left w:val="none" w:sz="0" w:space="0" w:color="auto"/>
        <w:bottom w:val="none" w:sz="0" w:space="0" w:color="auto"/>
        <w:right w:val="none" w:sz="0" w:space="0" w:color="auto"/>
      </w:divBdr>
    </w:div>
    <w:div w:id="2134905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lp.checkmarx.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yperlink" Target="http://www.acunetix.com" TargetMode="External"/><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image" Target="media/image8.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CA84A3-8D03-4257-8D29-7DD4117431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45</Pages>
  <Words>9553</Words>
  <Characters>54456</Characters>
  <Application>Microsoft Office Word</Application>
  <DocSecurity>0</DocSecurity>
  <Lines>453</Lines>
  <Paragraphs>127</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La Società:</vt:lpstr>
      <vt:lpstr>La Società:</vt:lpstr>
    </vt:vector>
  </TitlesOfParts>
  <Company>Project S.r.l.</Company>
  <LinksUpToDate>false</LinksUpToDate>
  <CharactersWithSpaces>63882</CharactersWithSpaces>
  <SharedDoc>false</SharedDoc>
  <HLinks>
    <vt:vector size="12" baseType="variant">
      <vt:variant>
        <vt:i4>1245187</vt:i4>
      </vt:variant>
      <vt:variant>
        <vt:i4>9</vt:i4>
      </vt:variant>
      <vt:variant>
        <vt:i4>0</vt:i4>
      </vt:variant>
      <vt:variant>
        <vt:i4>5</vt:i4>
      </vt:variant>
      <vt:variant>
        <vt:lpwstr>http://lp.checkmarx.com/</vt:lpwstr>
      </vt:variant>
      <vt:variant>
        <vt:lpwstr/>
      </vt:variant>
      <vt:variant>
        <vt:i4>6094943</vt:i4>
      </vt:variant>
      <vt:variant>
        <vt:i4>6</vt:i4>
      </vt:variant>
      <vt:variant>
        <vt:i4>0</vt:i4>
      </vt:variant>
      <vt:variant>
        <vt:i4>5</vt:i4>
      </vt:variant>
      <vt:variant>
        <vt:lpwstr>http://www.acunetix.com/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Società:</dc:title>
  <dc:creator>spiaggi</dc:creator>
  <cp:lastModifiedBy>admin</cp:lastModifiedBy>
  <cp:revision>4</cp:revision>
  <cp:lastPrinted>2018-01-20T08:40:00Z</cp:lastPrinted>
  <dcterms:created xsi:type="dcterms:W3CDTF">2018-01-26T05:56:00Z</dcterms:created>
  <dcterms:modified xsi:type="dcterms:W3CDTF">2018-01-26T06:11:00Z</dcterms:modified>
</cp:coreProperties>
</file>